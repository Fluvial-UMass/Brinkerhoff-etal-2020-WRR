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63A8744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831A45">
        <w:t>D. Feng</w:t>
      </w:r>
      <w:r w:rsidR="00831A45">
        <w:rPr>
          <w:vertAlign w:val="superscript"/>
        </w:rPr>
        <w:t>1</w:t>
      </w:r>
      <w:r w:rsidR="00266D05">
        <w:t>, P. Lin</w:t>
      </w:r>
      <w:r w:rsidR="00657CC4">
        <w:rPr>
          <w:vertAlign w:val="superscript"/>
        </w:rPr>
        <w:t>2</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515725E1" w14:textId="7AA37203" w:rsidR="00DE3F91" w:rsidRDefault="00657CC4" w:rsidP="00B9063C">
      <w:pPr>
        <w:pStyle w:val="NoSpacing"/>
        <w:rPr>
          <w:rFonts w:ascii="Times New Roman" w:hAnsi="Times New Roman" w:cs="Times New Roman"/>
          <w:sz w:val="24"/>
        </w:rPr>
      </w:pPr>
      <w:r>
        <w:rPr>
          <w:vertAlign w:val="superscript"/>
        </w:rPr>
        <w:t>2</w:t>
      </w:r>
      <w:r w:rsidR="00B9063C" w:rsidRPr="00B9063C">
        <w:rPr>
          <w:rFonts w:ascii="Times New Roman" w:hAnsi="Times New Roman" w:cs="Times New Roman"/>
          <w:sz w:val="24"/>
        </w:rPr>
        <w:t xml:space="preserve"> </w:t>
      </w:r>
      <w:r w:rsidR="00B9063C">
        <w:rPr>
          <w:rFonts w:ascii="Times New Roman" w:hAnsi="Times New Roman" w:cs="Times New Roman"/>
          <w:sz w:val="24"/>
        </w:rPr>
        <w:t xml:space="preserve">Department of Civil &amp; Environmental Engineering, Princeton University, Princeton </w:t>
      </w:r>
      <w:commentRangeStart w:id="0"/>
      <w:r w:rsidR="00B9063C">
        <w:rPr>
          <w:rFonts w:ascii="Times New Roman" w:hAnsi="Times New Roman" w:cs="Times New Roman"/>
          <w:sz w:val="24"/>
        </w:rPr>
        <w:t>NJ</w:t>
      </w:r>
      <w:commentRangeEnd w:id="0"/>
      <w:r w:rsidR="001E5862">
        <w:rPr>
          <w:rStyle w:val="CommentReference"/>
          <w:rFonts w:ascii="Times New Roman" w:eastAsia="Calibri" w:hAnsi="Times New Roman" w:cs="Times New Roman"/>
        </w:rPr>
        <w:commentReference w:id="0"/>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6CDCE694" w14:textId="26531185" w:rsidR="009836AD" w:rsidRDefault="0099625A" w:rsidP="009836AD">
      <w:pPr>
        <w:pStyle w:val="KeyPoints"/>
        <w:numPr>
          <w:ilvl w:val="0"/>
          <w:numId w:val="9"/>
        </w:numPr>
      </w:pPr>
      <w:r>
        <w:t xml:space="preserve">Discharge prediction accuracy is substantially </w:t>
      </w:r>
      <w:r w:rsidR="000935B0">
        <w:t>increased</w:t>
      </w:r>
      <w:r>
        <w:t xml:space="preserve"> by improving the quality of prior</w:t>
      </w:r>
      <w:r w:rsidR="005064F1">
        <w:t xml:space="preserve"> </w:t>
      </w:r>
      <w:r w:rsidR="00AD6E91">
        <w:t>river knowledge</w:t>
      </w:r>
      <w:r w:rsidR="00474E19">
        <w:t>, tested on</w:t>
      </w:r>
      <w:r w:rsidR="00E43AB2">
        <w:t xml:space="preserve"> both</w:t>
      </w:r>
      <w:r w:rsidR="00474E19">
        <w:t xml:space="preserve"> </w:t>
      </w:r>
      <w:r w:rsidR="003745DC">
        <w:t>SWOT-</w:t>
      </w:r>
      <w:r w:rsidR="00474E19">
        <w:t>simulated data and Landsat imagery</w:t>
      </w:r>
    </w:p>
    <w:p w14:paraId="489ADB89" w14:textId="4255DFDA" w:rsidR="009836AD" w:rsidRDefault="00FD3C6A" w:rsidP="009836AD">
      <w:pPr>
        <w:pStyle w:val="KeyPoints"/>
        <w:numPr>
          <w:ilvl w:val="0"/>
          <w:numId w:val="9"/>
        </w:numPr>
      </w:pPr>
      <w:r>
        <w:t>P</w:t>
      </w:r>
      <w:r w:rsidR="00AD6E91">
        <w:t xml:space="preserve">rior river knowledge </w:t>
      </w:r>
      <w:r>
        <w:t xml:space="preserve">is defined using unsupervised learning and </w:t>
      </w:r>
      <w:r w:rsidR="00AD6E91">
        <w:t>bespoke expert methods</w:t>
      </w:r>
    </w:p>
    <w:p w14:paraId="525F4B52" w14:textId="0F4ADB47" w:rsidR="009836AD" w:rsidRDefault="009F6665" w:rsidP="009836AD">
      <w:pPr>
        <w:pStyle w:val="KeyPoints"/>
        <w:numPr>
          <w:ilvl w:val="0"/>
          <w:numId w:val="9"/>
        </w:numPr>
      </w:pPr>
      <w:r>
        <w:t>River d</w:t>
      </w:r>
      <w:r w:rsidR="00AD6E91">
        <w:t xml:space="preserve">ischarge </w:t>
      </w:r>
      <w:r>
        <w:t xml:space="preserve">for 1984-2013 </w:t>
      </w:r>
      <w:r w:rsidR="00AD6E91">
        <w:t xml:space="preserve">is </w:t>
      </w:r>
      <w:r w:rsidR="00D57F48">
        <w:t xml:space="preserve">successfully </w:t>
      </w:r>
      <w:r w:rsidR="00AD6E91">
        <w:t>ret</w:t>
      </w:r>
      <w:bookmarkStart w:id="1" w:name="_GoBack"/>
      <w:bookmarkEnd w:id="1"/>
      <w:r w:rsidR="00AD6E91">
        <w:t>rieved using only</w:t>
      </w:r>
      <w:r>
        <w:t xml:space="preserve"> </w:t>
      </w:r>
      <w:r w:rsidR="00AD6E91">
        <w:t>river width</w:t>
      </w:r>
      <w:r w:rsidR="00D57F48">
        <w:t xml:space="preserve"> for</w:t>
      </w:r>
      <w:r w:rsidR="00AD6E91">
        <w:t xml:space="preserve"> over 7,000 reaches in the Canadian Arctic</w:t>
      </w:r>
    </w:p>
    <w:p w14:paraId="19950F68" w14:textId="77777777" w:rsidR="00AD1C52" w:rsidRDefault="00AD1C52" w:rsidP="00AD1C52">
      <w:pPr>
        <w:pStyle w:val="KeyPoints"/>
      </w:pPr>
    </w:p>
    <w:p w14:paraId="4680D961" w14:textId="0A49426B"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18D3">
        <w:t>Arctic hydrology</w:t>
      </w:r>
      <w:r>
        <w:t xml:space="preserve">, </w:t>
      </w:r>
      <w:r w:rsidR="00DC7135">
        <w:t>McFLI</w:t>
      </w:r>
      <w:r w:rsidR="00E62986">
        <w:br w:type="page"/>
      </w:r>
    </w:p>
    <w:p w14:paraId="2659CCE1" w14:textId="77777777" w:rsidR="002F3B11" w:rsidRDefault="008A6077" w:rsidP="008F0C5A">
      <w:pPr>
        <w:pStyle w:val="Heading-Main"/>
        <w:spacing w:line="480" w:lineRule="auto"/>
      </w:pPr>
      <w:r w:rsidRPr="00987EE5">
        <w:lastRenderedPageBreak/>
        <w:t>Abstract</w:t>
      </w:r>
    </w:p>
    <w:p w14:paraId="1EF3806E" w14:textId="0B892DF9" w:rsidR="00C74979" w:rsidRPr="00EC3F73" w:rsidRDefault="002D6F11" w:rsidP="00F776E1">
      <w:pPr>
        <w:pStyle w:val="Abstract"/>
        <w:spacing w:line="480" w:lineRule="auto"/>
        <w:ind w:firstLine="720"/>
        <w:jc w:val="both"/>
      </w:pPr>
      <w:commentRangeStart w:id="2"/>
      <w:r>
        <w:t xml:space="preserve">Remote sensing of river discharge is </w:t>
      </w:r>
      <w:r w:rsidR="00ED0AFE">
        <w:t>presently</w:t>
      </w:r>
      <w:r>
        <w:t xml:space="preserve"> </w:t>
      </w:r>
      <w:r w:rsidR="00040B74">
        <w:t>possible</w:t>
      </w:r>
      <w:r w:rsidR="008E6984">
        <w:t xml:space="preserve"> </w:t>
      </w:r>
      <w:r w:rsidR="00575087">
        <w:t>in any river</w:t>
      </w:r>
      <w:r w:rsidR="008E6984">
        <w:t xml:space="preserve"> on Earth</w:t>
      </w:r>
      <w:r>
        <w:t>, but</w:t>
      </w:r>
      <w:r w:rsidR="00040B74">
        <w:t xml:space="preserve"> the</w:t>
      </w:r>
      <w:r>
        <w:t xml:space="preserve"> algorithms </w:t>
      </w:r>
      <w:r w:rsidR="00040B74">
        <w:t>used to</w:t>
      </w:r>
      <w:r w:rsidR="000E10AA">
        <w:t xml:space="preserve"> do </w:t>
      </w:r>
      <w:r>
        <w:t>rely upon prior understandings of river ge</w:t>
      </w:r>
      <w:r w:rsidR="008225E6">
        <w:t>omorphology and hydraulics.</w:t>
      </w:r>
      <w:r w:rsidR="00D269E6">
        <w:t xml:space="preserve"> </w:t>
      </w:r>
      <w:r w:rsidR="008225E6">
        <w:t xml:space="preserve">Our current </w:t>
      </w:r>
      <w:r w:rsidR="0000197C">
        <w:t xml:space="preserve">methods for estimating </w:t>
      </w:r>
      <w:r w:rsidR="008225E6">
        <w:t>prior knowledge on rivers</w:t>
      </w:r>
      <w:r>
        <w:t xml:space="preserve"> </w:t>
      </w:r>
      <w:r w:rsidR="00D648A5">
        <w:t>is</w:t>
      </w:r>
      <w:r>
        <w:t xml:space="preserve"> not necessarily reflective of the physics experienced in </w:t>
      </w:r>
      <w:r w:rsidR="00410A44">
        <w:t>a</w:t>
      </w:r>
      <w:r>
        <w:t xml:space="preserve"> river.</w:t>
      </w:r>
      <w:r w:rsidR="00D269E6">
        <w:t xml:space="preserve"> </w:t>
      </w:r>
      <w:r w:rsidR="008225E6">
        <w:t xml:space="preserve">To address this problem, we studied the sensitivity of algorithm performance </w:t>
      </w:r>
      <w:r w:rsidR="00196735">
        <w:t>due to</w:t>
      </w:r>
      <w:r w:rsidR="008225E6">
        <w:t xml:space="preserve"> the quality of the prior information received by </w:t>
      </w:r>
      <w:r w:rsidR="00351E32">
        <w:t>two</w:t>
      </w:r>
      <w:r w:rsidR="008225E6">
        <w:t xml:space="preserve"> algorithm</w:t>
      </w:r>
      <w:r w:rsidR="00351E32">
        <w:t>s</w:t>
      </w:r>
      <w:r w:rsidR="00120D98">
        <w:t xml:space="preserve"> capable of estimating discharge in uncalibrated settings</w:t>
      </w:r>
      <w:r w:rsidR="00351E32">
        <w:t xml:space="preserve">: </w:t>
      </w:r>
      <w:r w:rsidR="008225E6">
        <w:t>Bayesian</w:t>
      </w:r>
      <w:r w:rsidR="00023F00">
        <w:t>-</w:t>
      </w:r>
      <w:r w:rsidR="008225E6">
        <w:t>AMHG</w:t>
      </w:r>
      <w:r w:rsidR="00003737">
        <w:t>-</w:t>
      </w:r>
      <w:r w:rsidR="008225E6">
        <w:t>Manning’s</w:t>
      </w:r>
      <w:r w:rsidR="00A3307A">
        <w:t xml:space="preserve"> (</w:t>
      </w:r>
      <w:r w:rsidR="008225E6">
        <w:t>BAM</w:t>
      </w:r>
      <w:r w:rsidR="00A3307A">
        <w:t xml:space="preserve">- </w:t>
      </w:r>
      <w:r w:rsidR="00D648A5">
        <w:t>Hagemann et al. 2017</w:t>
      </w:r>
      <w:r w:rsidR="008225E6">
        <w:t>)</w:t>
      </w:r>
      <w:r w:rsidR="00D63A6D">
        <w:t>.</w:t>
      </w:r>
      <w:r w:rsidR="00D269E6">
        <w:t xml:space="preserve"> </w:t>
      </w:r>
      <w:r w:rsidR="008225E6">
        <w:t xml:space="preserve">We trained new </w:t>
      </w:r>
      <w:r w:rsidR="001C547C">
        <w:t xml:space="preserve">models for estimating </w:t>
      </w:r>
      <w:r w:rsidR="008225E6">
        <w:t xml:space="preserve">prior </w:t>
      </w:r>
      <w:r w:rsidR="001C547C">
        <w:t xml:space="preserve">river knowledge </w:t>
      </w:r>
      <w:r w:rsidR="008225E6">
        <w:t>on a dataset of over 370,000 field hydraulics measurements</w:t>
      </w:r>
      <w:r w:rsidR="00552EE4">
        <w:t xml:space="preserve"> </w:t>
      </w:r>
      <w:r w:rsidR="008225E6">
        <w:t xml:space="preserve">and </w:t>
      </w:r>
      <w:r w:rsidR="003B0B2C">
        <w:t>statistically</w:t>
      </w:r>
      <w:r w:rsidR="008225E6">
        <w:t xml:space="preserve"> clustered geomorphology in o</w:t>
      </w:r>
      <w:r w:rsidR="003B0B2C">
        <w:t>r</w:t>
      </w:r>
      <w:r w:rsidR="008225E6">
        <w:t xml:space="preserve">der to prescribe prior river knowledge </w:t>
      </w:r>
      <w:r w:rsidR="00410A44">
        <w:t xml:space="preserve">curated specifically for the river at hand, </w:t>
      </w:r>
      <w:r w:rsidR="008225E6">
        <w:t xml:space="preserve">using only </w:t>
      </w:r>
      <w:r w:rsidR="003B0B2C">
        <w:t>remotely-sens</w:t>
      </w:r>
      <w:r w:rsidR="000853DF">
        <w:t>ed</w:t>
      </w:r>
      <w:r w:rsidR="003B0B2C">
        <w:t xml:space="preserve"> observations</w:t>
      </w:r>
      <w:r w:rsidR="00410A44">
        <w:t>.</w:t>
      </w:r>
      <w:r w:rsidR="00D269E6">
        <w:t xml:space="preserve"> </w:t>
      </w:r>
      <w:r w:rsidR="00410A44">
        <w:t xml:space="preserve">These interventions were tested by running BAM on the entire Mackenzie River </w:t>
      </w:r>
      <w:r w:rsidR="002F1C2A">
        <w:t>basin</w:t>
      </w:r>
      <w:r w:rsidR="0080395D">
        <w:t>, where</w:t>
      </w:r>
      <w:r w:rsidR="0059323A">
        <w:t xml:space="preserve"> median</w:t>
      </w:r>
      <w:r w:rsidR="0080395D">
        <w:t xml:space="preserve"> </w:t>
      </w:r>
      <w:r w:rsidR="00DC1CEB">
        <w:t xml:space="preserve">relative improvement in </w:t>
      </w:r>
      <w:r w:rsidR="0080395D">
        <w:t>Nash-Sutcliffe Efficiency (NSE)</w:t>
      </w:r>
      <w:r w:rsidR="002F1C2A">
        <w:t xml:space="preserve"> </w:t>
      </w:r>
      <w:r w:rsidR="0059323A">
        <w:t>was</w:t>
      </w:r>
      <w:r w:rsidR="0080395D">
        <w:t xml:space="preserve"> 7</w:t>
      </w:r>
      <w:r w:rsidR="000F2DA0">
        <w:t>2</w:t>
      </w:r>
      <w:r w:rsidR="0080395D">
        <w:t>%; we also ran</w:t>
      </w:r>
      <w:r w:rsidR="00410A44">
        <w:t xml:space="preserve"> BAM and </w:t>
      </w:r>
      <w:proofErr w:type="spellStart"/>
      <w:r w:rsidR="00410A44">
        <w:t>MetroMan</w:t>
      </w:r>
      <w:proofErr w:type="spellEnd"/>
      <w:r w:rsidR="00410A44">
        <w:t xml:space="preserve"> </w:t>
      </w:r>
      <w:r w:rsidR="0080395D">
        <w:t xml:space="preserve">on </w:t>
      </w:r>
      <w:r w:rsidR="00C97968">
        <w:t>NASA Surface Water and Ocean Topography (SWOT)</w:t>
      </w:r>
      <w:r w:rsidR="00B75FF8">
        <w:t>-</w:t>
      </w:r>
      <w:r w:rsidR="0080395D">
        <w:t xml:space="preserve">simulated rivers and </w:t>
      </w:r>
      <w:r w:rsidR="00602671">
        <w:t>median</w:t>
      </w:r>
      <w:r w:rsidR="0059323A">
        <w:t xml:space="preserve"> </w:t>
      </w:r>
      <w:r w:rsidR="00602671">
        <w:t xml:space="preserve">NSE </w:t>
      </w:r>
      <w:r w:rsidR="00912EF7">
        <w:t xml:space="preserve">across rivers </w:t>
      </w:r>
      <w:r w:rsidR="00602671">
        <w:t xml:space="preserve">(for </w:t>
      </w:r>
      <w:r w:rsidR="0080395D">
        <w:t>BAM</w:t>
      </w:r>
      <w:r w:rsidR="00602671">
        <w:t>)</w:t>
      </w:r>
      <w:r w:rsidR="0080395D">
        <w:t xml:space="preserve"> </w:t>
      </w:r>
      <w:r w:rsidR="0059323A">
        <w:t>improved by</w:t>
      </w:r>
      <w:r w:rsidR="003B0B2C">
        <w:t xml:space="preserve"> </w:t>
      </w:r>
      <w:r w:rsidR="004F2796">
        <w:t>9%.</w:t>
      </w:r>
      <w:r w:rsidR="00D269E6">
        <w:t xml:space="preserve"> </w:t>
      </w:r>
      <w:r w:rsidR="00745C6F">
        <w:t>For BAM, a</w:t>
      </w:r>
      <w:r w:rsidR="00B1366E">
        <w:t>lmost all improvement came in high flow events</w:t>
      </w:r>
      <w:r w:rsidR="00C97968">
        <w:t>,</w:t>
      </w:r>
      <w:r w:rsidR="00B1366E">
        <w:t xml:space="preserve"> as opposed to baseflow.</w:t>
      </w:r>
      <w:r w:rsidR="00D269E6">
        <w:t xml:space="preserve"> </w:t>
      </w:r>
      <w:r w:rsidR="003B0B2C">
        <w:t xml:space="preserve">These findings are implementable in any </w:t>
      </w:r>
      <w:r w:rsidR="008E6984">
        <w:t>related algorithm</w:t>
      </w:r>
      <w:r w:rsidR="003B0B2C">
        <w:t xml:space="preserve"> and will play a vital role in </w:t>
      </w:r>
      <w:r w:rsidR="00C97968">
        <w:t>both current attempts at</w:t>
      </w:r>
      <w:r w:rsidR="003B0B2C">
        <w:t xml:space="preserve"> global remotely-sensed river discharge </w:t>
      </w:r>
      <w:r w:rsidR="00C97968">
        <w:t>as well as future discharge estimates from SWOT</w:t>
      </w:r>
      <w:r w:rsidR="003B0B2C">
        <w:t xml:space="preserve">, where prior </w:t>
      </w:r>
      <w:r w:rsidR="00066BDE">
        <w:t>knowledge</w:t>
      </w:r>
      <w:r w:rsidR="003B0B2C">
        <w:t xml:space="preserve"> is </w:t>
      </w:r>
      <w:r w:rsidR="00270682">
        <w:t>essential</w:t>
      </w:r>
      <w:r w:rsidR="003B0B2C">
        <w:t xml:space="preserve"> to estimating </w:t>
      </w:r>
      <w:r w:rsidR="00EB4B5A">
        <w:t>flow</w:t>
      </w:r>
      <w:r w:rsidR="003B0B2C">
        <w:t xml:space="preserve"> i</w:t>
      </w:r>
      <w:r w:rsidR="00EC3F73">
        <w:t xml:space="preserve">n ungauged rivers </w:t>
      </w:r>
      <w:r w:rsidR="001F4833">
        <w:t>where</w:t>
      </w:r>
      <w:r w:rsidR="00EC3F73">
        <w:t xml:space="preserve"> nothing </w:t>
      </w:r>
      <w:r w:rsidR="001F4833">
        <w:t xml:space="preserve">is </w:t>
      </w:r>
      <w:r w:rsidR="00EC3F73">
        <w:t xml:space="preserve">known </w:t>
      </w:r>
      <w:r w:rsidR="00EC3F73">
        <w:rPr>
          <w:i/>
          <w:iCs/>
        </w:rPr>
        <w:t>a priori</w:t>
      </w:r>
      <w:r w:rsidR="00EC3F73">
        <w:t>.</w:t>
      </w:r>
      <w:commentRangeEnd w:id="2"/>
      <w:r w:rsidR="005064F1">
        <w:rPr>
          <w:rStyle w:val="CommentReference"/>
          <w:rFonts w:eastAsia="Calibri"/>
        </w:rPr>
        <w:commentReference w:id="2"/>
      </w:r>
    </w:p>
    <w:p w14:paraId="16752E20" w14:textId="77777777" w:rsidR="002F3B11" w:rsidRDefault="002F3B11" w:rsidP="00DF4C61">
      <w:pPr>
        <w:pStyle w:val="Heading-Main"/>
        <w:spacing w:line="480" w:lineRule="auto"/>
      </w:pPr>
      <w:r>
        <w:t>1 Introduction</w:t>
      </w:r>
    </w:p>
    <w:p w14:paraId="4B93E17C" w14:textId="5C1A63AB"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of</w:t>
      </w:r>
      <w:r w:rsidR="00FD1F12">
        <w:t xml:space="preserve"> rivers and their role in the earth system: globally modeled hydrography at fine-spatial scales (Yamazaki et al. 2019; Lehner et al. 2008), daily runoff</w:t>
      </w:r>
      <w:r w:rsidR="00012979">
        <w:t xml:space="preserve"> routed</w:t>
      </w:r>
      <w:r w:rsidR="00FD1F12">
        <w:t xml:space="preserve"> through almost 3 million river </w:t>
      </w:r>
      <w:r w:rsidR="00FD1F12">
        <w:lastRenderedPageBreak/>
        <w:t xml:space="preserve">reaches over 30 years (Lin et al. 2019),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(Allen &amp; Pavelsky, 2018)</w:t>
      </w:r>
      <w:r w:rsidR="00B32453">
        <w:t xml:space="preserve">, and </w:t>
      </w:r>
      <w:r w:rsidR="009C2CE1">
        <w:t>hydrological connectivity</w:t>
      </w:r>
      <w:r w:rsidR="00B32453">
        <w:t xml:space="preserve"> (Grill et al. 2019)</w:t>
      </w:r>
      <w:r w:rsidR="00B6001A">
        <w:t xml:space="preserve"> have all debuted recently</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geomorphic </w:t>
      </w:r>
      <w:r w:rsidR="00DB0638">
        <w:t xml:space="preserve">patterns </w:t>
      </w:r>
      <w:r w:rsidR="007E3240">
        <w:t>(Chen et al. 2019; Frasson et al. 2019),</w:t>
      </w:r>
      <w:r w:rsidR="00DB0638">
        <w:t xml:space="preserve"> suggest that </w:t>
      </w:r>
      <w:r w:rsidR="002B5BBE">
        <w:t>RS is coming of age in its ability to provide global scale data that honors local differences in rivers</w:t>
      </w:r>
      <w:r w:rsidR="007E3240">
        <w:t>.</w:t>
      </w:r>
      <w:r w:rsidR="00D269E6">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r w:rsidR="00502FB4">
        <w:t xml:space="preserve">Biancamaria </w:t>
      </w:r>
      <w:r w:rsidR="00D23623">
        <w:t>et al. 201</w:t>
      </w:r>
      <w:r w:rsidR="00502FB4">
        <w:t>6</w:t>
      </w:r>
      <w:r w:rsidR="00D23623">
        <w:t>)</w:t>
      </w:r>
      <w:r w:rsidR="00D3779B">
        <w:t>.</w:t>
      </w:r>
      <w:r w:rsidR="00D269E6">
        <w:t xml:space="preserve"> </w:t>
      </w:r>
    </w:p>
    <w:p w14:paraId="55573850" w14:textId="3B7D2EC7" w:rsidR="00ED7E61" w:rsidRPr="00367607" w:rsidRDefault="002B5BBE" w:rsidP="007A1506">
      <w:pPr>
        <w:pStyle w:val="Text"/>
        <w:spacing w:line="480" w:lineRule="auto"/>
        <w:jc w:val="both"/>
      </w:pPr>
      <w:r>
        <w:t xml:space="preserve">A particular subset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w:t>
      </w:r>
      <w:r w:rsidR="00B6001A">
        <w:t xml:space="preserve"> 2020</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 xml:space="preserve">Brackenridge et al. 2007; </w:t>
      </w:r>
      <w:proofErr w:type="spellStart"/>
      <w:r>
        <w:t>LeFavour</w:t>
      </w:r>
      <w:proofErr w:type="spellEnd"/>
      <w:r>
        <w:t xml:space="preserve"> &amp; </w:t>
      </w:r>
      <w:proofErr w:type="spellStart"/>
      <w:r>
        <w:t>Alsdorf</w:t>
      </w:r>
      <w:proofErr w:type="spellEnd"/>
      <w:r>
        <w:t xml:space="preserve"> 2005; Pavelsky, 2014; Pavelsky &amp; Smith, 2009; </w:t>
      </w:r>
      <w:proofErr w:type="spellStart"/>
      <w:r>
        <w:t>Tarpanelli</w:t>
      </w:r>
      <w:proofErr w:type="spellEnd"/>
      <w:r>
        <w:t xml:space="preserve"> et al. 2013</w:t>
      </w:r>
      <w:r w:rsidRPr="003F5F99">
        <w:t>)</w:t>
      </w:r>
      <w:r>
        <w:t xml:space="preserve"> or </w:t>
      </w:r>
      <w:r w:rsidR="007327C8">
        <w:t>introduc</w:t>
      </w:r>
      <w:r>
        <w:t>e</w:t>
      </w:r>
      <w:r w:rsidR="007327C8">
        <w:t xml:space="preserve"> </w:t>
      </w:r>
      <w:r w:rsidR="00145718">
        <w:t>RS</w:t>
      </w:r>
      <w:r w:rsidR="007327C8">
        <w:t xml:space="preserve"> data into hydrologic</w:t>
      </w:r>
      <w:r w:rsidR="00697AD7">
        <w:t xml:space="preserve"> or hydraulic</w:t>
      </w:r>
      <w:r w:rsidR="00D55123">
        <w:t xml:space="preserve"> models</w:t>
      </w:r>
      <w:r w:rsidR="0020405D">
        <w:t xml:space="preserve"> (e.g. </w:t>
      </w:r>
      <w:r w:rsidR="00032930" w:rsidRPr="003F5F99">
        <w:t>Bjerklie et al. 2005</w:t>
      </w:r>
      <w:r w:rsidR="00032930">
        <w:t xml:space="preserve">; </w:t>
      </w:r>
      <w:proofErr w:type="spellStart"/>
      <w:r w:rsidR="0020405D" w:rsidRPr="003F5F99">
        <w:t>Chandanpurker</w:t>
      </w:r>
      <w:proofErr w:type="spellEnd"/>
      <w:r w:rsidR="0020405D" w:rsidRPr="003F5F99">
        <w:t xml:space="preserve">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w:t>
      </w:r>
      <w:proofErr w:type="spellStart"/>
      <w:r w:rsidR="00592485">
        <w:t>Siquera</w:t>
      </w:r>
      <w:proofErr w:type="spellEnd"/>
      <w:r w:rsidR="00592485">
        <w:t xml:space="preserve"> et al., 2018; </w:t>
      </w:r>
      <w:r w:rsidR="0020405D">
        <w:t>Zhang et al., 2016)</w:t>
      </w:r>
      <w:r>
        <w:t>.</w:t>
      </w:r>
      <w:r w:rsidR="007B6DB9">
        <w:t xml:space="preserve"> </w:t>
      </w:r>
      <w:r w:rsidR="003615C4">
        <w:t>Th</w:t>
      </w:r>
      <w:r>
        <w:t xml:space="preserve">ese approaches (i.e., merging </w:t>
      </w:r>
      <w:r w:rsidRPr="00B91E42">
        <w:rPr>
          <w:i/>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w:t>
      </w:r>
      <w:r w:rsidR="00D269E6">
        <w:t xml:space="preserve"> </w:t>
      </w:r>
      <w:r w:rsidR="00557C24">
        <w:t>In ungauged settings</w:t>
      </w:r>
      <w:r w:rsidR="00FA21F3">
        <w:t xml:space="preserve"> however</w:t>
      </w:r>
      <w:r w:rsidR="00557C24">
        <w:t>, there are no gauge records to extend</w:t>
      </w:r>
      <w:r w:rsidR="00B325DF">
        <w:t>.</w:t>
      </w:r>
      <w:r w:rsidR="00D269E6">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Pr>
          <w:i/>
          <w:iCs/>
        </w:rPr>
        <w:t xml:space="preserve">in situ </w:t>
      </w:r>
      <w:r w:rsidR="006B1EBE">
        <w:t>knowledge (</w:t>
      </w:r>
      <w:r w:rsidR="0005756B">
        <w:t xml:space="preserve">Gleason &amp; Durand, </w:t>
      </w:r>
      <w:r w:rsidR="00BE2A66">
        <w:t>2020</w:t>
      </w:r>
      <w:r w:rsidR="006B1EBE">
        <w:t>)</w:t>
      </w:r>
      <w:r w:rsidR="001B128F">
        <w:t>.</w:t>
      </w:r>
      <w:r w:rsidR="00D269E6">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Emery et al 2018;</w:t>
      </w:r>
      <w:r w:rsidR="002D34BE">
        <w:t xml:space="preserve"> Sun et al. 2015)</w:t>
      </w:r>
      <w:r w:rsidR="009232CA">
        <w:t xml:space="preserve"> or hydraulic models</w:t>
      </w:r>
      <w:r w:rsidR="00367607">
        <w:t xml:space="preserve"> </w:t>
      </w:r>
      <w:r w:rsidR="00076895">
        <w:t>(e.g. Andreadis et al. 2007; Biancamaria et al. 2011; Durand et al. 2008; Yoon et al. 2012)</w:t>
      </w:r>
      <w:r w:rsidR="009662F8">
        <w:t>.</w:t>
      </w:r>
      <w:r w:rsidR="00D269E6">
        <w:t xml:space="preserve"> </w:t>
      </w:r>
      <w:r w:rsidR="00C07230">
        <w:t xml:space="preserve">The most recent </w:t>
      </w:r>
      <w:r w:rsidR="00DD431A">
        <w:t xml:space="preserve">and </w:t>
      </w:r>
      <w:r w:rsidR="00367607">
        <w:lastRenderedPageBreak/>
        <w:t>sophisticated</w:t>
      </w:r>
      <w:r w:rsidR="00DD431A">
        <w:t xml:space="preserve"> </w:t>
      </w:r>
      <w:r w:rsidR="00093295">
        <w:t xml:space="preserve">methods for assimilating RS into hydraulic models </w:t>
      </w:r>
      <w:r w:rsidR="00DD431A">
        <w:t>(</w:t>
      </w:r>
      <w:commentRangeStart w:id="3"/>
      <w:del w:id="4" w:author="Colin Gleason" w:date="2020-04-27T10:28:00Z">
        <w:r w:rsidR="00DD431A" w:rsidDel="00B37870">
          <w:delText xml:space="preserve">Larnier et al. 2019; </w:delText>
        </w:r>
      </w:del>
      <w:commentRangeEnd w:id="3"/>
      <w:r w:rsidR="00B37870">
        <w:rPr>
          <w:rStyle w:val="CommentReference"/>
          <w:rFonts w:eastAsia="Calibri"/>
        </w:rPr>
        <w:commentReference w:id="3"/>
      </w:r>
      <w:r w:rsidR="00DD431A">
        <w:t>Oubanas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BE2A66">
        <w:t>2020</w:t>
      </w:r>
      <w:r w:rsidR="00367607">
        <w:t>).</w:t>
      </w:r>
    </w:p>
    <w:p w14:paraId="314832C7" w14:textId="426993EB"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w:t>
      </w:r>
      <w:r w:rsidR="00D269E6">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r w:rsidR="009232CA">
        <w:t>McFLI</w:t>
      </w:r>
      <w:r w:rsidR="006A6127">
        <w:t xml:space="preserve"> (</w:t>
      </w:r>
      <w:r w:rsidR="00ED7E61">
        <w:t xml:space="preserve">Gleason et al., 2017). </w:t>
      </w:r>
      <w:r w:rsidR="00054C48">
        <w:t xml:space="preserve">McFLIs assume a river </w:t>
      </w:r>
      <w:r w:rsidR="0063285A">
        <w:t>reach is mass conserved</w:t>
      </w:r>
      <w:r w:rsidR="00054C48">
        <w:t xml:space="preserve"> and then</w:t>
      </w:r>
      <w:r w:rsidR="00746BE8">
        <w:t xml:space="preserve"> inversely</w:t>
      </w:r>
      <w:r w:rsidR="00054C48">
        <w:t xml:space="preserve"> solve</w:t>
      </w:r>
      <w:ins w:id="5" w:author="Colin Gleason" w:date="2020-04-27T10:29:00Z">
        <w:r w:rsidR="006F6039">
          <w:t>s</w:t>
        </w:r>
      </w:ins>
      <w:r w:rsidR="00054C48">
        <w:t xml:space="preserve"> for </w:t>
      </w:r>
      <w:r w:rsidR="0063285A">
        <w:t xml:space="preserve">the </w:t>
      </w:r>
      <w:r w:rsidR="00054C48">
        <w:t>unknown parameters in a flow law given some set of RS observations</w:t>
      </w:r>
      <w:r w:rsidR="00CF0A6D">
        <w:t>.</w:t>
      </w:r>
      <w:r w:rsidR="00D269E6">
        <w:t xml:space="preserve"> </w:t>
      </w:r>
      <w:r w:rsidR="00CF0A6D">
        <w:t>This means that</w:t>
      </w:r>
      <w:r w:rsidR="00054C48">
        <w:t xml:space="preserve"> no hydrologic or hydraulic model is </w:t>
      </w:r>
      <w:r w:rsidR="009C4F29">
        <w:t>necessary</w:t>
      </w:r>
      <w:r w:rsidR="0063285A">
        <w:t xml:space="preserve"> and </w:t>
      </w:r>
      <w:r w:rsidR="008C445F">
        <w:rPr>
          <w:iCs/>
        </w:rPr>
        <w:t>discharge</w:t>
      </w:r>
      <w:r w:rsidR="0063285A">
        <w:rPr>
          <w:i/>
        </w:rPr>
        <w:t xml:space="preserve">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r w:rsidR="00D04147">
        <w:t xml:space="preserve">McFLIs are </w:t>
      </w:r>
      <w:r w:rsidR="002330BD">
        <w:t xml:space="preserve">therefore </w:t>
      </w:r>
      <w:r w:rsidR="00EF0243">
        <w:t xml:space="preserve">defined by </w:t>
      </w:r>
      <w:r w:rsidR="00D04147">
        <w:t>their flow laws.</w:t>
      </w:r>
      <w:r w:rsidR="00D269E6">
        <w:t xml:space="preserve"> </w:t>
      </w:r>
      <w:r w:rsidR="00E21F0C">
        <w:t>T</w:t>
      </w:r>
      <w:r w:rsidR="00BF0E50">
        <w:t>o date</w:t>
      </w:r>
      <w:r w:rsidR="002330BD">
        <w:t>,</w:t>
      </w:r>
      <w:r w:rsidR="00D04147">
        <w:t xml:space="preserve"> </w:t>
      </w:r>
      <w:r w:rsidR="00282B62">
        <w:t>all</w:t>
      </w:r>
      <w:r w:rsidR="002330BD">
        <w:t xml:space="preserve"> published McFLIs</w:t>
      </w:r>
      <w:r w:rsidR="00282B62">
        <w:t xml:space="preserve"> have</w:t>
      </w:r>
      <w:r w:rsidR="00D04147">
        <w:t xml:space="preserve"> used </w:t>
      </w:r>
      <w:r w:rsidR="00E21F0C">
        <w:t xml:space="preserve">either </w:t>
      </w:r>
      <w:r w:rsidR="00D04147">
        <w:t xml:space="preserve">Manning’s equation (Bjerklie et al. 2018; Durand et al. 2014; Garambois &amp; Monnier 2015; Hagemann et al. 2017; Sichangi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B6001A">
        <w:t>; Brinkerhoff et al., 2019</w:t>
      </w:r>
      <w:r w:rsidR="00D04147">
        <w:t>).</w:t>
      </w:r>
      <w:r w:rsidR="00D269E6">
        <w:t xml:space="preserve"> </w:t>
      </w:r>
      <w:r w:rsidR="008C445F">
        <w:t xml:space="preserve">Regardless of the </w:t>
      </w:r>
      <w:r w:rsidR="00B6001A">
        <w:t>geomorphology driving McFLI</w:t>
      </w:r>
      <w:r w:rsidR="008C445F">
        <w:t>,</w:t>
      </w:r>
      <w:r w:rsidR="00B6001A">
        <w:t xml:space="preserve"> all</w:t>
      </w:r>
      <w:r w:rsidR="008C445F">
        <w:t xml:space="preserve"> McFLIs suffer from equifinality</w:t>
      </w:r>
      <w:r w:rsidR="00B6001A">
        <w:t>,</w:t>
      </w:r>
      <w:r w:rsidR="008C445F">
        <w:t xml:space="preserve"> </w:t>
      </w:r>
      <w:r w:rsidR="00B6001A">
        <w:t xml:space="preserve">as </w:t>
      </w:r>
      <w:r w:rsidR="008C445F">
        <w:t>multiple sets of flow law variables can solve the inversion</w:t>
      </w:r>
      <w:r w:rsidR="00B6001A">
        <w:t xml:space="preserve"> in this</w:t>
      </w:r>
      <w:r w:rsidR="008C445F">
        <w:t xml:space="preserve"> ill-posed estimation problem (Garambois &amp; Monnier, 2015).</w:t>
      </w:r>
    </w:p>
    <w:p w14:paraId="652D6E25" w14:textId="066A04F7" w:rsidR="00506C4D" w:rsidRDefault="005557AB" w:rsidP="00DA3422">
      <w:pPr>
        <w:pStyle w:val="Text"/>
        <w:spacing w:line="480" w:lineRule="auto"/>
        <w:jc w:val="both"/>
      </w:pPr>
      <w:r>
        <w:t>At t</w:t>
      </w:r>
      <w:r w:rsidR="00670AE1">
        <w:t xml:space="preserve">he core of McFLI inversion is a reliance on initial guesses for parameters not observable from RS, termed ‘priors’ in Bayesian </w:t>
      </w:r>
      <w:r w:rsidR="006C70B2">
        <w:t>parlance</w:t>
      </w:r>
      <w:r w:rsidR="00194C85">
        <w:t>.</w:t>
      </w:r>
      <w:r w:rsidR="00D269E6">
        <w:t xml:space="preserve"> </w:t>
      </w:r>
      <w:r w:rsidR="00194C85">
        <w:t>For example, to invert</w:t>
      </w:r>
      <w:r w:rsidR="003C7312">
        <w:t xml:space="preserve"> </w:t>
      </w:r>
      <w:r w:rsidR="00D531D1">
        <w:t xml:space="preserve">Manning’s </w:t>
      </w:r>
      <w:r w:rsidR="003C7312">
        <w:t>equation</w:t>
      </w:r>
      <w:r w:rsidR="00B6001A">
        <w:t>,</w:t>
      </w:r>
      <w:r w:rsidR="00194C85">
        <w:t xml:space="preserve"> priors</w:t>
      </w:r>
      <w:r w:rsidR="00670AE1">
        <w:t xml:space="preserve"> are generally</w:t>
      </w:r>
      <w:r w:rsidR="00CF3B8A">
        <w:t xml:space="preserve"> needed </w:t>
      </w:r>
      <w:r w:rsidR="00670AE1">
        <w:t xml:space="preserve">for discharge, </w:t>
      </w:r>
      <w:r w:rsidR="00CF3B8A">
        <w:t>channel roughness</w:t>
      </w:r>
      <w:r w:rsidR="000255AD">
        <w:t>,</w:t>
      </w:r>
      <w:r w:rsidR="00CF3B8A">
        <w:t xml:space="preserve"> and </w:t>
      </w:r>
      <w:r w:rsidR="00A521A4">
        <w:t xml:space="preserve">channel </w:t>
      </w:r>
      <w:r w:rsidR="00670AE1">
        <w:t xml:space="preserve">cross-sectional </w:t>
      </w:r>
      <w:r w:rsidR="00CF3B8A">
        <w:t>area</w:t>
      </w:r>
      <w:r w:rsidR="00192F5B">
        <w:t xml:space="preserve">. </w:t>
      </w:r>
      <w:r w:rsidR="00B6001A">
        <w:t>These p</w:t>
      </w:r>
      <w:r w:rsidR="008F3A54">
        <w:t>rior</w:t>
      </w:r>
      <w:r w:rsidR="002330BD">
        <w:t>s have previously been estimated from global hydrologic model output (</w:t>
      </w:r>
      <w:r w:rsidR="007F6CD4">
        <w:t xml:space="preserve">Durand et al. 2016; </w:t>
      </w:r>
      <w:r w:rsidR="00A6485E">
        <w:t>Bonnema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w:t>
      </w:r>
      <w:r w:rsidR="00506C4D">
        <w:lastRenderedPageBreak/>
        <w:t xml:space="preserve">probability distribution of these RS-unobservable parameters. If </w:t>
      </w:r>
      <w:r w:rsidR="00506C4D" w:rsidRPr="0074614B">
        <w:rPr>
          <w:i/>
        </w:rPr>
        <w:t>in situ</w:t>
      </w:r>
      <w:r w:rsidR="00506C4D">
        <w:t xml:space="preserve"> data are available, then priors have extremely low variance: </w:t>
      </w:r>
      <w:r w:rsidR="00B6001A">
        <w:t xml:space="preserve">for </w:t>
      </w:r>
      <w:r w:rsidR="005668C9">
        <w:t>example,</w:t>
      </w:r>
      <w:r w:rsidR="00B6001A">
        <w:t xml:space="preserve"> </w:t>
      </w:r>
      <w:r w:rsidR="00506C4D">
        <w:t xml:space="preserve">we </w:t>
      </w:r>
      <w:r w:rsidR="00B6001A">
        <w:t xml:space="preserve">might </w:t>
      </w:r>
      <w:r w:rsidR="00506C4D">
        <w:t>know</w:t>
      </w:r>
      <w:r w:rsidR="00B6001A">
        <w:t xml:space="preserve"> </w:t>
      </w:r>
      <w:r w:rsidR="00506C4D">
        <w:t xml:space="preserve">channel </w:t>
      </w:r>
      <w:r w:rsidR="00A6485E">
        <w:t>roughness</w:t>
      </w:r>
      <w:r w:rsidR="00506C4D">
        <w:t xml:space="preserve"> a priori. The less certain we are about a parameter a priori, the wider the distribution.</w:t>
      </w:r>
      <w:r w:rsidR="00D269E6">
        <w:t xml:space="preserve"> </w:t>
      </w:r>
      <w:r w:rsidR="00D24DE7">
        <w:t>Durand et al. (2016)</w:t>
      </w:r>
      <w:r w:rsidR="00497D9A">
        <w:t xml:space="preserve"> found that McFLIs are sensitive to </w:t>
      </w:r>
      <w:r w:rsidR="00B025C2">
        <w:t>their</w:t>
      </w:r>
      <w:r w:rsidR="00497D9A">
        <w:t xml:space="preserve"> priors </w:t>
      </w:r>
      <w:r w:rsidR="0083537F">
        <w:t>in a test of five McFLIs on simulated SWOT observations</w:t>
      </w:r>
      <w:r w:rsidR="004723B0">
        <w:t xml:space="preserve"> (as SWOT has not launched, McFLIs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Bonnema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r w:rsidR="00D6458E">
        <w:t xml:space="preserve">Tuozzolo et al. (2019) </w:t>
      </w:r>
      <w:r w:rsidR="00AB5AC0">
        <w:t>found</w:t>
      </w:r>
      <w:r w:rsidR="00EB1F15">
        <w:t xml:space="preserve"> that McFLI estimation bias is</w:t>
      </w:r>
      <w:r w:rsidR="00AB5AC0">
        <w:t xml:space="preserve"> sensitive to the </w:t>
      </w:r>
      <w:r w:rsidR="00B6001A">
        <w:t xml:space="preserve">discharge </w:t>
      </w:r>
      <w:r w:rsidR="00AB5AC0">
        <w:t>prior</w:t>
      </w:r>
      <w:r w:rsidR="00A6485E">
        <w:t xml:space="preserve"> in the first test of McFLIs </w:t>
      </w:r>
      <w:r w:rsidR="00B6001A">
        <w:t>from airborne Ka-band interferometry measurements of rivers</w:t>
      </w:r>
      <w:r w:rsidR="00EB1F15">
        <w:t>.</w:t>
      </w:r>
      <w:r w:rsidR="00D269E6">
        <w:t xml:space="preserve"> </w:t>
      </w:r>
      <w:r w:rsidR="00C92BC8">
        <w:t xml:space="preserve">Finally, </w:t>
      </w:r>
      <w:commentRangeStart w:id="6"/>
      <w:r w:rsidR="00C92BC8">
        <w:t>Andreadis et al. (</w:t>
      </w:r>
      <w:r w:rsidR="00FD5B7E">
        <w:rPr>
          <w:i/>
          <w:iCs/>
        </w:rPr>
        <w:t>in review</w:t>
      </w:r>
      <w:r w:rsidR="00C92BC8">
        <w:t xml:space="preserve">) </w:t>
      </w:r>
      <w:commentRangeEnd w:id="6"/>
      <w:r w:rsidR="006F6039">
        <w:rPr>
          <w:rStyle w:val="CommentReference"/>
          <w:rFonts w:eastAsia="Calibri"/>
        </w:rPr>
        <w:commentReference w:id="6"/>
      </w:r>
      <w:r w:rsidR="00C92BC8">
        <w:t xml:space="preserve">found that </w:t>
      </w:r>
      <w:r w:rsidR="0032694E">
        <w:t xml:space="preserve">an expert classification of river planform morphology used to define channel shapes a priori yielded </w:t>
      </w:r>
      <w:r w:rsidR="0017606F">
        <w:t>improved discharge prediction</w:t>
      </w:r>
      <w:r w:rsidR="0032694E">
        <w:t xml:space="preserve">. </w:t>
      </w:r>
      <w:r w:rsidR="00CC6152" w:rsidRPr="00C92BC8">
        <w:t>This</w:t>
      </w:r>
      <w:r w:rsidR="00CC6152">
        <w:t xml:space="preserve"> is logical- the more we know about a river, the better we can invert discharge. </w:t>
      </w:r>
    </w:p>
    <w:p w14:paraId="5E447B0A" w14:textId="01D78AB2" w:rsidR="00177372" w:rsidRPr="00EC05FA" w:rsidRDefault="003D6E7D" w:rsidP="00D14F9E">
      <w:pPr>
        <w:pStyle w:val="Text"/>
        <w:spacing w:line="480" w:lineRule="auto"/>
        <w:jc w:val="both"/>
        <w:rPr>
          <w:i/>
          <w:iCs/>
        </w:rPr>
      </w:pPr>
      <w:r>
        <w:t>These findings indicate</w:t>
      </w:r>
      <w:r w:rsidR="00B77DE9">
        <w:t xml:space="preserve"> that priors play a pivotal role in </w:t>
      </w:r>
      <w:r w:rsidR="00FF3165">
        <w:t xml:space="preserve">McFLI </w:t>
      </w:r>
      <w:r w:rsidR="007D7528">
        <w:t>discharge accuracy</w:t>
      </w:r>
      <w:r w:rsidR="00506C4D">
        <w:t>,</w:t>
      </w:r>
      <w:r w:rsidR="00CC6152">
        <w:t xml:space="preserve"> yet</w:t>
      </w:r>
      <w:r w:rsidR="00506C4D">
        <w:t xml:space="preserve"> despite the geomorphic foundations of the McFLI paradigm, present McFLIs </w:t>
      </w:r>
      <w:r w:rsidR="001F7329">
        <w:t xml:space="preserve">have used </w:t>
      </w:r>
      <w:r w:rsidR="00506C4D">
        <w:t>the same</w:t>
      </w:r>
      <w:r w:rsidR="001F7329">
        <w:t xml:space="preserve"> set of geomorphic</w:t>
      </w:r>
      <w:r w:rsidR="00506C4D">
        <w:t xml:space="preserve"> priors for every river on earth, regardless of differences in planform geometry, hydraulics, and river size.</w:t>
      </w:r>
      <w:r w:rsidR="001C31C9">
        <w:t xml:space="preserve"> </w:t>
      </w:r>
      <w:r w:rsidR="00CC6152">
        <w:t>This means that McFLIs use the same expectations for</w:t>
      </w:r>
      <w:r w:rsidR="00A6485E">
        <w:t>, e.g.,</w:t>
      </w:r>
      <w:r w:rsidR="00CC6152">
        <w:t xml:space="preserve"> Manning’s </w:t>
      </w:r>
      <w:r w:rsidR="00CC6152" w:rsidRPr="00002CAD">
        <w:rPr>
          <w:i/>
          <w:iCs/>
        </w:rPr>
        <w:t>n</w:t>
      </w:r>
      <w:r w:rsidR="00CC6152">
        <w:t>, width/depth ratios, and AHG exponents in a braided river and a canal.</w:t>
      </w:r>
      <w:r w:rsidR="00D269E6">
        <w:t xml:space="preserve"> </w:t>
      </w:r>
      <w:r w:rsidR="00416480">
        <w:t xml:space="preserve">No study to date has explicitly explored the sensitivity of McFLIs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w:t>
      </w:r>
      <w:r w:rsidR="00D269E6">
        <w:t xml:space="preserve"> </w:t>
      </w:r>
      <w:r w:rsidR="00416480">
        <w:t xml:space="preserve">High-quality priors </w:t>
      </w:r>
      <w:r w:rsidR="00CC6152">
        <w:t xml:space="preserve">would </w:t>
      </w:r>
      <w:ins w:id="7" w:author="Colin Gleason" w:date="2020-04-27T10:30:00Z">
        <w:r w:rsidR="006F6039">
          <w:t>giv</w:t>
        </w:r>
      </w:ins>
      <w:del w:id="8" w:author="Colin Gleason" w:date="2020-04-27T10:30:00Z">
        <w:r w:rsidR="00CC6152" w:rsidDel="006F6039">
          <w:delText>b</w:delText>
        </w:r>
      </w:del>
      <w:r w:rsidR="00CC6152">
        <w:t xml:space="preserve">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r w:rsidR="00D269E6">
        <w:t xml:space="preserve"> </w:t>
      </w:r>
      <w:r w:rsidR="00EC05FA">
        <w:t>While Andreadis et al. (</w:t>
      </w:r>
      <w:r w:rsidR="004048AB">
        <w:t>2020</w:t>
      </w:r>
      <w:r w:rsidR="00EC05FA" w:rsidRPr="00EC05FA">
        <w:t>)</w:t>
      </w:r>
      <w:r w:rsidR="00EC05FA">
        <w:t xml:space="preserve"> </w:t>
      </w:r>
      <w:r w:rsidR="00145899">
        <w:t xml:space="preserve">did </w:t>
      </w:r>
      <w:r w:rsidR="00EC05FA">
        <w:t xml:space="preserve">briefly address </w:t>
      </w:r>
      <w:r w:rsidR="005E6D65">
        <w:t>prior</w:t>
      </w:r>
      <w:r w:rsidR="00EC05FA">
        <w:t xml:space="preserve"> quality</w:t>
      </w:r>
      <w:r w:rsidR="00145899">
        <w:t>,</w:t>
      </w:r>
      <w:r w:rsidR="00EC05FA">
        <w:t xml:space="preserve"> their </w:t>
      </w:r>
      <w:r w:rsidR="005E6D65">
        <w:t>method</w:t>
      </w:r>
      <w:r w:rsidR="00EC05FA">
        <w:t xml:space="preserve"> was </w:t>
      </w:r>
      <w:r w:rsidR="008E01F3">
        <w:t>only applied</w:t>
      </w:r>
      <w:r w:rsidR="00EC05FA">
        <w:t xml:space="preserve"> to </w:t>
      </w:r>
      <w:r w:rsidR="00145899">
        <w:t>the channel shape</w:t>
      </w:r>
      <w:r w:rsidR="005E6D65">
        <w:t xml:space="preserve"> prior</w:t>
      </w:r>
      <w:r w:rsidR="008E01F3">
        <w:t xml:space="preserve"> and, more importantly, </w:t>
      </w:r>
      <w:r w:rsidR="00EC05FA">
        <w:t>was not scalable globally</w:t>
      </w:r>
      <w:r w:rsidR="008E01F3">
        <w:t>.</w:t>
      </w:r>
      <w:r w:rsidR="001F7329">
        <w:t xml:space="preserve"> </w:t>
      </w:r>
      <w:r w:rsidR="00084B9B" w:rsidRPr="00BD2D1E">
        <w:t>Further, Lin et al. (2019</w:t>
      </w:r>
      <w:r w:rsidR="00BD2D1E">
        <w:t xml:space="preserve">) recently developed a </w:t>
      </w:r>
      <w:r w:rsidR="00BD2D1E">
        <w:lastRenderedPageBreak/>
        <w:t xml:space="preserve">global modeling framework to provide </w:t>
      </w:r>
      <w:ins w:id="9" w:author="Colin Gleason" w:date="2020-04-27T10:31:00Z">
        <w:r w:rsidR="006F6039">
          <w:t xml:space="preserve">global </w:t>
        </w:r>
      </w:ins>
      <w:r w:rsidR="00BD2D1E">
        <w:t>reach-scale priors on river discharge.</w:t>
      </w:r>
      <w:r w:rsidR="001C31C9">
        <w:t xml:space="preserve"> </w:t>
      </w:r>
      <w:r w:rsidR="00BD2D1E">
        <w:t>However, their work was limited to discharge, and globally implementable priors on channel hydraulics are still underdeveloped.</w:t>
      </w:r>
    </w:p>
    <w:p w14:paraId="5AF698DE" w14:textId="2E5A9C7C" w:rsidR="00A51522" w:rsidRDefault="00A51522" w:rsidP="00A51522">
      <w:pPr>
        <w:pStyle w:val="Text"/>
        <w:spacing w:line="480" w:lineRule="auto"/>
        <w:jc w:val="both"/>
      </w:pPr>
      <w:r>
        <w:t>T</w:t>
      </w:r>
      <w:r w:rsidR="00CC6152">
        <w:t xml:space="preserve">here are also troves of existing </w:t>
      </w:r>
      <w:r w:rsidR="00F109E7">
        <w:rPr>
          <w:i/>
          <w:iCs/>
        </w:rPr>
        <w:t>in situ</w:t>
      </w:r>
      <w:r>
        <w:t xml:space="preserve"> </w:t>
      </w:r>
      <w:r w:rsidR="00CC6152">
        <w:t xml:space="preserve">data that can be mapped onto these </w:t>
      </w:r>
      <w:r>
        <w:t xml:space="preserve">global </w:t>
      </w:r>
      <w:r w:rsidR="00A62199">
        <w:t>products</w:t>
      </w:r>
      <w:r>
        <w:t xml:space="preserve"> to inform McFLI</w:t>
      </w:r>
      <w:r w:rsidR="00A62199">
        <w:t>.</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r w:rsidR="00A6485E">
        <w:t>,</w:t>
      </w:r>
      <w:r w:rsidR="00A62199">
        <w:t xml:space="preserve"> and all </w:t>
      </w:r>
      <w:r w:rsidR="00A6485E">
        <w:t xml:space="preserve">of these </w:t>
      </w:r>
      <w:r w:rsidR="00A62199">
        <w:t xml:space="preserve">are </w:t>
      </w:r>
      <w:r>
        <w:t xml:space="preserve">meticulously archived and </w:t>
      </w:r>
      <w:r w:rsidR="00A62199">
        <w:t>freely available.</w:t>
      </w:r>
      <w:r w:rsidR="00A6485E">
        <w:t xml:space="preserve"> </w:t>
      </w:r>
      <w:r w:rsidR="00B04693">
        <w:t>These measurements are easily joined to existing hydrographic datasets</w:t>
      </w:r>
      <w:r w:rsidR="00976804">
        <w:t>, thereby</w:t>
      </w:r>
      <w:r w:rsidR="00B04693">
        <w:t xml:space="preserve"> providing reach-scale geomorphic attributes </w:t>
      </w:r>
      <w:r w:rsidR="00E23052">
        <w:t>for</w:t>
      </w:r>
      <w:r w:rsidR="00B04693">
        <w:t xml:space="preserve"> </w:t>
      </w:r>
      <w:r>
        <w:t xml:space="preserve">each </w:t>
      </w:r>
      <w:r w:rsidR="00B04693">
        <w:t>hydraulic measurement.</w:t>
      </w:r>
      <w:r w:rsidR="00D269E6">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t xml:space="preserve">USGS </w:t>
      </w:r>
      <w:commentRangeStart w:id="10"/>
      <w:r w:rsidRPr="00AD3011">
        <w:rPr>
          <w:i/>
          <w:iCs/>
        </w:rPr>
        <w:t xml:space="preserve">in situ </w:t>
      </w:r>
      <w:commentRangeEnd w:id="10"/>
      <w:r w:rsidR="006F6039">
        <w:rPr>
          <w:rStyle w:val="CommentReference"/>
          <w:rFonts w:eastAsia="Calibri"/>
        </w:rPr>
        <w:commentReference w:id="10"/>
      </w:r>
      <w:r>
        <w:t xml:space="preserve">measurements </w:t>
      </w:r>
      <w:r w:rsidR="00976804">
        <w:t xml:space="preserve">to </w:t>
      </w:r>
      <w:r>
        <w:t>the National Hydrography Dataset (NHD</w:t>
      </w:r>
      <w:r w:rsidR="00F34831">
        <w:t xml:space="preserve">- </w:t>
      </w:r>
      <w:r w:rsidR="00976804">
        <w:t>USGS, 2019)</w:t>
      </w:r>
      <w:r w:rsidR="00A6485E">
        <w:t>, building on earlier work</w:t>
      </w:r>
      <w:r w:rsidR="007D6DFA">
        <w:t xml:space="preserve"> </w:t>
      </w:r>
      <w:r w:rsidR="00F237C9">
        <w:t>(</w:t>
      </w:r>
      <w:r>
        <w:t xml:space="preserve">e.g. </w:t>
      </w:r>
      <w:proofErr w:type="spellStart"/>
      <w:r w:rsidR="007D6DFA">
        <w:t>HYDRoSWOT</w:t>
      </w:r>
      <w:proofErr w:type="spellEnd"/>
      <w:r w:rsidR="00F237C9">
        <w:t xml:space="preserve">- </w:t>
      </w:r>
      <w:proofErr w:type="spellStart"/>
      <w:r w:rsidR="00D67A65">
        <w:t>Bjerklie</w:t>
      </w:r>
      <w:proofErr w:type="spellEnd"/>
      <w:r w:rsidR="00D67A65">
        <w:t xml:space="preserve"> et al. 2020; </w:t>
      </w:r>
      <w:r w:rsidR="00A6485E">
        <w:t>Canova</w:t>
      </w:r>
      <w:r w:rsidR="00C64CB9">
        <w:t>, et al.</w:t>
      </w:r>
      <w:r w:rsidR="00A6485E">
        <w:t xml:space="preserve"> 2016)</w:t>
      </w:r>
      <w:r w:rsidR="00B04693">
        <w:t>.</w:t>
      </w:r>
      <w:r w:rsidR="00A6485E">
        <w:t xml:space="preserve"> </w:t>
      </w:r>
    </w:p>
    <w:p w14:paraId="319F48CA" w14:textId="32D73AF6" w:rsidR="00522A76" w:rsidRPr="00D14F9E" w:rsidRDefault="00701EBB" w:rsidP="00A51522">
      <w:pPr>
        <w:pStyle w:val="Text"/>
        <w:spacing w:line="480" w:lineRule="auto"/>
        <w:jc w:val="both"/>
      </w:pPr>
      <w:r>
        <w:t xml:space="preserve">This proliferation of </w:t>
      </w:r>
      <w:r>
        <w:rPr>
          <w:i/>
          <w:iCs/>
        </w:rPr>
        <w:t xml:space="preserve">in situ </w:t>
      </w:r>
      <w:r>
        <w:t xml:space="preserve">measurements is </w:t>
      </w:r>
      <w:del w:id="11" w:author="Colin Gleason" w:date="2020-04-27T10:31:00Z">
        <w:r w:rsidDel="006F6039">
          <w:delText xml:space="preserve">great </w:delText>
        </w:r>
      </w:del>
      <w:ins w:id="12" w:author="Colin Gleason" w:date="2020-04-27T10:31:00Z">
        <w:r w:rsidR="006F6039">
          <w:t xml:space="preserve">welcomed </w:t>
        </w:r>
      </w:ins>
      <w:r>
        <w:t>but is largely useless for ungauged RSQ if we cannot map the</w:t>
      </w:r>
      <w:ins w:id="13" w:author="Colin Gleason" w:date="2020-04-27T10:32:00Z">
        <w:r w:rsidR="006F6039">
          <w:t>se</w:t>
        </w:r>
      </w:ins>
      <w:r>
        <w:t xml:space="preserve"> measurements to </w:t>
      </w:r>
      <w:del w:id="14" w:author="Colin Gleason" w:date="2020-04-27T10:32:00Z">
        <w:r w:rsidDel="006F6039">
          <w:delText>any river</w:delText>
        </w:r>
      </w:del>
      <w:ins w:id="15" w:author="Colin Gleason" w:date="2020-04-27T10:32:00Z">
        <w:r w:rsidR="006F6039">
          <w:t>rivers</w:t>
        </w:r>
      </w:ins>
      <w:r>
        <w:t xml:space="preserve"> using RS.</w:t>
      </w:r>
      <w:r w:rsidR="00D269E6">
        <w:t xml:space="preserve"> </w:t>
      </w:r>
      <w:r>
        <w:t>Thus</w:t>
      </w:r>
      <w:ins w:id="16" w:author="Colin Gleason" w:date="2020-04-27T10:32:00Z">
        <w:r w:rsidR="006F6039">
          <w:t>,</w:t>
        </w:r>
      </w:ins>
      <w:r>
        <w:t xml:space="preserve"> to</w:t>
      </w:r>
      <w:r w:rsidR="00A51522">
        <w:t xml:space="preserve"> be useful for McFLI</w:t>
      </w:r>
      <w:r w:rsidR="00821FE0">
        <w:t>, d</w:t>
      </w:r>
      <w:r w:rsidR="007D6DFA">
        <w:t xml:space="preserve">atasets of </w:t>
      </w:r>
      <w:r w:rsidR="007D6DFA">
        <w:rPr>
          <w:i/>
          <w:iCs/>
        </w:rPr>
        <w:t xml:space="preserve">in situ </w:t>
      </w:r>
      <w:r w:rsidR="007D6DFA">
        <w:t>measurements</w:t>
      </w:r>
      <w:r w:rsidR="00A51522">
        <w:t xml:space="preserve"> must be mapped to specific reaches</w:t>
      </w:r>
      <w:r>
        <w:t>.</w:t>
      </w:r>
      <w:r w:rsidR="00D269E6">
        <w:t xml:space="preserve"> </w:t>
      </w:r>
      <w:del w:id="17" w:author="Colin Gleason" w:date="2020-04-27T10:32:00Z">
        <w:r w:rsidR="00D6646D" w:rsidDel="006F6039">
          <w:delText xml:space="preserve">Thus, </w:delText>
        </w:r>
      </w:del>
      <w:r w:rsidR="00A51522">
        <w:t>Hagemann et al (2017) provide one such approach, where t</w:t>
      </w:r>
      <w:r w:rsidR="007D6DFA">
        <w:t xml:space="preserve">hey trained simple regression models on </w:t>
      </w:r>
      <w:proofErr w:type="spellStart"/>
      <w:r w:rsidR="007D6DFA">
        <w:t>HYDRoSWOT</w:t>
      </w:r>
      <w:proofErr w:type="spellEnd"/>
      <w:r w:rsidR="007D6DFA">
        <w:t xml:space="preserve"> </w:t>
      </w:r>
      <w:r w:rsidR="00A51522">
        <w:t>to predict priors from</w:t>
      </w:r>
      <w:r w:rsidR="007D6DFA">
        <w:t xml:space="preserve"> just river width.</w:t>
      </w:r>
      <w:r w:rsidR="00A51522">
        <w:t xml:space="preserve"> This is a ‘global’ approach, where all rivers in the dataset are used to predict priors without attempting to differentiate between rivers</w:t>
      </w:r>
      <w:r w:rsidR="00084B9B">
        <w:t>, following Bjerklie et al (2003, 2005).</w:t>
      </w:r>
      <w:r w:rsidR="00A51522">
        <w:t xml:space="preserve"> </w:t>
      </w:r>
      <w:r w:rsidR="00542034">
        <w:t xml:space="preserve">A </w:t>
      </w:r>
      <w:r w:rsidR="00F237C9">
        <w:t>potential</w:t>
      </w:r>
      <w:r w:rsidR="00522A76">
        <w:t xml:space="preserve"> alternative</w:t>
      </w:r>
      <w:del w:id="18" w:author="Colin Gleason" w:date="2020-04-27T10:32:00Z">
        <w:r w:rsidR="007C4B48" w:rsidDel="006F6039">
          <w:delText xml:space="preserve"> s</w:delText>
        </w:r>
      </w:del>
      <w:r w:rsidR="00F237C9">
        <w:t xml:space="preserve"> that </w:t>
      </w:r>
      <w:r w:rsidR="00084B9B">
        <w:t xml:space="preserve">does </w:t>
      </w:r>
      <w:r w:rsidR="00F237C9">
        <w:t xml:space="preserve">address geomorphic differences </w:t>
      </w:r>
      <w:r w:rsidR="00522A76">
        <w:t>is</w:t>
      </w:r>
      <w:r w:rsidR="00F237C9">
        <w:t xml:space="preserve"> statistical</w:t>
      </w:r>
      <w:r w:rsidR="00522A76">
        <w:t xml:space="preserve"> classification. Distinct river classes, or types, should exhibit</w:t>
      </w:r>
      <w:r w:rsidR="00172BF6">
        <w:t xml:space="preserve"> fundamentally</w:t>
      </w:r>
      <w:r w:rsidR="00522A76">
        <w:t xml:space="preserve"> </w:t>
      </w:r>
      <w:r w:rsidR="00F237C9">
        <w:t>different</w:t>
      </w:r>
      <w:r w:rsidR="00522A76">
        <w:t xml:space="preserve"> hydraulics that </w:t>
      </w:r>
      <w:r w:rsidR="00084B9B">
        <w:t xml:space="preserve">could </w:t>
      </w:r>
      <w:r w:rsidR="00522A76">
        <w:t>be assigned to rivers using</w:t>
      </w:r>
      <w:r w:rsidR="00BC07A1">
        <w:t xml:space="preserve"> RS observations as predictors</w:t>
      </w:r>
      <w:r w:rsidR="00522A76">
        <w:t>.</w:t>
      </w:r>
      <w:r w:rsidR="00D269E6">
        <w:t xml:space="preserve"> </w:t>
      </w:r>
      <w:r w:rsidR="00D14F9E">
        <w:t xml:space="preserve">By assigning </w:t>
      </w:r>
      <w:r w:rsidR="00417D19">
        <w:t>representative</w:t>
      </w:r>
      <w:r w:rsidR="00D14F9E">
        <w:t xml:space="preserve"> values from the </w:t>
      </w:r>
      <w:r w:rsidR="00D14F9E">
        <w:rPr>
          <w:i/>
          <w:iCs/>
        </w:rPr>
        <w:t xml:space="preserve">in situ </w:t>
      </w:r>
      <w:r w:rsidR="00AE27C8">
        <w:t>datasets</w:t>
      </w:r>
      <w:r w:rsidR="00D14F9E">
        <w:t xml:space="preserve"> to each river type, </w:t>
      </w:r>
      <w:r w:rsidR="00522A76">
        <w:t xml:space="preserve">global hydraulic </w:t>
      </w:r>
      <w:r w:rsidR="00172BF6">
        <w:t xml:space="preserve">priors </w:t>
      </w:r>
      <w:r w:rsidR="00D14F9E">
        <w:t xml:space="preserve">are reduced </w:t>
      </w:r>
      <w:r w:rsidR="00522A76">
        <w:t>to look-up table</w:t>
      </w:r>
      <w:r w:rsidR="00AE27C8">
        <w:t>s</w:t>
      </w:r>
      <w:r w:rsidR="00522A76">
        <w:t xml:space="preserve"> </w:t>
      </w:r>
      <w:r w:rsidR="00417D19">
        <w:t>of</w:t>
      </w:r>
      <w:r w:rsidR="00522A76">
        <w:t xml:space="preserve"> ballpark hydraulic estimates</w:t>
      </w:r>
      <w:r w:rsidR="00417D19">
        <w:t xml:space="preserve"> for </w:t>
      </w:r>
      <w:r w:rsidR="00522A76">
        <w:t>each river type.</w:t>
      </w:r>
      <w:r w:rsidR="00D269E6">
        <w:t xml:space="preserve"> </w:t>
      </w:r>
      <w:r w:rsidR="0040188F">
        <w:t>However, s</w:t>
      </w:r>
      <w:r w:rsidR="006973AE">
        <w:t>caling these</w:t>
      </w:r>
      <w:r w:rsidR="0040188F">
        <w:t xml:space="preserve"> </w:t>
      </w:r>
      <w:r w:rsidR="006973AE">
        <w:t xml:space="preserve">river types to every </w:t>
      </w:r>
      <w:r w:rsidR="0040188F">
        <w:t>river</w:t>
      </w:r>
      <w:r w:rsidR="006973AE">
        <w:t xml:space="preserve"> in a network </w:t>
      </w:r>
      <w:r w:rsidR="0040188F">
        <w:t>poses</w:t>
      </w:r>
      <w:r w:rsidR="006973AE">
        <w:t xml:space="preserve"> a significant challenge (e.g. </w:t>
      </w:r>
      <w:proofErr w:type="spellStart"/>
      <w:r w:rsidR="006973AE">
        <w:t>Guillon</w:t>
      </w:r>
      <w:proofErr w:type="spellEnd"/>
      <w:r w:rsidR="006973AE">
        <w:t xml:space="preserve"> et al. 2020).</w:t>
      </w:r>
    </w:p>
    <w:p w14:paraId="2FF620F9" w14:textId="5BD4D637" w:rsidR="005961EE" w:rsidRPr="000542D1" w:rsidRDefault="00084B9B" w:rsidP="003B5CB1">
      <w:pPr>
        <w:pStyle w:val="Text"/>
        <w:spacing w:line="480" w:lineRule="auto"/>
        <w:jc w:val="both"/>
      </w:pPr>
      <w:r>
        <w:lastRenderedPageBreak/>
        <w:t xml:space="preserve">Given this context, </w:t>
      </w:r>
      <w:r w:rsidR="00597826">
        <w:t>w</w:t>
      </w:r>
      <w:r w:rsidR="008845C3">
        <w:t xml:space="preserve">e </w:t>
      </w:r>
      <w:r w:rsidR="00CC6152">
        <w:t xml:space="preserve">hypothesize </w:t>
      </w:r>
      <w:r w:rsidR="00C01CFC">
        <w:t xml:space="preserve">that McFLI performance </w:t>
      </w:r>
      <w:r w:rsidR="00597826">
        <w:t xml:space="preserve">will </w:t>
      </w:r>
      <w:r w:rsidR="00C01CFC">
        <w:t>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354354">
        <w:rPr>
          <w:i/>
        </w:rPr>
        <w:t>in situ</w:t>
      </w:r>
      <w:r w:rsidR="00CC6152">
        <w:t xml:space="preserve"> work mapped to </w:t>
      </w:r>
      <w:r w:rsidR="00597826">
        <w:t>global rivers via RS</w:t>
      </w:r>
      <w:ins w:id="19" w:author="Colin Gleason" w:date="2020-04-27T10:33:00Z">
        <w:r w:rsidR="006F6039">
          <w:t>.</w:t>
        </w:r>
      </w:ins>
      <w:r w:rsidR="008845C3">
        <w:t xml:space="preserve"> Further, we hypothesize that this intervention alone should be sufficient to improve accuracies, and no new </w:t>
      </w:r>
      <w:r w:rsidR="006D33AE">
        <w:t>RS-</w:t>
      </w:r>
      <w:r w:rsidR="008845C3">
        <w:t>observations or updates to McFLI algorithms are needed</w:t>
      </w:r>
      <w:r w:rsidR="00934655">
        <w:t xml:space="preserve"> to make better predictions of </w:t>
      </w:r>
      <w:r w:rsidR="008A6E21">
        <w:t>discharge</w:t>
      </w:r>
      <w:r w:rsidR="008845C3">
        <w:t>.</w:t>
      </w:r>
      <w:r w:rsidR="00D269E6">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McFLIs</w:t>
      </w:r>
      <w:r w:rsidR="00A5558A">
        <w:t>.</w:t>
      </w:r>
      <w:r w:rsidR="00D269E6">
        <w:t xml:space="preserve"> </w:t>
      </w:r>
      <w:r w:rsidR="0009062B">
        <w:t xml:space="preserve">We </w:t>
      </w:r>
      <w:r w:rsidR="00934655">
        <w:t>provide BAM with improved prior</w:t>
      </w:r>
      <w:r w:rsidR="00BA701F">
        <w:t xml:space="preserve"> river knowledge by</w:t>
      </w:r>
      <w:r w:rsidR="00CC5581">
        <w:t xml:space="preserve"> 1</w:t>
      </w:r>
      <w:r w:rsidR="00DD57F1">
        <w:t xml:space="preserve">) </w:t>
      </w:r>
      <w:bookmarkStart w:id="20" w:name="_Hlk33720785"/>
      <w:r w:rsidR="008845C3">
        <w:t>obtaining</w:t>
      </w:r>
      <w:r w:rsidR="00F41DB8">
        <w:t xml:space="preserve"> priors from</w:t>
      </w:r>
      <w:r w:rsidR="00F66891">
        <w:t xml:space="preserve"> </w:t>
      </w:r>
      <w:r w:rsidR="00DF39D1">
        <w:t xml:space="preserve">the largest known repository of </w:t>
      </w:r>
      <w:r w:rsidR="00DF39D1" w:rsidRPr="00C00088">
        <w:rPr>
          <w:i/>
          <w:iCs/>
        </w:rPr>
        <w:t>in situ</w:t>
      </w:r>
      <w:r w:rsidR="00DF39D1">
        <w:t xml:space="preserve"> data joined to hydrography (Brinkerhoff et al., 2019) </w:t>
      </w:r>
      <w:r w:rsidR="00CC5581">
        <w:t>and 2</w:t>
      </w:r>
      <w:r w:rsidR="00DD57F1">
        <w:t xml:space="preserve">) constructing </w:t>
      </w:r>
      <w:r w:rsidR="00934655">
        <w:t xml:space="preserve">a </w:t>
      </w:r>
      <w:r w:rsidR="00DD57F1">
        <w:t xml:space="preserve">river classification framework to </w:t>
      </w:r>
      <w:r w:rsidR="00DC21E9">
        <w:t>reduce hydraulic variation to</w:t>
      </w:r>
      <w:r w:rsidR="00934655">
        <w:t xml:space="preserve"> </w:t>
      </w:r>
      <w:r w:rsidR="002727B9">
        <w:t>geomorphically</w:t>
      </w:r>
      <w:r w:rsidR="008845C3">
        <w:t xml:space="preserve"> distinct </w:t>
      </w:r>
      <w:r w:rsidR="000C6FA4">
        <w:t>river types</w:t>
      </w:r>
      <w:bookmarkEnd w:id="20"/>
      <w:r w:rsidR="008845C3">
        <w:t xml:space="preserve">. </w:t>
      </w:r>
      <w:r w:rsidR="002F151C">
        <w:t xml:space="preserve">We test these </w:t>
      </w:r>
      <w:r w:rsidR="00E0709B">
        <w:t>interventions</w:t>
      </w:r>
      <w:r w:rsidR="00CC6152">
        <w:t xml:space="preserve"> to produce river discharge from Landsat</w:t>
      </w:r>
      <w:r w:rsidR="002F151C">
        <w:t xml:space="preserve"> </w:t>
      </w:r>
      <w:r w:rsidR="00597826">
        <w:t xml:space="preserve">observations </w:t>
      </w:r>
      <w:r w:rsidR="002F151C">
        <w:t xml:space="preserve">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and</w:t>
      </w:r>
      <w:r w:rsidR="00597826">
        <w:t xml:space="preserve"> from</w:t>
      </w:r>
      <w:r w:rsidR="00E0709B">
        <w:t xml:space="preserve"> SWOT-simulated </w:t>
      </w:r>
      <w:r w:rsidR="0031663E">
        <w:t>data</w:t>
      </w:r>
      <w:r w:rsidR="008845C3">
        <w:t xml:space="preserve"> representing 1</w:t>
      </w:r>
      <w:r w:rsidR="00B123D3">
        <w:t>7</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 xml:space="preserve">a method for improving discharge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F63BBC">
        <w:t xml:space="preserve"> large enough to see from space.</w:t>
      </w:r>
    </w:p>
    <w:p w14:paraId="1CF6923A" w14:textId="77777777" w:rsidR="00817C77" w:rsidRDefault="00817C77" w:rsidP="00817C77">
      <w:pPr>
        <w:pStyle w:val="Heading-Main"/>
        <w:spacing w:line="480" w:lineRule="auto"/>
      </w:pPr>
      <w:r>
        <w:t>2 Data</w:t>
      </w:r>
    </w:p>
    <w:p w14:paraId="3A5483D4" w14:textId="22B7CF60" w:rsidR="00817C77" w:rsidRDefault="0059196F"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 goal of this study was</w:t>
      </w:r>
      <w:r w:rsidR="00817C77" w:rsidRPr="00A714C9">
        <w:rPr>
          <w:rFonts w:ascii="Times New Roman" w:hAnsi="Times New Roman" w:cs="Times New Roman"/>
          <w:sz w:val="24"/>
        </w:rPr>
        <w:t xml:space="preserve"> to improve McFLI</w:t>
      </w:r>
      <w:r w:rsidR="00F63BBC">
        <w:rPr>
          <w:rFonts w:ascii="Times New Roman" w:hAnsi="Times New Roman" w:cs="Times New Roman"/>
          <w:sz w:val="24"/>
        </w:rPr>
        <w:t xml:space="preserve"> accuracy</w:t>
      </w:r>
      <w:r w:rsidR="00817C77" w:rsidRPr="00A714C9">
        <w:rPr>
          <w:rFonts w:ascii="Times New Roman" w:hAnsi="Times New Roman" w:cs="Times New Roman"/>
          <w:sz w:val="24"/>
        </w:rPr>
        <w:t xml:space="preserve"> </w:t>
      </w:r>
      <w:r w:rsidR="00F63BBC">
        <w:rPr>
          <w:rFonts w:ascii="Times New Roman" w:hAnsi="Times New Roman" w:cs="Times New Roman"/>
          <w:sz w:val="24"/>
        </w:rPr>
        <w:t>by improving the quality of its priors</w:t>
      </w:r>
      <w:r w:rsidR="00817C77">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This</w:t>
      </w:r>
      <w:r w:rsidR="00817C77">
        <w:rPr>
          <w:rFonts w:ascii="Times New Roman" w:hAnsi="Times New Roman" w:cs="Times New Roman"/>
          <w:sz w:val="24"/>
        </w:rPr>
        <w:t xml:space="preserve"> required </w:t>
      </w:r>
      <w:r w:rsidR="00707D64">
        <w:rPr>
          <w:rFonts w:ascii="Times New Roman" w:hAnsi="Times New Roman" w:cs="Times New Roman"/>
          <w:sz w:val="24"/>
        </w:rPr>
        <w:t xml:space="preserve">creating </w:t>
      </w:r>
      <w:r w:rsidR="00817C77">
        <w:rPr>
          <w:rFonts w:ascii="Times New Roman" w:hAnsi="Times New Roman" w:cs="Times New Roman"/>
          <w:sz w:val="24"/>
        </w:rPr>
        <w:t xml:space="preserve">three distinct datasets: 1) </w:t>
      </w:r>
      <w:r w:rsidR="00F63BBC" w:rsidRPr="00AD3011">
        <w:rPr>
          <w:rFonts w:ascii="Times New Roman" w:hAnsi="Times New Roman" w:cs="Times New Roman"/>
          <w:i/>
          <w:iCs/>
          <w:sz w:val="24"/>
        </w:rPr>
        <w:t>in situ</w:t>
      </w:r>
      <w:r w:rsidR="00F63BBC">
        <w:rPr>
          <w:rFonts w:ascii="Times New Roman" w:hAnsi="Times New Roman" w:cs="Times New Roman"/>
          <w:sz w:val="24"/>
        </w:rPr>
        <w:t xml:space="preserve"> measured </w:t>
      </w:r>
      <w:r w:rsidR="00817C77">
        <w:rPr>
          <w:rFonts w:ascii="Times New Roman" w:hAnsi="Times New Roman" w:cs="Times New Roman"/>
          <w:sz w:val="24"/>
        </w:rPr>
        <w:t xml:space="preserve">training data for generating new prior river knowledge (Section 2.1), 2) RS observations for RSQ in the Mackenzie River basin (Section 2.2), and 3) </w:t>
      </w:r>
      <w:r>
        <w:rPr>
          <w:rFonts w:ascii="Times New Roman" w:hAnsi="Times New Roman" w:cs="Times New Roman"/>
          <w:sz w:val="24"/>
        </w:rPr>
        <w:t xml:space="preserve">modelled </w:t>
      </w:r>
      <w:r w:rsidR="00817C77">
        <w:rPr>
          <w:rFonts w:ascii="Times New Roman" w:hAnsi="Times New Roman" w:cs="Times New Roman"/>
          <w:sz w:val="24"/>
        </w:rPr>
        <w:t xml:space="preserve">RS observations for RSQ using SWOT-simulated </w:t>
      </w:r>
      <w:r w:rsidR="00892532">
        <w:rPr>
          <w:rFonts w:ascii="Times New Roman" w:hAnsi="Times New Roman" w:cs="Times New Roman"/>
          <w:sz w:val="24"/>
        </w:rPr>
        <w:t>rivers</w:t>
      </w:r>
      <w:r w:rsidR="00817C77">
        <w:rPr>
          <w:rFonts w:ascii="Times New Roman" w:hAnsi="Times New Roman" w:cs="Times New Roman"/>
          <w:sz w:val="24"/>
        </w:rPr>
        <w:t xml:space="preserve"> (Section 2.3)</w:t>
      </w:r>
      <w:r w:rsidR="00804802">
        <w:rPr>
          <w:rFonts w:ascii="Times New Roman" w:hAnsi="Times New Roman" w:cs="Times New Roman"/>
          <w:sz w:val="24"/>
        </w:rPr>
        <w:t>.</w:t>
      </w:r>
    </w:p>
    <w:p w14:paraId="57521DCD" w14:textId="77777777" w:rsidR="00817C77" w:rsidRDefault="00817C77" w:rsidP="00817C77">
      <w:pPr>
        <w:pStyle w:val="Heading-Secondary"/>
        <w:spacing w:line="480" w:lineRule="auto"/>
        <w:ind w:left="0"/>
        <w:rPr>
          <w:b/>
          <w:bCs w:val="0"/>
        </w:rPr>
      </w:pPr>
      <w:r w:rsidRPr="00A714C9">
        <w:rPr>
          <w:b/>
          <w:bCs w:val="0"/>
        </w:rPr>
        <w:lastRenderedPageBreak/>
        <w:t xml:space="preserve">2.1 </w:t>
      </w:r>
      <w:r>
        <w:rPr>
          <w:b/>
          <w:bCs w:val="0"/>
        </w:rPr>
        <w:t>H</w:t>
      </w:r>
      <w:r w:rsidRPr="00A714C9">
        <w:rPr>
          <w:b/>
          <w:bCs w:val="0"/>
        </w:rPr>
        <w:t>ydraulic dataset used for prior</w:t>
      </w:r>
      <w:r>
        <w:rPr>
          <w:b/>
          <w:bCs w:val="0"/>
        </w:rPr>
        <w:t xml:space="preserve"> river knowledge</w:t>
      </w:r>
    </w:p>
    <w:p w14:paraId="463DBDEC" w14:textId="06CA44C8" w:rsidR="00817C77" w:rsidRPr="007774C0" w:rsidRDefault="0059196F" w:rsidP="007774C0">
      <w:pPr>
        <w:spacing w:after="160" w:line="480" w:lineRule="auto"/>
        <w:ind w:firstLine="720"/>
        <w:jc w:val="both"/>
        <w:rPr>
          <w:sz w:val="24"/>
        </w:rPr>
      </w:pPr>
      <w:r>
        <w:rPr>
          <w:sz w:val="24"/>
        </w:rPr>
        <w:t xml:space="preserve">Our first task was to gather a comprehensive dataset of </w:t>
      </w:r>
      <w:r w:rsidR="00F17406">
        <w:rPr>
          <w:sz w:val="24"/>
        </w:rPr>
        <w:t xml:space="preserve">measured river </w:t>
      </w:r>
      <w:r>
        <w:rPr>
          <w:sz w:val="24"/>
        </w:rPr>
        <w:t xml:space="preserve">hydraulics to generate training data. </w:t>
      </w:r>
      <w:r w:rsidR="00817C77">
        <w:rPr>
          <w:sz w:val="24"/>
        </w:rPr>
        <w:t>We started with Brinkerhoff et al. (2019)’s dataset</w:t>
      </w:r>
      <w:r w:rsidR="00F17406">
        <w:rPr>
          <w:sz w:val="24"/>
        </w:rPr>
        <w:t>. This dataset</w:t>
      </w:r>
      <w:r>
        <w:rPr>
          <w:sz w:val="24"/>
        </w:rPr>
        <w:t xml:space="preserve"> merg</w:t>
      </w:r>
      <w:r w:rsidR="00F17406">
        <w:rPr>
          <w:sz w:val="24"/>
        </w:rPr>
        <w:t>es</w:t>
      </w:r>
      <w:r w:rsidR="00D269E6">
        <w:rPr>
          <w:sz w:val="24"/>
        </w:rPr>
        <w:t xml:space="preserve"> </w:t>
      </w:r>
      <w:r>
        <w:rPr>
          <w:sz w:val="24"/>
        </w:rPr>
        <w:t xml:space="preserve">USGS </w:t>
      </w:r>
      <w:r w:rsidR="0088772B">
        <w:rPr>
          <w:sz w:val="24"/>
        </w:rPr>
        <w:t>surface water measurements</w:t>
      </w:r>
      <w:r w:rsidR="000B7E8D">
        <w:rPr>
          <w:sz w:val="24"/>
        </w:rPr>
        <w:t xml:space="preserve"> (</w:t>
      </w:r>
      <w:commentRangeStart w:id="21"/>
      <w:r w:rsidR="000B7E8D">
        <w:rPr>
          <w:sz w:val="24"/>
        </w:rPr>
        <w:t>NWIS</w:t>
      </w:r>
      <w:commentRangeEnd w:id="21"/>
      <w:r w:rsidR="00106A3B">
        <w:rPr>
          <w:rStyle w:val="CommentReference"/>
        </w:rPr>
        <w:commentReference w:id="21"/>
      </w:r>
      <w:r w:rsidR="000B7E8D">
        <w:rPr>
          <w:sz w:val="24"/>
        </w:rPr>
        <w:t>)</w:t>
      </w:r>
      <w:r w:rsidR="0088772B">
        <w:rPr>
          <w:sz w:val="24"/>
        </w:rPr>
        <w:t xml:space="preserve"> of channel discharge</w:t>
      </w:r>
      <w:r w:rsidR="000B7E8D">
        <w:rPr>
          <w:sz w:val="24"/>
        </w:rPr>
        <w:t xml:space="preserve"> and geometry </w:t>
      </w:r>
      <w:r w:rsidR="0088772B">
        <w:rPr>
          <w:sz w:val="24"/>
        </w:rPr>
        <w:t>with</w:t>
      </w:r>
      <w:r w:rsidR="00817C77">
        <w:rPr>
          <w:sz w:val="24"/>
        </w:rPr>
        <w:t xml:space="preserve"> the </w:t>
      </w:r>
      <w:commentRangeStart w:id="22"/>
      <w:r w:rsidR="0010049F">
        <w:rPr>
          <w:sz w:val="24"/>
        </w:rPr>
        <w:t>NHD</w:t>
      </w:r>
      <w:commentRangeEnd w:id="22"/>
      <w:r w:rsidR="00106A3B">
        <w:rPr>
          <w:rStyle w:val="CommentReference"/>
        </w:rPr>
        <w:commentReference w:id="22"/>
      </w:r>
      <w:r w:rsidR="0010049F">
        <w:rPr>
          <w:sz w:val="24"/>
        </w:rPr>
        <w:t xml:space="preserve"> and filters</w:t>
      </w:r>
      <w:r w:rsidR="0088772B">
        <w:rPr>
          <w:sz w:val="24"/>
        </w:rPr>
        <w:t xml:space="preserve"> </w:t>
      </w:r>
      <w:r w:rsidR="0010049F">
        <w:rPr>
          <w:sz w:val="24"/>
        </w:rPr>
        <w:t>the data to include only those rivers that have at least</w:t>
      </w:r>
      <w:r w:rsidR="0088772B">
        <w:rPr>
          <w:sz w:val="24"/>
        </w:rPr>
        <w:t xml:space="preserve"> six </w:t>
      </w:r>
      <w:r w:rsidR="0010049F">
        <w:rPr>
          <w:sz w:val="24"/>
        </w:rPr>
        <w:t>stations of 20 measurements each to</w:t>
      </w:r>
      <w:r w:rsidR="0088772B">
        <w:rPr>
          <w:sz w:val="24"/>
        </w:rPr>
        <w:t xml:space="preserve"> </w:t>
      </w:r>
      <w:r w:rsidR="0010049F">
        <w:rPr>
          <w:sz w:val="24"/>
        </w:rPr>
        <w:t>derive</w:t>
      </w:r>
      <w:r w:rsidR="0088772B">
        <w:rPr>
          <w:sz w:val="24"/>
        </w:rPr>
        <w:t xml:space="preserve"> that river’s AMHG.</w:t>
      </w:r>
      <w:r w:rsidR="00D269E6">
        <w:rPr>
          <w:sz w:val="24"/>
        </w:rPr>
        <w:t xml:space="preserve"> </w:t>
      </w:r>
      <w:r w:rsidR="0010049F">
        <w:rPr>
          <w:sz w:val="24"/>
        </w:rPr>
        <w:t>Brinkerhoff et al.</w:t>
      </w:r>
      <w:r w:rsidR="00AC3783">
        <w:rPr>
          <w:sz w:val="24"/>
        </w:rPr>
        <w:t xml:space="preserve"> (2019)</w:t>
      </w:r>
      <w:r w:rsidR="0010049F">
        <w:rPr>
          <w:sz w:val="24"/>
        </w:rPr>
        <w:t>’s dataset ultimately</w:t>
      </w:r>
      <w:r w:rsidR="00817C77">
        <w:rPr>
          <w:sz w:val="24"/>
        </w:rPr>
        <w:t xml:space="preserve"> contains 730,072 unique measurements</w:t>
      </w:r>
      <w:r>
        <w:rPr>
          <w:sz w:val="24"/>
        </w:rPr>
        <w:t xml:space="preserve"> of hydraulics.</w:t>
      </w:r>
      <w:r w:rsidR="00D269E6">
        <w:rPr>
          <w:sz w:val="24"/>
        </w:rPr>
        <w:t xml:space="preserve"> </w:t>
      </w:r>
      <w:r>
        <w:rPr>
          <w:sz w:val="24"/>
        </w:rPr>
        <w:t>For th</w:t>
      </w:r>
      <w:ins w:id="23" w:author="Colin Gleason" w:date="2020-04-27T10:35:00Z">
        <w:r w:rsidR="00106A3B">
          <w:rPr>
            <w:sz w:val="24"/>
          </w:rPr>
          <w:t>e present</w:t>
        </w:r>
      </w:ins>
      <w:del w:id="24" w:author="Colin Gleason" w:date="2020-04-27T10:35:00Z">
        <w:r w:rsidDel="00106A3B">
          <w:rPr>
            <w:sz w:val="24"/>
          </w:rPr>
          <w:delText>is</w:delText>
        </w:r>
      </w:del>
      <w:r>
        <w:rPr>
          <w:sz w:val="24"/>
        </w:rPr>
        <w:t xml:space="preserve"> study, we</w:t>
      </w:r>
      <w:r w:rsidR="0010049F">
        <w:rPr>
          <w:sz w:val="24"/>
        </w:rPr>
        <w:t xml:space="preserve"> further</w:t>
      </w:r>
      <w:r>
        <w:rPr>
          <w:sz w:val="24"/>
        </w:rPr>
        <w:t xml:space="preserve"> </w:t>
      </w:r>
      <w:r w:rsidR="00817C77">
        <w:rPr>
          <w:sz w:val="24"/>
        </w:rPr>
        <w:t>filtered</w:t>
      </w:r>
      <w:r w:rsidR="0010049F">
        <w:rPr>
          <w:sz w:val="24"/>
        </w:rPr>
        <w:t xml:space="preserve"> their data to exclude</w:t>
      </w:r>
      <w:r w:rsidR="00817C77">
        <w:rPr>
          <w:sz w:val="24"/>
        </w:rPr>
        <w:t xml:space="preserve"> out impossible measurements (i.e. </w:t>
      </w:r>
      <w:r w:rsidR="00817C77">
        <w:rPr>
          <w:i/>
          <w:sz w:val="24"/>
        </w:rPr>
        <w:t xml:space="preserve">Q </w:t>
      </w:r>
      <w:r w:rsidR="00817C77">
        <w:rPr>
          <w:sz w:val="24"/>
        </w:rPr>
        <w:t>&lt; 0) and measurements identified by the USGS as ‘poor’</w:t>
      </w:r>
      <w:r>
        <w:rPr>
          <w:sz w:val="24"/>
          <w:szCs w:val="24"/>
        </w:rPr>
        <w:t>, yielding</w:t>
      </w:r>
      <w:r w:rsidR="00185E3F">
        <w:rPr>
          <w:sz w:val="24"/>
          <w:szCs w:val="24"/>
        </w:rPr>
        <w:t xml:space="preserve"> </w:t>
      </w:r>
      <w:r w:rsidR="00817C77">
        <w:rPr>
          <w:sz w:val="24"/>
          <w:szCs w:val="24"/>
        </w:rPr>
        <w:t>372,109 unique</w:t>
      </w:r>
      <w:r>
        <w:rPr>
          <w:sz w:val="24"/>
          <w:szCs w:val="24"/>
        </w:rPr>
        <w:t xml:space="preserve"> </w:t>
      </w:r>
      <w:r w:rsidRPr="00362313">
        <w:rPr>
          <w:i/>
          <w:iCs/>
          <w:sz w:val="24"/>
          <w:szCs w:val="24"/>
        </w:rPr>
        <w:t>in</w:t>
      </w:r>
      <w:r w:rsidR="00362313" w:rsidRPr="00362313">
        <w:rPr>
          <w:i/>
          <w:iCs/>
          <w:sz w:val="24"/>
          <w:szCs w:val="24"/>
        </w:rPr>
        <w:t xml:space="preserve"> </w:t>
      </w:r>
      <w:r w:rsidRPr="00362313">
        <w:rPr>
          <w:i/>
          <w:iCs/>
          <w:sz w:val="24"/>
          <w:szCs w:val="24"/>
        </w:rPr>
        <w:t>situ</w:t>
      </w:r>
      <w:r>
        <w:rPr>
          <w:sz w:val="24"/>
          <w:szCs w:val="24"/>
        </w:rPr>
        <w:t xml:space="preserve"> hydraulic</w:t>
      </w:r>
      <w:r w:rsidR="00817C77">
        <w:rPr>
          <w:sz w:val="24"/>
          <w:szCs w:val="24"/>
        </w:rPr>
        <w:t xml:space="preserve"> measurements </w:t>
      </w:r>
      <w:r w:rsidR="003E14F4">
        <w:rPr>
          <w:sz w:val="24"/>
          <w:szCs w:val="24"/>
        </w:rPr>
        <w:t>at 1,409 cross-sections in</w:t>
      </w:r>
      <w:r w:rsidR="00817C77">
        <w:rPr>
          <w:sz w:val="24"/>
          <w:szCs w:val="24"/>
        </w:rPr>
        <w:t xml:space="preserve"> 190 rivers in the continental United States</w:t>
      </w:r>
      <w:r w:rsidR="00136BCE">
        <w:rPr>
          <w:sz w:val="24"/>
          <w:szCs w:val="24"/>
        </w:rPr>
        <w:t xml:space="preserve"> (Figure S1)</w:t>
      </w:r>
      <w:r w:rsidR="003E14F4">
        <w:rPr>
          <w:sz w:val="24"/>
          <w:szCs w:val="24"/>
        </w:rPr>
        <w:t xml:space="preserve">. </w:t>
      </w:r>
      <w:r w:rsidR="0010049F">
        <w:rPr>
          <w:sz w:val="24"/>
        </w:rPr>
        <w:t xml:space="preserve">We </w:t>
      </w:r>
      <w:r>
        <w:rPr>
          <w:sz w:val="24"/>
        </w:rPr>
        <w:t xml:space="preserve">added to these data by </w:t>
      </w:r>
      <w:r w:rsidR="00817C77">
        <w:rPr>
          <w:sz w:val="24"/>
        </w:rPr>
        <w:t>calculat</w:t>
      </w:r>
      <w:r>
        <w:rPr>
          <w:sz w:val="24"/>
        </w:rPr>
        <w:t>ing</w:t>
      </w:r>
      <w:r w:rsidR="00817C77">
        <w:rPr>
          <w:sz w:val="24"/>
        </w:rPr>
        <w:t xml:space="preserve"> river and landscape geomorphic variables</w:t>
      </w:r>
      <w:r w:rsidR="0010049F">
        <w:rPr>
          <w:sz w:val="24"/>
        </w:rPr>
        <w:t xml:space="preserve"> from the NHD </w:t>
      </w:r>
      <w:r w:rsidR="00817C77">
        <w:rPr>
          <w:sz w:val="24"/>
        </w:rPr>
        <w:t>for each observation in the training da</w:t>
      </w:r>
      <w:r w:rsidR="0010049F">
        <w:rPr>
          <w:sz w:val="24"/>
        </w:rPr>
        <w:t>ta</w:t>
      </w:r>
      <w:r w:rsidR="005A6F29">
        <w:rPr>
          <w:sz w:val="24"/>
        </w:rPr>
        <w:t>.</w:t>
      </w:r>
      <w:r w:rsidR="002927DF">
        <w:rPr>
          <w:sz w:val="24"/>
          <w:szCs w:val="24"/>
        </w:rPr>
        <w:t xml:space="preserve"> </w:t>
      </w:r>
      <w:r w:rsidR="005A6F29">
        <w:rPr>
          <w:sz w:val="24"/>
          <w:szCs w:val="24"/>
        </w:rPr>
        <w:t xml:space="preserve">We then </w:t>
      </w:r>
      <w:r w:rsidR="002927DF">
        <w:rPr>
          <w:sz w:val="24"/>
          <w:szCs w:val="24"/>
        </w:rPr>
        <w:t>reduced this dataset to ‘representative hydraulics’ for each cross-section</w:t>
      </w:r>
      <w:r w:rsidR="005A6F29">
        <w:rPr>
          <w:sz w:val="24"/>
          <w:szCs w:val="24"/>
        </w:rPr>
        <w:t xml:space="preserve"> such that they did not vary with river stage</w:t>
      </w:r>
      <w:r w:rsidR="002927DF">
        <w:rPr>
          <w:sz w:val="24"/>
          <w:szCs w:val="24"/>
        </w:rPr>
        <w:t xml:space="preserve">. </w:t>
      </w:r>
      <w:r w:rsidR="00467130">
        <w:rPr>
          <w:sz w:val="24"/>
          <w:szCs w:val="24"/>
        </w:rPr>
        <w:t>These v</w:t>
      </w:r>
      <w:r w:rsidR="002927DF">
        <w:rPr>
          <w:sz w:val="24"/>
          <w:szCs w:val="24"/>
        </w:rPr>
        <w:t xml:space="preserve">ariables were </w:t>
      </w:r>
      <w:del w:id="25" w:author="Colin Gleason" w:date="2020-04-27T10:36:00Z">
        <w:r w:rsidR="002927DF" w:rsidDel="00106A3B">
          <w:rPr>
            <w:sz w:val="24"/>
            <w:szCs w:val="24"/>
          </w:rPr>
          <w:delText xml:space="preserve">represented </w:delText>
        </w:r>
      </w:del>
      <w:ins w:id="26" w:author="Colin Gleason" w:date="2020-04-27T10:36:00Z">
        <w:r w:rsidR="00106A3B">
          <w:rPr>
            <w:sz w:val="24"/>
            <w:szCs w:val="24"/>
          </w:rPr>
          <w:t>calculated via taking</w:t>
        </w:r>
      </w:ins>
      <w:del w:id="27" w:author="Colin Gleason" w:date="2020-04-27T10:36:00Z">
        <w:r w:rsidR="002927DF" w:rsidDel="00106A3B">
          <w:rPr>
            <w:sz w:val="24"/>
            <w:szCs w:val="24"/>
          </w:rPr>
          <w:delText>using</w:delText>
        </w:r>
      </w:del>
      <w:r w:rsidR="002927DF">
        <w:rPr>
          <w:sz w:val="24"/>
          <w:szCs w:val="24"/>
        </w:rPr>
        <w:t xml:space="preserve"> </w:t>
      </w:r>
      <w:r w:rsidR="005D5D68">
        <w:rPr>
          <w:sz w:val="24"/>
          <w:szCs w:val="24"/>
        </w:rPr>
        <w:t xml:space="preserve">the </w:t>
      </w:r>
      <w:r w:rsidR="002927DF">
        <w:rPr>
          <w:sz w:val="24"/>
          <w:szCs w:val="24"/>
        </w:rPr>
        <w:t xml:space="preserve">median </w:t>
      </w:r>
      <w:r w:rsidR="005D5D68">
        <w:rPr>
          <w:sz w:val="24"/>
          <w:szCs w:val="24"/>
        </w:rPr>
        <w:t xml:space="preserve">and sample variance of the </w:t>
      </w:r>
      <w:r w:rsidR="002927DF">
        <w:rPr>
          <w:sz w:val="24"/>
          <w:szCs w:val="24"/>
        </w:rPr>
        <w:t xml:space="preserve">observed values </w:t>
      </w:r>
      <w:r w:rsidR="005D5D68">
        <w:rPr>
          <w:sz w:val="24"/>
          <w:szCs w:val="24"/>
        </w:rPr>
        <w:t>at</w:t>
      </w:r>
      <w:r w:rsidR="002927DF">
        <w:rPr>
          <w:sz w:val="24"/>
          <w:szCs w:val="24"/>
        </w:rPr>
        <w:t xml:space="preserve"> each cross-section.</w:t>
      </w:r>
      <w:r w:rsidR="001C31C9">
        <w:rPr>
          <w:sz w:val="24"/>
          <w:szCs w:val="24"/>
        </w:rPr>
        <w:t xml:space="preserve"> </w:t>
      </w:r>
      <w:r w:rsidR="002927DF">
        <w:rPr>
          <w:sz w:val="24"/>
          <w:szCs w:val="24"/>
        </w:rPr>
        <w:t xml:space="preserve">This amounted to </w:t>
      </w:r>
      <w:r w:rsidR="00136BCE">
        <w:rPr>
          <w:sz w:val="24"/>
          <w:szCs w:val="24"/>
        </w:rPr>
        <w:t>the</w:t>
      </w:r>
      <w:r w:rsidR="002927DF">
        <w:rPr>
          <w:sz w:val="24"/>
          <w:szCs w:val="24"/>
        </w:rPr>
        <w:t xml:space="preserve"> 24 features in Table 1, which </w:t>
      </w:r>
      <w:del w:id="28" w:author="Colin Gleason" w:date="2020-04-27T10:36:00Z">
        <w:r w:rsidR="002927DF" w:rsidDel="00106A3B">
          <w:rPr>
            <w:sz w:val="24"/>
            <w:szCs w:val="24"/>
          </w:rPr>
          <w:delText>gives</w:delText>
        </w:r>
        <w:r w:rsidR="0010049F" w:rsidDel="00106A3B">
          <w:rPr>
            <w:sz w:val="24"/>
          </w:rPr>
          <w:delText xml:space="preserve"> </w:delText>
        </w:r>
      </w:del>
      <w:ins w:id="29" w:author="Colin Gleason" w:date="2020-04-27T10:36:00Z">
        <w:r w:rsidR="00106A3B">
          <w:rPr>
            <w:sz w:val="24"/>
            <w:szCs w:val="24"/>
          </w:rPr>
          <w:t>were</w:t>
        </w:r>
        <w:r w:rsidR="00106A3B">
          <w:rPr>
            <w:sz w:val="24"/>
          </w:rPr>
          <w:t xml:space="preserve"> </w:t>
        </w:r>
      </w:ins>
      <w:r w:rsidR="0010049F">
        <w:rPr>
          <w:sz w:val="24"/>
        </w:rPr>
        <w:t>the variables available to our ultimate training dataset used to differentiate rivers.</w:t>
      </w:r>
    </w:p>
    <w:p w14:paraId="5F4F560B" w14:textId="045E6E76" w:rsidR="00817C77" w:rsidRPr="00FE2986" w:rsidRDefault="00817C77" w:rsidP="00817C77">
      <w:pPr>
        <w:pStyle w:val="Caption"/>
        <w:keepNext/>
        <w:rPr>
          <w:i w:val="0"/>
          <w:color w:val="auto"/>
          <w:sz w:val="20"/>
        </w:rPr>
      </w:pPr>
      <w:r w:rsidRPr="00FE2986">
        <w:rPr>
          <w:b/>
          <w:i w:val="0"/>
          <w:color w:val="auto"/>
          <w:sz w:val="20"/>
        </w:rPr>
        <w:t xml:space="preserve">Table </w:t>
      </w:r>
      <w:r>
        <w:rPr>
          <w:b/>
          <w:i w:val="0"/>
          <w:color w:val="auto"/>
          <w:sz w:val="20"/>
        </w:rPr>
        <w:t>1.</w:t>
      </w:r>
      <w:r w:rsidRPr="00FE2986">
        <w:rPr>
          <w:color w:val="auto"/>
          <w:sz w:val="20"/>
        </w:rPr>
        <w:t xml:space="preserve"> </w:t>
      </w:r>
      <w:r>
        <w:rPr>
          <w:i w:val="0"/>
          <w:color w:val="auto"/>
          <w:sz w:val="20"/>
        </w:rPr>
        <w:t>The</w:t>
      </w:r>
      <w:r w:rsidRPr="00FE2986">
        <w:rPr>
          <w:i w:val="0"/>
          <w:color w:val="auto"/>
          <w:sz w:val="20"/>
        </w:rPr>
        <w:t xml:space="preserve"> </w:t>
      </w:r>
      <w:r w:rsidR="00710CA1">
        <w:rPr>
          <w:i w:val="0"/>
          <w:color w:val="auto"/>
          <w:sz w:val="20"/>
        </w:rPr>
        <w:t>24</w:t>
      </w:r>
      <w:r w:rsidRPr="00FE2986">
        <w:rPr>
          <w:i w:val="0"/>
          <w:color w:val="auto"/>
          <w:sz w:val="20"/>
        </w:rPr>
        <w:t xml:space="preserve"> geomorphic variables used to </w:t>
      </w:r>
      <w:r>
        <w:rPr>
          <w:i w:val="0"/>
          <w:color w:val="auto"/>
          <w:sz w:val="20"/>
        </w:rPr>
        <w:t>define river types in this study</w:t>
      </w:r>
      <w:r w:rsidR="007E703E">
        <w:rPr>
          <w:i w:val="0"/>
          <w:color w:val="auto"/>
          <w:sz w:val="20"/>
        </w:rPr>
        <w:t>.</w:t>
      </w:r>
    </w:p>
    <w:tbl>
      <w:tblPr>
        <w:tblW w:w="9330" w:type="dxa"/>
        <w:tblLook w:val="04A0" w:firstRow="1" w:lastRow="0" w:firstColumn="1" w:lastColumn="0" w:noHBand="0" w:noVBand="1"/>
      </w:tblPr>
      <w:tblGrid>
        <w:gridCol w:w="4388"/>
        <w:gridCol w:w="1067"/>
        <w:gridCol w:w="2519"/>
        <w:gridCol w:w="1356"/>
      </w:tblGrid>
      <w:tr w:rsidR="00D937FE" w:rsidRPr="00D937FE" w14:paraId="5E92FF47" w14:textId="77777777" w:rsidTr="009251B0">
        <w:trPr>
          <w:trHeight w:val="306"/>
        </w:trPr>
        <w:tc>
          <w:tcPr>
            <w:tcW w:w="4388"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436ADFA9" w14:textId="77777777" w:rsidR="00D937FE" w:rsidRPr="00106A3B" w:rsidRDefault="00D937FE" w:rsidP="00D937FE">
            <w:pPr>
              <w:rPr>
                <w:rFonts w:eastAsia="Times New Roman"/>
                <w:b/>
                <w:bCs/>
                <w:color w:val="000000"/>
              </w:rPr>
            </w:pPr>
            <w:bookmarkStart w:id="30" w:name="_Hlk37664542"/>
            <w:r w:rsidRPr="00106A3B">
              <w:rPr>
                <w:rFonts w:eastAsia="Times New Roman"/>
                <w:b/>
                <w:bCs/>
                <w:color w:val="000000"/>
              </w:rPr>
              <w:t>Parameter</w:t>
            </w:r>
          </w:p>
        </w:tc>
        <w:tc>
          <w:tcPr>
            <w:tcW w:w="1067" w:type="dxa"/>
            <w:tcBorders>
              <w:top w:val="double" w:sz="4" w:space="0" w:color="auto"/>
              <w:left w:val="nil"/>
              <w:bottom w:val="double" w:sz="4" w:space="0" w:color="auto"/>
              <w:right w:val="single" w:sz="4" w:space="0" w:color="auto"/>
            </w:tcBorders>
            <w:shd w:val="clear" w:color="auto" w:fill="auto"/>
            <w:vAlign w:val="center"/>
            <w:hideMark/>
          </w:tcPr>
          <w:p w14:paraId="76133134" w14:textId="77777777" w:rsidR="00D937FE" w:rsidRPr="00106A3B" w:rsidRDefault="00D937FE" w:rsidP="00D937FE">
            <w:pPr>
              <w:rPr>
                <w:rFonts w:eastAsia="Times New Roman"/>
                <w:b/>
                <w:bCs/>
                <w:color w:val="000000"/>
              </w:rPr>
            </w:pPr>
            <w:r w:rsidRPr="00106A3B">
              <w:rPr>
                <w:rFonts w:eastAsia="Times New Roman"/>
                <w:b/>
                <w:bCs/>
                <w:color w:val="000000"/>
              </w:rPr>
              <w:t>Symbol</w:t>
            </w:r>
          </w:p>
        </w:tc>
        <w:tc>
          <w:tcPr>
            <w:tcW w:w="2519" w:type="dxa"/>
            <w:tcBorders>
              <w:top w:val="double" w:sz="4" w:space="0" w:color="auto"/>
              <w:left w:val="nil"/>
              <w:bottom w:val="double" w:sz="4" w:space="0" w:color="auto"/>
              <w:right w:val="single" w:sz="4" w:space="0" w:color="auto"/>
            </w:tcBorders>
            <w:shd w:val="clear" w:color="auto" w:fill="auto"/>
            <w:vAlign w:val="center"/>
            <w:hideMark/>
          </w:tcPr>
          <w:p w14:paraId="59539DC9" w14:textId="77777777" w:rsidR="00D937FE" w:rsidRPr="00106A3B" w:rsidRDefault="00D937FE" w:rsidP="00D937FE">
            <w:pPr>
              <w:rPr>
                <w:rFonts w:eastAsia="Times New Roman"/>
                <w:b/>
                <w:bCs/>
                <w:color w:val="000000"/>
              </w:rPr>
            </w:pPr>
            <w:r w:rsidRPr="00106A3B">
              <w:rPr>
                <w:rFonts w:eastAsia="Times New Roman"/>
                <w:b/>
                <w:bCs/>
                <w:color w:val="000000"/>
              </w:rPr>
              <w:t>Description</w:t>
            </w:r>
          </w:p>
        </w:tc>
        <w:tc>
          <w:tcPr>
            <w:tcW w:w="1356" w:type="dxa"/>
            <w:tcBorders>
              <w:top w:val="double" w:sz="4" w:space="0" w:color="auto"/>
              <w:left w:val="nil"/>
              <w:bottom w:val="double" w:sz="4" w:space="0" w:color="auto"/>
              <w:right w:val="double" w:sz="4" w:space="0" w:color="auto"/>
            </w:tcBorders>
            <w:shd w:val="clear" w:color="auto" w:fill="auto"/>
            <w:vAlign w:val="center"/>
            <w:hideMark/>
          </w:tcPr>
          <w:p w14:paraId="77D918A2" w14:textId="77777777" w:rsidR="00D937FE" w:rsidRPr="00106A3B" w:rsidRDefault="00D937FE" w:rsidP="00D937FE">
            <w:pPr>
              <w:rPr>
                <w:rFonts w:eastAsia="Times New Roman"/>
                <w:b/>
                <w:bCs/>
                <w:color w:val="000000"/>
              </w:rPr>
            </w:pPr>
            <w:r w:rsidRPr="00106A3B">
              <w:rPr>
                <w:rFonts w:eastAsia="Times New Roman"/>
                <w:b/>
                <w:bCs/>
                <w:color w:val="000000"/>
              </w:rPr>
              <w:t>Source</w:t>
            </w:r>
          </w:p>
        </w:tc>
      </w:tr>
      <w:tr w:rsidR="00D937FE" w:rsidRPr="00D937FE" w14:paraId="2EBBB44C" w14:textId="77777777" w:rsidTr="009251B0">
        <w:trPr>
          <w:trHeight w:val="291"/>
        </w:trPr>
        <w:tc>
          <w:tcPr>
            <w:tcW w:w="4388" w:type="dxa"/>
            <w:tcBorders>
              <w:top w:val="double" w:sz="4" w:space="0" w:color="auto"/>
              <w:left w:val="double" w:sz="4" w:space="0" w:color="auto"/>
              <w:bottom w:val="single" w:sz="4" w:space="0" w:color="auto"/>
              <w:right w:val="single" w:sz="4" w:space="0" w:color="auto"/>
            </w:tcBorders>
            <w:shd w:val="clear" w:color="auto" w:fill="auto"/>
            <w:vAlign w:val="center"/>
            <w:hideMark/>
          </w:tcPr>
          <w:p w14:paraId="48582D85" w14:textId="3FE12259" w:rsidR="00D937FE" w:rsidRPr="00106A3B" w:rsidRDefault="00D722EB" w:rsidP="005111F1">
            <w:pPr>
              <w:rPr>
                <w:rFonts w:eastAsia="Times New Roman"/>
                <w:color w:val="000000"/>
              </w:rPr>
            </w:pPr>
            <w:r w:rsidRPr="00106A3B">
              <w:rPr>
                <w:rFonts w:eastAsia="Times New Roman"/>
                <w:color w:val="000000"/>
              </w:rPr>
              <w:t xml:space="preserve">Median </w:t>
            </w:r>
            <w:r w:rsidR="00D937FE" w:rsidRPr="00106A3B">
              <w:rPr>
                <w:rFonts w:eastAsia="Times New Roman"/>
                <w:color w:val="000000"/>
              </w:rPr>
              <w:t>Channel Width</w:t>
            </w:r>
          </w:p>
        </w:tc>
        <w:tc>
          <w:tcPr>
            <w:tcW w:w="1067" w:type="dxa"/>
            <w:tcBorders>
              <w:top w:val="double" w:sz="4" w:space="0" w:color="auto"/>
              <w:left w:val="nil"/>
              <w:bottom w:val="single" w:sz="4" w:space="0" w:color="auto"/>
              <w:right w:val="single" w:sz="4" w:space="0" w:color="auto"/>
            </w:tcBorders>
            <w:shd w:val="clear" w:color="auto" w:fill="auto"/>
            <w:vAlign w:val="center"/>
            <w:hideMark/>
          </w:tcPr>
          <w:p w14:paraId="79D72247" w14:textId="77777777" w:rsidR="00D937FE" w:rsidRPr="00106A3B" w:rsidRDefault="00D937FE" w:rsidP="0013524E">
            <w:pPr>
              <w:jc w:val="center"/>
              <w:rPr>
                <w:rFonts w:eastAsia="Times New Roman"/>
                <w:color w:val="000000"/>
              </w:rPr>
            </w:pPr>
            <w:r w:rsidRPr="00106A3B">
              <w:rPr>
                <w:rFonts w:eastAsia="Times New Roman"/>
                <w:color w:val="000000"/>
              </w:rPr>
              <w:t>W</w:t>
            </w:r>
          </w:p>
        </w:tc>
        <w:tc>
          <w:tcPr>
            <w:tcW w:w="2519" w:type="dxa"/>
            <w:tcBorders>
              <w:top w:val="double" w:sz="4" w:space="0" w:color="auto"/>
              <w:left w:val="nil"/>
              <w:bottom w:val="single" w:sz="4" w:space="0" w:color="auto"/>
              <w:right w:val="single" w:sz="4" w:space="0" w:color="auto"/>
            </w:tcBorders>
            <w:shd w:val="clear" w:color="auto" w:fill="auto"/>
            <w:noWrap/>
            <w:vAlign w:val="bottom"/>
            <w:hideMark/>
          </w:tcPr>
          <w:p w14:paraId="4D4AEB43" w14:textId="77777777" w:rsidR="00D937FE" w:rsidRPr="00106A3B" w:rsidRDefault="00D937FE" w:rsidP="00D937FE">
            <w:pPr>
              <w:rPr>
                <w:rFonts w:eastAsia="Times New Roman"/>
                <w:color w:val="000000"/>
              </w:rPr>
            </w:pPr>
            <w:r w:rsidRPr="00106A3B">
              <w:rPr>
                <w:rFonts w:eastAsia="Times New Roman"/>
                <w:color w:val="000000"/>
              </w:rPr>
              <w:t>Observed channel width</w:t>
            </w:r>
          </w:p>
        </w:tc>
        <w:tc>
          <w:tcPr>
            <w:tcW w:w="1356" w:type="dxa"/>
            <w:tcBorders>
              <w:top w:val="double" w:sz="4" w:space="0" w:color="auto"/>
              <w:left w:val="nil"/>
              <w:bottom w:val="single" w:sz="4" w:space="0" w:color="auto"/>
              <w:right w:val="double" w:sz="4" w:space="0" w:color="auto"/>
            </w:tcBorders>
            <w:shd w:val="clear" w:color="auto" w:fill="auto"/>
            <w:noWrap/>
            <w:vAlign w:val="bottom"/>
            <w:hideMark/>
          </w:tcPr>
          <w:p w14:paraId="4E3051B7" w14:textId="77777777" w:rsidR="00D937FE" w:rsidRPr="00106A3B" w:rsidRDefault="00D937FE" w:rsidP="00D937FE">
            <w:pPr>
              <w:rPr>
                <w:rFonts w:eastAsia="Times New Roman"/>
                <w:color w:val="000000"/>
              </w:rPr>
            </w:pPr>
            <w:r w:rsidRPr="00106A3B">
              <w:rPr>
                <w:rFonts w:eastAsia="Times New Roman"/>
                <w:color w:val="000000"/>
              </w:rPr>
              <w:t>measured- NWIS*</w:t>
            </w:r>
          </w:p>
        </w:tc>
      </w:tr>
      <w:tr w:rsidR="00D937FE" w:rsidRPr="00D937FE" w14:paraId="364B697C" w14:textId="77777777" w:rsidTr="009251B0">
        <w:trPr>
          <w:trHeight w:val="364"/>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720080C7" w14:textId="1750BCF8" w:rsidR="00D937FE" w:rsidRPr="00106A3B" w:rsidRDefault="00D722EB" w:rsidP="005111F1">
            <w:pPr>
              <w:rPr>
                <w:rFonts w:eastAsia="Times New Roman"/>
                <w:color w:val="000000"/>
              </w:rPr>
            </w:pPr>
            <w:r w:rsidRPr="00106A3B">
              <w:rPr>
                <w:rFonts w:eastAsia="Times New Roman"/>
                <w:color w:val="000000"/>
              </w:rPr>
              <w:t xml:space="preserve">Median </w:t>
            </w:r>
            <w:r w:rsidR="00D937FE" w:rsidRPr="00106A3B">
              <w:rPr>
                <w:rFonts w:eastAsia="Times New Roman"/>
                <w:color w:val="000000"/>
              </w:rPr>
              <w:t>Channel Velocity</w:t>
            </w:r>
          </w:p>
        </w:tc>
        <w:tc>
          <w:tcPr>
            <w:tcW w:w="1067" w:type="dxa"/>
            <w:tcBorders>
              <w:top w:val="nil"/>
              <w:left w:val="nil"/>
              <w:bottom w:val="single" w:sz="4" w:space="0" w:color="auto"/>
              <w:right w:val="single" w:sz="4" w:space="0" w:color="auto"/>
            </w:tcBorders>
            <w:shd w:val="clear" w:color="auto" w:fill="auto"/>
            <w:vAlign w:val="center"/>
            <w:hideMark/>
          </w:tcPr>
          <w:p w14:paraId="185942D7" w14:textId="77777777" w:rsidR="00D937FE" w:rsidRPr="00106A3B" w:rsidRDefault="00D937FE" w:rsidP="0013524E">
            <w:pPr>
              <w:jc w:val="center"/>
              <w:rPr>
                <w:rFonts w:eastAsia="Times New Roman"/>
                <w:color w:val="000000"/>
              </w:rPr>
            </w:pPr>
            <w:r w:rsidRPr="00106A3B">
              <w:rPr>
                <w:rFonts w:eastAsia="Times New Roman"/>
                <w:color w:val="000000"/>
              </w:rPr>
              <w:t>V</w:t>
            </w:r>
          </w:p>
        </w:tc>
        <w:tc>
          <w:tcPr>
            <w:tcW w:w="2519" w:type="dxa"/>
            <w:tcBorders>
              <w:top w:val="nil"/>
              <w:left w:val="nil"/>
              <w:bottom w:val="single" w:sz="4" w:space="0" w:color="auto"/>
              <w:right w:val="single" w:sz="4" w:space="0" w:color="auto"/>
            </w:tcBorders>
            <w:shd w:val="clear" w:color="auto" w:fill="auto"/>
            <w:noWrap/>
            <w:vAlign w:val="bottom"/>
            <w:hideMark/>
          </w:tcPr>
          <w:p w14:paraId="3365DEFD" w14:textId="77777777" w:rsidR="00D937FE" w:rsidRPr="00106A3B" w:rsidRDefault="00D937FE" w:rsidP="00D937FE">
            <w:pPr>
              <w:rPr>
                <w:rFonts w:eastAsia="Times New Roman"/>
                <w:color w:val="000000"/>
              </w:rPr>
            </w:pPr>
            <w:r w:rsidRPr="00106A3B">
              <w:rPr>
                <w:rFonts w:eastAsia="Times New Roman"/>
                <w:color w:val="000000"/>
              </w:rPr>
              <w:t>Observed mean channel velocity</w:t>
            </w:r>
          </w:p>
        </w:tc>
        <w:tc>
          <w:tcPr>
            <w:tcW w:w="1356" w:type="dxa"/>
            <w:tcBorders>
              <w:top w:val="nil"/>
              <w:left w:val="nil"/>
              <w:bottom w:val="single" w:sz="4" w:space="0" w:color="auto"/>
              <w:right w:val="double" w:sz="4" w:space="0" w:color="auto"/>
            </w:tcBorders>
            <w:shd w:val="clear" w:color="auto" w:fill="auto"/>
            <w:noWrap/>
            <w:vAlign w:val="bottom"/>
            <w:hideMark/>
          </w:tcPr>
          <w:p w14:paraId="6628622E" w14:textId="0C4BB43A" w:rsidR="00D937FE" w:rsidRPr="00106A3B" w:rsidRDefault="00D937FE" w:rsidP="00D937FE">
            <w:pPr>
              <w:rPr>
                <w:rFonts w:eastAsia="Times New Roman"/>
                <w:color w:val="000000"/>
              </w:rPr>
            </w:pPr>
            <w:r w:rsidRPr="00106A3B">
              <w:rPr>
                <w:rFonts w:eastAsia="Times New Roman"/>
                <w:color w:val="000000"/>
              </w:rPr>
              <w:t>measured- NWIS</w:t>
            </w:r>
            <w:r w:rsidR="00975A80" w:rsidRPr="00106A3B">
              <w:rPr>
                <w:rFonts w:eastAsia="Times New Roman"/>
                <w:color w:val="000000"/>
              </w:rPr>
              <w:t>*</w:t>
            </w:r>
          </w:p>
        </w:tc>
      </w:tr>
      <w:tr w:rsidR="00D937FE" w:rsidRPr="00D937FE" w14:paraId="5D418C65"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061A8DAC" w14:textId="7E6C10C0" w:rsidR="00D937FE" w:rsidRPr="00106A3B" w:rsidRDefault="00D722EB" w:rsidP="005111F1">
            <w:pPr>
              <w:rPr>
                <w:rFonts w:eastAsia="Times New Roman"/>
                <w:color w:val="000000"/>
              </w:rPr>
            </w:pPr>
            <w:r w:rsidRPr="00106A3B">
              <w:rPr>
                <w:rFonts w:eastAsia="Times New Roman"/>
                <w:color w:val="000000"/>
              </w:rPr>
              <w:t xml:space="preserve">Median </w:t>
            </w:r>
            <w:r w:rsidR="00D937FE" w:rsidRPr="00106A3B">
              <w:rPr>
                <w:rFonts w:eastAsia="Times New Roman"/>
                <w:color w:val="000000"/>
              </w:rPr>
              <w:t>Channel Depth</w:t>
            </w:r>
          </w:p>
        </w:tc>
        <w:tc>
          <w:tcPr>
            <w:tcW w:w="1067" w:type="dxa"/>
            <w:tcBorders>
              <w:top w:val="nil"/>
              <w:left w:val="nil"/>
              <w:bottom w:val="single" w:sz="4" w:space="0" w:color="auto"/>
              <w:right w:val="single" w:sz="4" w:space="0" w:color="auto"/>
            </w:tcBorders>
            <w:shd w:val="clear" w:color="auto" w:fill="auto"/>
            <w:vAlign w:val="center"/>
            <w:hideMark/>
          </w:tcPr>
          <w:p w14:paraId="43B9A7DF" w14:textId="77777777" w:rsidR="00D937FE" w:rsidRPr="00106A3B" w:rsidRDefault="00D937FE" w:rsidP="0013524E">
            <w:pPr>
              <w:jc w:val="center"/>
              <w:rPr>
                <w:rFonts w:eastAsia="Times New Roman"/>
                <w:color w:val="000000"/>
              </w:rPr>
            </w:pPr>
            <w:r w:rsidRPr="00106A3B">
              <w:rPr>
                <w:rFonts w:eastAsia="Times New Roman"/>
                <w:color w:val="000000"/>
              </w:rPr>
              <w:t>D</w:t>
            </w:r>
          </w:p>
        </w:tc>
        <w:tc>
          <w:tcPr>
            <w:tcW w:w="2519" w:type="dxa"/>
            <w:tcBorders>
              <w:top w:val="nil"/>
              <w:left w:val="nil"/>
              <w:bottom w:val="single" w:sz="4" w:space="0" w:color="auto"/>
              <w:right w:val="single" w:sz="4" w:space="0" w:color="auto"/>
            </w:tcBorders>
            <w:shd w:val="clear" w:color="auto" w:fill="auto"/>
            <w:noWrap/>
            <w:vAlign w:val="bottom"/>
            <w:hideMark/>
          </w:tcPr>
          <w:p w14:paraId="4469EC2E" w14:textId="77777777" w:rsidR="00D937FE" w:rsidRPr="00106A3B" w:rsidRDefault="00D937FE" w:rsidP="00D937FE">
            <w:pPr>
              <w:rPr>
                <w:rFonts w:eastAsia="Times New Roman"/>
                <w:color w:val="000000"/>
              </w:rPr>
            </w:pPr>
            <w:r w:rsidRPr="00106A3B">
              <w:rPr>
                <w:rFonts w:eastAsia="Times New Roman"/>
                <w:color w:val="000000"/>
              </w:rPr>
              <w:t>Observed mean channel depth</w:t>
            </w:r>
          </w:p>
        </w:tc>
        <w:tc>
          <w:tcPr>
            <w:tcW w:w="1356" w:type="dxa"/>
            <w:tcBorders>
              <w:top w:val="nil"/>
              <w:left w:val="nil"/>
              <w:bottom w:val="single" w:sz="4" w:space="0" w:color="auto"/>
              <w:right w:val="double" w:sz="4" w:space="0" w:color="auto"/>
            </w:tcBorders>
            <w:shd w:val="clear" w:color="auto" w:fill="auto"/>
            <w:noWrap/>
            <w:vAlign w:val="bottom"/>
            <w:hideMark/>
          </w:tcPr>
          <w:p w14:paraId="2E967635" w14:textId="4F4DD97B" w:rsidR="00D937FE" w:rsidRPr="00106A3B" w:rsidRDefault="00D937FE" w:rsidP="00D937FE">
            <w:pPr>
              <w:rPr>
                <w:rFonts w:eastAsia="Times New Roman"/>
                <w:color w:val="000000"/>
              </w:rPr>
            </w:pPr>
            <w:r w:rsidRPr="00106A3B">
              <w:rPr>
                <w:rFonts w:eastAsia="Times New Roman"/>
                <w:color w:val="000000"/>
              </w:rPr>
              <w:t>measured- NWIS</w:t>
            </w:r>
            <w:r w:rsidR="00975A80" w:rsidRPr="00106A3B">
              <w:rPr>
                <w:rFonts w:eastAsia="Times New Roman"/>
                <w:color w:val="000000"/>
              </w:rPr>
              <w:t>*</w:t>
            </w:r>
          </w:p>
        </w:tc>
      </w:tr>
      <w:tr w:rsidR="00D722EB" w:rsidRPr="00D937FE" w14:paraId="20A5070F"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36B3E0EC" w14:textId="77777777" w:rsidR="00D722EB" w:rsidRPr="00106A3B" w:rsidRDefault="00D722EB" w:rsidP="005111F1">
            <w:pPr>
              <w:rPr>
                <w:rFonts w:eastAsia="Times New Roman"/>
                <w:color w:val="000000"/>
              </w:rPr>
            </w:pPr>
            <w:r w:rsidRPr="00106A3B">
              <w:rPr>
                <w:rFonts w:eastAsia="Times New Roman"/>
                <w:color w:val="000000"/>
              </w:rPr>
              <w:t>Slope</w:t>
            </w:r>
          </w:p>
        </w:tc>
        <w:tc>
          <w:tcPr>
            <w:tcW w:w="1067" w:type="dxa"/>
            <w:tcBorders>
              <w:top w:val="nil"/>
              <w:left w:val="nil"/>
              <w:bottom w:val="single" w:sz="4" w:space="0" w:color="auto"/>
              <w:right w:val="single" w:sz="4" w:space="0" w:color="auto"/>
            </w:tcBorders>
            <w:shd w:val="clear" w:color="auto" w:fill="auto"/>
            <w:vAlign w:val="center"/>
            <w:hideMark/>
          </w:tcPr>
          <w:p w14:paraId="2DC89C98" w14:textId="77777777" w:rsidR="00D722EB" w:rsidRPr="00106A3B" w:rsidRDefault="00D722EB" w:rsidP="00D722EB">
            <w:pPr>
              <w:jc w:val="center"/>
              <w:rPr>
                <w:rFonts w:eastAsia="Times New Roman"/>
                <w:color w:val="000000"/>
              </w:rPr>
            </w:pPr>
            <w:r w:rsidRPr="00106A3B">
              <w:rPr>
                <w:rFonts w:eastAsia="Times New Roman"/>
                <w:color w:val="000000"/>
              </w:rPr>
              <w:t>S</w:t>
            </w:r>
          </w:p>
        </w:tc>
        <w:tc>
          <w:tcPr>
            <w:tcW w:w="2519" w:type="dxa"/>
            <w:tcBorders>
              <w:top w:val="nil"/>
              <w:left w:val="nil"/>
              <w:bottom w:val="single" w:sz="4" w:space="0" w:color="auto"/>
              <w:right w:val="single" w:sz="4" w:space="0" w:color="auto"/>
            </w:tcBorders>
            <w:shd w:val="clear" w:color="auto" w:fill="auto"/>
            <w:noWrap/>
            <w:vAlign w:val="bottom"/>
            <w:hideMark/>
          </w:tcPr>
          <w:p w14:paraId="042C4B6A" w14:textId="77777777" w:rsidR="00D722EB" w:rsidRPr="00106A3B" w:rsidRDefault="00D722EB" w:rsidP="00D722EB">
            <w:pPr>
              <w:rPr>
                <w:rFonts w:eastAsia="Times New Roman"/>
                <w:color w:val="000000"/>
              </w:rPr>
            </w:pPr>
            <w:r w:rsidRPr="00106A3B">
              <w:rPr>
                <w:rFonts w:eastAsia="Times New Roman"/>
                <w:color w:val="000000"/>
              </w:rPr>
              <w:t>Observed slope</w:t>
            </w:r>
          </w:p>
        </w:tc>
        <w:tc>
          <w:tcPr>
            <w:tcW w:w="1356" w:type="dxa"/>
            <w:tcBorders>
              <w:top w:val="nil"/>
              <w:left w:val="nil"/>
              <w:bottom w:val="single" w:sz="4" w:space="0" w:color="auto"/>
              <w:right w:val="double" w:sz="4" w:space="0" w:color="auto"/>
            </w:tcBorders>
            <w:shd w:val="clear" w:color="auto" w:fill="auto"/>
            <w:noWrap/>
            <w:vAlign w:val="bottom"/>
            <w:hideMark/>
          </w:tcPr>
          <w:p w14:paraId="3255CCF8" w14:textId="77777777" w:rsidR="00D722EB" w:rsidRPr="00106A3B" w:rsidRDefault="00D722EB" w:rsidP="00D722EB">
            <w:pPr>
              <w:rPr>
                <w:rFonts w:eastAsia="Times New Roman"/>
                <w:color w:val="000000"/>
              </w:rPr>
            </w:pPr>
            <w:r w:rsidRPr="00106A3B">
              <w:rPr>
                <w:rFonts w:eastAsia="Times New Roman"/>
                <w:color w:val="000000"/>
              </w:rPr>
              <w:t>measured-NHD**</w:t>
            </w:r>
          </w:p>
        </w:tc>
      </w:tr>
      <w:tr w:rsidR="00D722EB" w:rsidRPr="00D937FE" w14:paraId="243B2B0D"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75737395" w14:textId="77777777" w:rsidR="00D722EB" w:rsidRPr="00106A3B" w:rsidRDefault="00D722EB" w:rsidP="005111F1">
            <w:pPr>
              <w:rPr>
                <w:rFonts w:eastAsia="Times New Roman"/>
                <w:color w:val="000000"/>
              </w:rPr>
            </w:pPr>
            <w:r w:rsidRPr="00106A3B">
              <w:rPr>
                <w:rFonts w:eastAsia="Times New Roman"/>
                <w:color w:val="000000"/>
              </w:rPr>
              <w:t>Stream Order</w:t>
            </w:r>
          </w:p>
        </w:tc>
        <w:tc>
          <w:tcPr>
            <w:tcW w:w="1067" w:type="dxa"/>
            <w:tcBorders>
              <w:top w:val="nil"/>
              <w:left w:val="nil"/>
              <w:bottom w:val="single" w:sz="4" w:space="0" w:color="auto"/>
              <w:right w:val="single" w:sz="4" w:space="0" w:color="auto"/>
            </w:tcBorders>
            <w:shd w:val="clear" w:color="auto" w:fill="auto"/>
            <w:vAlign w:val="center"/>
            <w:hideMark/>
          </w:tcPr>
          <w:p w14:paraId="692601C7" w14:textId="77777777" w:rsidR="00D722EB" w:rsidRPr="00106A3B" w:rsidRDefault="00D722EB" w:rsidP="00D722EB">
            <w:pPr>
              <w:jc w:val="center"/>
              <w:rPr>
                <w:rFonts w:eastAsia="Times New Roman"/>
                <w:color w:val="000000"/>
              </w:rPr>
            </w:pPr>
            <w:r w:rsidRPr="00106A3B">
              <w:rPr>
                <w:rFonts w:eastAsia="Times New Roman"/>
                <w:color w:val="000000"/>
              </w:rPr>
              <w:t>SO</w:t>
            </w:r>
          </w:p>
        </w:tc>
        <w:tc>
          <w:tcPr>
            <w:tcW w:w="2519" w:type="dxa"/>
            <w:tcBorders>
              <w:top w:val="nil"/>
              <w:left w:val="nil"/>
              <w:bottom w:val="single" w:sz="4" w:space="0" w:color="auto"/>
              <w:right w:val="single" w:sz="4" w:space="0" w:color="auto"/>
            </w:tcBorders>
            <w:shd w:val="clear" w:color="auto" w:fill="auto"/>
            <w:noWrap/>
            <w:vAlign w:val="bottom"/>
            <w:hideMark/>
          </w:tcPr>
          <w:p w14:paraId="721F29CC" w14:textId="77777777" w:rsidR="00D722EB" w:rsidRPr="00106A3B" w:rsidRDefault="00D722EB" w:rsidP="00D722EB">
            <w:pPr>
              <w:rPr>
                <w:rFonts w:eastAsia="Times New Roman"/>
                <w:color w:val="000000"/>
              </w:rPr>
            </w:pPr>
            <w:r w:rsidRPr="00106A3B">
              <w:rPr>
                <w:rFonts w:eastAsia="Times New Roman"/>
                <w:color w:val="000000"/>
              </w:rPr>
              <w:t>Strahler stream order</w:t>
            </w:r>
          </w:p>
        </w:tc>
        <w:tc>
          <w:tcPr>
            <w:tcW w:w="1356" w:type="dxa"/>
            <w:tcBorders>
              <w:top w:val="nil"/>
              <w:left w:val="nil"/>
              <w:bottom w:val="single" w:sz="4" w:space="0" w:color="auto"/>
              <w:right w:val="double" w:sz="4" w:space="0" w:color="auto"/>
            </w:tcBorders>
            <w:shd w:val="clear" w:color="auto" w:fill="auto"/>
            <w:noWrap/>
            <w:vAlign w:val="bottom"/>
            <w:hideMark/>
          </w:tcPr>
          <w:p w14:paraId="309376A3" w14:textId="4CDA7912"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34CC738F"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0CEF516A" w14:textId="77777777" w:rsidR="00D722EB" w:rsidRPr="00106A3B" w:rsidRDefault="00D722EB" w:rsidP="005111F1">
            <w:pPr>
              <w:rPr>
                <w:rFonts w:eastAsia="Times New Roman"/>
                <w:color w:val="000000"/>
              </w:rPr>
            </w:pPr>
            <w:r w:rsidRPr="00106A3B">
              <w:rPr>
                <w:rFonts w:eastAsia="Times New Roman"/>
                <w:color w:val="000000"/>
              </w:rPr>
              <w:t>Distance Downstream</w:t>
            </w:r>
          </w:p>
        </w:tc>
        <w:tc>
          <w:tcPr>
            <w:tcW w:w="1067" w:type="dxa"/>
            <w:tcBorders>
              <w:top w:val="nil"/>
              <w:left w:val="nil"/>
              <w:bottom w:val="single" w:sz="4" w:space="0" w:color="auto"/>
              <w:right w:val="single" w:sz="4" w:space="0" w:color="auto"/>
            </w:tcBorders>
            <w:shd w:val="clear" w:color="auto" w:fill="auto"/>
            <w:vAlign w:val="center"/>
            <w:hideMark/>
          </w:tcPr>
          <w:p w14:paraId="5413121E" w14:textId="77777777" w:rsidR="00D722EB" w:rsidRPr="00106A3B" w:rsidRDefault="00D722EB" w:rsidP="00D722EB">
            <w:pPr>
              <w:jc w:val="center"/>
              <w:rPr>
                <w:rFonts w:eastAsia="Times New Roman"/>
                <w:color w:val="000000"/>
              </w:rPr>
            </w:pPr>
            <w:r w:rsidRPr="00106A3B">
              <w:rPr>
                <w:rFonts w:eastAsia="Times New Roman"/>
                <w:color w:val="000000"/>
              </w:rPr>
              <w:t>Dd</w:t>
            </w:r>
          </w:p>
        </w:tc>
        <w:tc>
          <w:tcPr>
            <w:tcW w:w="2519" w:type="dxa"/>
            <w:tcBorders>
              <w:top w:val="nil"/>
              <w:left w:val="nil"/>
              <w:bottom w:val="single" w:sz="4" w:space="0" w:color="auto"/>
              <w:right w:val="single" w:sz="4" w:space="0" w:color="auto"/>
            </w:tcBorders>
            <w:shd w:val="clear" w:color="auto" w:fill="auto"/>
            <w:noWrap/>
            <w:vAlign w:val="bottom"/>
            <w:hideMark/>
          </w:tcPr>
          <w:p w14:paraId="7AAAF517" w14:textId="32BC7C85" w:rsidR="00D722EB" w:rsidRPr="00106A3B" w:rsidRDefault="00D722EB" w:rsidP="00D722EB">
            <w:pPr>
              <w:rPr>
                <w:rFonts w:eastAsia="Times New Roman"/>
                <w:color w:val="000000"/>
              </w:rPr>
            </w:pPr>
            <w:r w:rsidRPr="00106A3B">
              <w:rPr>
                <w:rFonts w:eastAsia="Times New Roman"/>
                <w:color w:val="000000"/>
              </w:rPr>
              <w:t>River kms from headwater</w:t>
            </w:r>
          </w:p>
        </w:tc>
        <w:tc>
          <w:tcPr>
            <w:tcW w:w="1356" w:type="dxa"/>
            <w:tcBorders>
              <w:top w:val="nil"/>
              <w:left w:val="nil"/>
              <w:bottom w:val="single" w:sz="4" w:space="0" w:color="auto"/>
              <w:right w:val="double" w:sz="4" w:space="0" w:color="auto"/>
            </w:tcBorders>
            <w:shd w:val="clear" w:color="auto" w:fill="auto"/>
            <w:noWrap/>
            <w:vAlign w:val="bottom"/>
            <w:hideMark/>
          </w:tcPr>
          <w:p w14:paraId="0B897EA7" w14:textId="286A17C8"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31876803"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tcPr>
          <w:p w14:paraId="246CE82E" w14:textId="209548F5" w:rsidR="00D722EB" w:rsidRPr="00106A3B" w:rsidRDefault="00D722EB" w:rsidP="005111F1">
            <w:pPr>
              <w:rPr>
                <w:rFonts w:eastAsia="Times New Roman"/>
                <w:color w:val="000000"/>
              </w:rPr>
            </w:pPr>
            <w:r w:rsidRPr="00106A3B">
              <w:rPr>
                <w:rFonts w:eastAsia="Times New Roman"/>
                <w:color w:val="000000"/>
              </w:rPr>
              <w:lastRenderedPageBreak/>
              <w:t>Sinuosity</w:t>
            </w:r>
          </w:p>
        </w:tc>
        <w:tc>
          <w:tcPr>
            <w:tcW w:w="1067" w:type="dxa"/>
            <w:tcBorders>
              <w:top w:val="nil"/>
              <w:left w:val="nil"/>
              <w:bottom w:val="single" w:sz="4" w:space="0" w:color="auto"/>
              <w:right w:val="single" w:sz="4" w:space="0" w:color="auto"/>
            </w:tcBorders>
            <w:shd w:val="clear" w:color="auto" w:fill="auto"/>
            <w:vAlign w:val="center"/>
          </w:tcPr>
          <w:p w14:paraId="0113F28D" w14:textId="2138C360" w:rsidR="00D722EB" w:rsidRPr="00106A3B" w:rsidRDefault="00D722EB" w:rsidP="00D722EB">
            <w:pPr>
              <w:jc w:val="center"/>
              <w:rPr>
                <w:rFonts w:eastAsia="Times New Roman"/>
                <w:color w:val="000000"/>
              </w:rPr>
            </w:pPr>
            <w:r w:rsidRPr="00106A3B">
              <w:rPr>
                <w:rFonts w:eastAsia="Times New Roman"/>
                <w:color w:val="000000"/>
              </w:rPr>
              <w:t>Sn</w:t>
            </w:r>
          </w:p>
        </w:tc>
        <w:tc>
          <w:tcPr>
            <w:tcW w:w="2519" w:type="dxa"/>
            <w:tcBorders>
              <w:top w:val="nil"/>
              <w:left w:val="nil"/>
              <w:bottom w:val="single" w:sz="4" w:space="0" w:color="auto"/>
              <w:right w:val="single" w:sz="4" w:space="0" w:color="auto"/>
            </w:tcBorders>
            <w:shd w:val="clear" w:color="auto" w:fill="auto"/>
            <w:noWrap/>
            <w:vAlign w:val="bottom"/>
          </w:tcPr>
          <w:p w14:paraId="754CAEEC" w14:textId="49525EB5" w:rsidR="00D722EB" w:rsidRPr="00106A3B" w:rsidRDefault="00365B92" w:rsidP="00D722EB">
            <w:pPr>
              <w:rPr>
                <w:rFonts w:eastAsia="Times New Roman"/>
                <w:color w:val="000000"/>
              </w:rPr>
            </w:pPr>
            <w:r w:rsidRPr="00106A3B">
              <w:rPr>
                <w:rFonts w:eastAsia="Times New Roman"/>
                <w:color w:val="000000"/>
              </w:rPr>
              <w:t>Deviation from a path of maximum downslope</w:t>
            </w:r>
          </w:p>
        </w:tc>
        <w:tc>
          <w:tcPr>
            <w:tcW w:w="1356" w:type="dxa"/>
            <w:tcBorders>
              <w:top w:val="nil"/>
              <w:left w:val="nil"/>
              <w:bottom w:val="single" w:sz="4" w:space="0" w:color="auto"/>
              <w:right w:val="double" w:sz="4" w:space="0" w:color="auto"/>
            </w:tcBorders>
            <w:shd w:val="clear" w:color="auto" w:fill="auto"/>
            <w:noWrap/>
            <w:vAlign w:val="bottom"/>
          </w:tcPr>
          <w:p w14:paraId="19DF95ED" w14:textId="677486F0" w:rsidR="00D722EB" w:rsidRPr="00106A3B" w:rsidRDefault="00D722EB" w:rsidP="00D722EB">
            <w:pPr>
              <w:rPr>
                <w:rFonts w:eastAsia="Times New Roman"/>
                <w:color w:val="000000"/>
              </w:rPr>
            </w:pPr>
            <w:r w:rsidRPr="00106A3B">
              <w:rPr>
                <w:rFonts w:eastAsia="Times New Roman"/>
                <w:color w:val="000000"/>
              </w:rPr>
              <w:t xml:space="preserve">Calculated- </w:t>
            </w:r>
            <w:proofErr w:type="spellStart"/>
            <w:r w:rsidRPr="00106A3B">
              <w:rPr>
                <w:rFonts w:eastAsia="Times New Roman"/>
                <w:color w:val="000000"/>
              </w:rPr>
              <w:t>Wieczorek</w:t>
            </w:r>
            <w:proofErr w:type="spellEnd"/>
            <w:r w:rsidRPr="00106A3B">
              <w:rPr>
                <w:rFonts w:eastAsia="Times New Roman"/>
                <w:color w:val="000000"/>
              </w:rPr>
              <w:t xml:space="preserve"> et al. (2018)</w:t>
            </w:r>
          </w:p>
        </w:tc>
      </w:tr>
      <w:tr w:rsidR="00D722EB" w:rsidRPr="00D937FE" w14:paraId="67D3DAF9"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2279F2D8" w14:textId="77777777" w:rsidR="00D722EB" w:rsidRPr="00106A3B" w:rsidRDefault="00D722EB" w:rsidP="005111F1">
            <w:pPr>
              <w:rPr>
                <w:rFonts w:eastAsia="Times New Roman"/>
                <w:color w:val="000000"/>
              </w:rPr>
            </w:pPr>
            <w:r w:rsidRPr="00106A3B">
              <w:rPr>
                <w:rFonts w:eastAsia="Times New Roman"/>
                <w:color w:val="000000"/>
              </w:rPr>
              <w:t>Hydraulic Residence Time</w:t>
            </w:r>
          </w:p>
        </w:tc>
        <w:tc>
          <w:tcPr>
            <w:tcW w:w="1067" w:type="dxa"/>
            <w:tcBorders>
              <w:top w:val="nil"/>
              <w:left w:val="nil"/>
              <w:bottom w:val="single" w:sz="4" w:space="0" w:color="auto"/>
              <w:right w:val="single" w:sz="4" w:space="0" w:color="auto"/>
            </w:tcBorders>
            <w:shd w:val="clear" w:color="auto" w:fill="auto"/>
            <w:vAlign w:val="center"/>
            <w:hideMark/>
          </w:tcPr>
          <w:p w14:paraId="3B65FD4B" w14:textId="77777777" w:rsidR="00D722EB" w:rsidRPr="00106A3B" w:rsidRDefault="00D722EB" w:rsidP="00D722EB">
            <w:pPr>
              <w:jc w:val="center"/>
              <w:rPr>
                <w:rFonts w:eastAsia="Times New Roman"/>
                <w:color w:val="000000"/>
              </w:rPr>
            </w:pPr>
            <w:r w:rsidRPr="00106A3B">
              <w:rPr>
                <w:rFonts w:eastAsia="Times New Roman"/>
                <w:color w:val="000000"/>
              </w:rPr>
              <w:t>HRT</w:t>
            </w:r>
          </w:p>
        </w:tc>
        <w:tc>
          <w:tcPr>
            <w:tcW w:w="2519" w:type="dxa"/>
            <w:tcBorders>
              <w:top w:val="nil"/>
              <w:left w:val="nil"/>
              <w:bottom w:val="single" w:sz="4" w:space="0" w:color="auto"/>
              <w:right w:val="single" w:sz="4" w:space="0" w:color="auto"/>
            </w:tcBorders>
            <w:shd w:val="clear" w:color="auto" w:fill="auto"/>
            <w:noWrap/>
            <w:vAlign w:val="bottom"/>
            <w:hideMark/>
          </w:tcPr>
          <w:p w14:paraId="52B30242" w14:textId="305B249A" w:rsidR="00D722EB" w:rsidRPr="00106A3B" w:rsidRDefault="00D722EB" w:rsidP="00D722EB">
            <w:pPr>
              <w:rPr>
                <w:rFonts w:eastAsia="Times New Roman"/>
                <w:color w:val="000000"/>
              </w:rPr>
            </w:pPr>
            <w:r w:rsidRPr="00106A3B">
              <w:rPr>
                <w:rFonts w:eastAsia="Times New Roman"/>
                <w:color w:val="000000"/>
              </w:rPr>
              <w:t>Travel time spent in river reach or waterbody (at mean annual flow)</w:t>
            </w:r>
          </w:p>
        </w:tc>
        <w:tc>
          <w:tcPr>
            <w:tcW w:w="1356" w:type="dxa"/>
            <w:tcBorders>
              <w:top w:val="nil"/>
              <w:left w:val="nil"/>
              <w:bottom w:val="single" w:sz="4" w:space="0" w:color="auto"/>
              <w:right w:val="double" w:sz="4" w:space="0" w:color="auto"/>
            </w:tcBorders>
            <w:shd w:val="clear" w:color="auto" w:fill="auto"/>
            <w:noWrap/>
            <w:vAlign w:val="bottom"/>
            <w:hideMark/>
          </w:tcPr>
          <w:p w14:paraId="386A79EA" w14:textId="0D7131A9"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1219E656"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6CDC6A65" w14:textId="77777777" w:rsidR="00D722EB" w:rsidRPr="00106A3B" w:rsidRDefault="00D722EB" w:rsidP="005111F1">
            <w:pPr>
              <w:rPr>
                <w:rFonts w:eastAsia="Times New Roman"/>
                <w:color w:val="000000"/>
              </w:rPr>
            </w:pPr>
            <w:r w:rsidRPr="00106A3B">
              <w:rPr>
                <w:rFonts w:eastAsia="Times New Roman"/>
                <w:color w:val="000000"/>
              </w:rPr>
              <w:t>USGS Waterbody Type</w:t>
            </w:r>
          </w:p>
        </w:tc>
        <w:tc>
          <w:tcPr>
            <w:tcW w:w="1067" w:type="dxa"/>
            <w:tcBorders>
              <w:top w:val="nil"/>
              <w:left w:val="nil"/>
              <w:bottom w:val="single" w:sz="4" w:space="0" w:color="auto"/>
              <w:right w:val="single" w:sz="4" w:space="0" w:color="auto"/>
            </w:tcBorders>
            <w:shd w:val="clear" w:color="auto" w:fill="auto"/>
            <w:vAlign w:val="center"/>
            <w:hideMark/>
          </w:tcPr>
          <w:p w14:paraId="5EEA9934" w14:textId="77777777" w:rsidR="00D722EB" w:rsidRPr="00106A3B" w:rsidRDefault="00D722EB" w:rsidP="00D722EB">
            <w:pPr>
              <w:jc w:val="center"/>
              <w:rPr>
                <w:rFonts w:eastAsia="Times New Roman"/>
                <w:color w:val="000000"/>
              </w:rPr>
            </w:pPr>
            <w:r w:rsidRPr="00106A3B">
              <w:rPr>
                <w:rFonts w:eastAsia="Times New Roman"/>
                <w:color w:val="000000"/>
              </w:rPr>
              <w:t>WB</w:t>
            </w:r>
          </w:p>
        </w:tc>
        <w:tc>
          <w:tcPr>
            <w:tcW w:w="2519" w:type="dxa"/>
            <w:tcBorders>
              <w:top w:val="nil"/>
              <w:left w:val="nil"/>
              <w:bottom w:val="single" w:sz="4" w:space="0" w:color="auto"/>
              <w:right w:val="single" w:sz="4" w:space="0" w:color="auto"/>
            </w:tcBorders>
            <w:shd w:val="clear" w:color="auto" w:fill="auto"/>
            <w:noWrap/>
            <w:vAlign w:val="bottom"/>
            <w:hideMark/>
          </w:tcPr>
          <w:p w14:paraId="69044B1C" w14:textId="4DC8B256" w:rsidR="00D722EB" w:rsidRPr="00106A3B" w:rsidRDefault="00D722EB" w:rsidP="00D722EB">
            <w:pPr>
              <w:rPr>
                <w:rFonts w:eastAsia="Times New Roman"/>
                <w:color w:val="000000"/>
              </w:rPr>
            </w:pPr>
            <w:r w:rsidRPr="00106A3B">
              <w:rPr>
                <w:rFonts w:eastAsia="Times New Roman"/>
                <w:color w:val="000000"/>
              </w:rPr>
              <w:t>River/</w:t>
            </w:r>
            <w:r w:rsidR="000C6565" w:rsidRPr="00106A3B">
              <w:rPr>
                <w:rFonts w:eastAsia="Times New Roman"/>
                <w:color w:val="000000"/>
              </w:rPr>
              <w:t>waterbody</w:t>
            </w:r>
          </w:p>
        </w:tc>
        <w:tc>
          <w:tcPr>
            <w:tcW w:w="1356" w:type="dxa"/>
            <w:tcBorders>
              <w:top w:val="nil"/>
              <w:left w:val="nil"/>
              <w:bottom w:val="single" w:sz="4" w:space="0" w:color="auto"/>
              <w:right w:val="double" w:sz="4" w:space="0" w:color="auto"/>
            </w:tcBorders>
            <w:shd w:val="clear" w:color="auto" w:fill="auto"/>
            <w:noWrap/>
            <w:vAlign w:val="bottom"/>
            <w:hideMark/>
          </w:tcPr>
          <w:p w14:paraId="64C26E9A" w14:textId="5E3CC5D8"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7FA3557C"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559C1C20" w14:textId="77777777" w:rsidR="00D722EB" w:rsidRPr="00106A3B" w:rsidRDefault="00D722EB" w:rsidP="005111F1">
            <w:pPr>
              <w:rPr>
                <w:rFonts w:eastAsia="Times New Roman"/>
                <w:color w:val="000000"/>
              </w:rPr>
            </w:pPr>
            <w:r w:rsidRPr="00106A3B">
              <w:rPr>
                <w:rFonts w:eastAsia="Times New Roman"/>
                <w:color w:val="000000"/>
              </w:rPr>
              <w:t>Channel Shape</w:t>
            </w:r>
          </w:p>
        </w:tc>
        <w:tc>
          <w:tcPr>
            <w:tcW w:w="1067" w:type="dxa"/>
            <w:tcBorders>
              <w:top w:val="nil"/>
              <w:left w:val="nil"/>
              <w:bottom w:val="single" w:sz="4" w:space="0" w:color="auto"/>
              <w:right w:val="single" w:sz="4" w:space="0" w:color="auto"/>
            </w:tcBorders>
            <w:shd w:val="clear" w:color="auto" w:fill="auto"/>
            <w:vAlign w:val="center"/>
            <w:hideMark/>
          </w:tcPr>
          <w:p w14:paraId="60EFDB47" w14:textId="77777777" w:rsidR="00D722EB" w:rsidRPr="00106A3B" w:rsidRDefault="00D722EB" w:rsidP="00D722EB">
            <w:pPr>
              <w:jc w:val="center"/>
              <w:rPr>
                <w:rFonts w:eastAsia="Times New Roman"/>
                <w:color w:val="000000"/>
              </w:rPr>
            </w:pPr>
            <w:r w:rsidRPr="00106A3B">
              <w:rPr>
                <w:rFonts w:eastAsia="Times New Roman"/>
                <w:color w:val="000000"/>
              </w:rPr>
              <w:t>r</w:t>
            </w:r>
          </w:p>
        </w:tc>
        <w:tc>
          <w:tcPr>
            <w:tcW w:w="2519" w:type="dxa"/>
            <w:tcBorders>
              <w:top w:val="nil"/>
              <w:left w:val="nil"/>
              <w:bottom w:val="single" w:sz="4" w:space="0" w:color="auto"/>
              <w:right w:val="single" w:sz="4" w:space="0" w:color="auto"/>
            </w:tcBorders>
            <w:shd w:val="clear" w:color="auto" w:fill="auto"/>
            <w:noWrap/>
            <w:vAlign w:val="bottom"/>
            <w:hideMark/>
          </w:tcPr>
          <w:p w14:paraId="6CBC22F5" w14:textId="329C0127" w:rsidR="00D722EB" w:rsidRPr="00106A3B" w:rsidRDefault="00D722EB" w:rsidP="00D722EB">
            <w:pPr>
              <w:rPr>
                <w:rFonts w:eastAsia="Times New Roman"/>
                <w:color w:val="000000"/>
              </w:rPr>
            </w:pPr>
            <w:r w:rsidRPr="00106A3B">
              <w:rPr>
                <w:rFonts w:eastAsia="Times New Roman"/>
                <w:color w:val="000000"/>
              </w:rPr>
              <w:t>Geometrically-defined shape parameter (Dingman, 2007)</w:t>
            </w:r>
          </w:p>
        </w:tc>
        <w:tc>
          <w:tcPr>
            <w:tcW w:w="1356" w:type="dxa"/>
            <w:tcBorders>
              <w:top w:val="nil"/>
              <w:left w:val="nil"/>
              <w:bottom w:val="single" w:sz="4" w:space="0" w:color="auto"/>
              <w:right w:val="double" w:sz="4" w:space="0" w:color="auto"/>
            </w:tcBorders>
            <w:shd w:val="clear" w:color="auto" w:fill="auto"/>
            <w:noWrap/>
            <w:vAlign w:val="bottom"/>
            <w:hideMark/>
          </w:tcPr>
          <w:p w14:paraId="08960DFD" w14:textId="5C7ECC61"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771B202F"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38136730" w14:textId="77777777" w:rsidR="00D722EB" w:rsidRPr="00106A3B" w:rsidRDefault="00D722EB" w:rsidP="005111F1">
            <w:pPr>
              <w:rPr>
                <w:rFonts w:eastAsia="Times New Roman"/>
                <w:color w:val="000000"/>
              </w:rPr>
            </w:pPr>
            <w:r w:rsidRPr="00106A3B">
              <w:rPr>
                <w:rFonts w:eastAsia="Times New Roman"/>
                <w:color w:val="000000"/>
              </w:rPr>
              <w:t>Drainage Area</w:t>
            </w:r>
          </w:p>
        </w:tc>
        <w:tc>
          <w:tcPr>
            <w:tcW w:w="1067" w:type="dxa"/>
            <w:tcBorders>
              <w:top w:val="nil"/>
              <w:left w:val="nil"/>
              <w:bottom w:val="single" w:sz="4" w:space="0" w:color="auto"/>
              <w:right w:val="single" w:sz="4" w:space="0" w:color="auto"/>
            </w:tcBorders>
            <w:shd w:val="clear" w:color="auto" w:fill="auto"/>
            <w:vAlign w:val="center"/>
            <w:hideMark/>
          </w:tcPr>
          <w:p w14:paraId="5B6A8111" w14:textId="77777777" w:rsidR="00D722EB" w:rsidRPr="00106A3B" w:rsidRDefault="00D722EB" w:rsidP="00D722EB">
            <w:pPr>
              <w:jc w:val="center"/>
              <w:rPr>
                <w:rFonts w:eastAsia="Times New Roman"/>
                <w:color w:val="000000"/>
              </w:rPr>
            </w:pPr>
            <w:r w:rsidRPr="00106A3B">
              <w:rPr>
                <w:rFonts w:eastAsia="Times New Roman"/>
                <w:color w:val="000000"/>
              </w:rPr>
              <w:t>DA</w:t>
            </w:r>
          </w:p>
        </w:tc>
        <w:tc>
          <w:tcPr>
            <w:tcW w:w="2519" w:type="dxa"/>
            <w:tcBorders>
              <w:top w:val="nil"/>
              <w:left w:val="nil"/>
              <w:bottom w:val="single" w:sz="4" w:space="0" w:color="auto"/>
              <w:right w:val="single" w:sz="4" w:space="0" w:color="auto"/>
            </w:tcBorders>
            <w:shd w:val="clear" w:color="auto" w:fill="auto"/>
            <w:noWrap/>
            <w:vAlign w:val="bottom"/>
            <w:hideMark/>
          </w:tcPr>
          <w:p w14:paraId="1FE640D8" w14:textId="6D9A78ED" w:rsidR="00D722EB" w:rsidRPr="00106A3B" w:rsidRDefault="00D722EB" w:rsidP="00D722EB">
            <w:pPr>
              <w:rPr>
                <w:rFonts w:eastAsia="Times New Roman"/>
                <w:color w:val="000000"/>
              </w:rPr>
            </w:pPr>
            <w:r w:rsidRPr="00106A3B">
              <w:rPr>
                <w:rFonts w:eastAsia="Times New Roman"/>
                <w:color w:val="000000"/>
              </w:rPr>
              <w:t>Upstream catchment area</w:t>
            </w:r>
          </w:p>
        </w:tc>
        <w:tc>
          <w:tcPr>
            <w:tcW w:w="1356" w:type="dxa"/>
            <w:tcBorders>
              <w:top w:val="nil"/>
              <w:left w:val="nil"/>
              <w:bottom w:val="single" w:sz="4" w:space="0" w:color="auto"/>
              <w:right w:val="double" w:sz="4" w:space="0" w:color="auto"/>
            </w:tcBorders>
            <w:shd w:val="clear" w:color="auto" w:fill="auto"/>
            <w:noWrap/>
            <w:vAlign w:val="bottom"/>
            <w:hideMark/>
          </w:tcPr>
          <w:p w14:paraId="5F5265E0" w14:textId="7637E46A"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2F07A22B"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66AE94CC" w14:textId="41653B29" w:rsidR="00D722EB" w:rsidRPr="00106A3B" w:rsidRDefault="00D722EB" w:rsidP="005111F1">
            <w:pPr>
              <w:rPr>
                <w:rFonts w:eastAsia="Times New Roman"/>
                <w:color w:val="000000"/>
              </w:rPr>
            </w:pPr>
            <w:r w:rsidRPr="00106A3B">
              <w:rPr>
                <w:rFonts w:eastAsia="Times New Roman"/>
                <w:color w:val="000000"/>
              </w:rPr>
              <w:t>Median Froude Number</w:t>
            </w:r>
          </w:p>
        </w:tc>
        <w:tc>
          <w:tcPr>
            <w:tcW w:w="1067" w:type="dxa"/>
            <w:tcBorders>
              <w:top w:val="nil"/>
              <w:left w:val="nil"/>
              <w:bottom w:val="single" w:sz="4" w:space="0" w:color="auto"/>
              <w:right w:val="single" w:sz="4" w:space="0" w:color="auto"/>
            </w:tcBorders>
            <w:shd w:val="clear" w:color="auto" w:fill="auto"/>
            <w:vAlign w:val="center"/>
            <w:hideMark/>
          </w:tcPr>
          <w:p w14:paraId="528F3B56" w14:textId="77777777" w:rsidR="00D722EB" w:rsidRPr="00106A3B" w:rsidRDefault="00D722EB" w:rsidP="00D722EB">
            <w:pPr>
              <w:jc w:val="center"/>
              <w:rPr>
                <w:rFonts w:eastAsia="Times New Roman"/>
                <w:color w:val="000000"/>
              </w:rPr>
            </w:pPr>
            <w:r w:rsidRPr="00106A3B">
              <w:rPr>
                <w:rFonts w:eastAsia="Times New Roman"/>
                <w:color w:val="000000"/>
              </w:rPr>
              <w:t>Fr</w:t>
            </w:r>
          </w:p>
        </w:tc>
        <w:tc>
          <w:tcPr>
            <w:tcW w:w="2519" w:type="dxa"/>
            <w:tcBorders>
              <w:top w:val="nil"/>
              <w:left w:val="nil"/>
              <w:bottom w:val="single" w:sz="4" w:space="0" w:color="auto"/>
              <w:right w:val="single" w:sz="4" w:space="0" w:color="auto"/>
            </w:tcBorders>
            <w:shd w:val="clear" w:color="auto" w:fill="auto"/>
            <w:noWrap/>
            <w:vAlign w:val="bottom"/>
            <w:hideMark/>
          </w:tcPr>
          <w:p w14:paraId="5BE43B4A" w14:textId="02540D9A" w:rsidR="00D722EB" w:rsidRPr="00106A3B" w:rsidRDefault="00D722EB" w:rsidP="00D722EB">
            <w:pPr>
              <w:jc w:val="center"/>
              <w:rPr>
                <w:rFonts w:eastAsia="Times New Roman"/>
                <w:color w:val="000000"/>
              </w:rPr>
            </w:pPr>
            <w:r w:rsidRPr="00106A3B">
              <w:rPr>
                <w:rFonts w:eastAsia="Times New Roman"/>
                <w:color w:val="000000"/>
              </w:rPr>
              <w:t>Measure of hydraulic flow regime in open-channel flow</w:t>
            </w:r>
          </w:p>
        </w:tc>
        <w:tc>
          <w:tcPr>
            <w:tcW w:w="1356" w:type="dxa"/>
            <w:tcBorders>
              <w:top w:val="nil"/>
              <w:left w:val="nil"/>
              <w:bottom w:val="single" w:sz="4" w:space="0" w:color="auto"/>
              <w:right w:val="double" w:sz="4" w:space="0" w:color="auto"/>
            </w:tcBorders>
            <w:shd w:val="clear" w:color="auto" w:fill="auto"/>
            <w:noWrap/>
            <w:vAlign w:val="bottom"/>
            <w:hideMark/>
          </w:tcPr>
          <w:p w14:paraId="5DC3790C" w14:textId="6669112F"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3A306585"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hideMark/>
          </w:tcPr>
          <w:p w14:paraId="52E5192C" w14:textId="5AE990E7" w:rsidR="00D722EB" w:rsidRPr="00106A3B" w:rsidRDefault="00D722EB" w:rsidP="005111F1">
            <w:pPr>
              <w:rPr>
                <w:rFonts w:eastAsia="Times New Roman"/>
                <w:color w:val="000000"/>
              </w:rPr>
            </w:pPr>
            <w:r w:rsidRPr="00106A3B">
              <w:rPr>
                <w:rFonts w:eastAsia="Times New Roman"/>
                <w:color w:val="000000"/>
              </w:rPr>
              <w:t>Median Shear Stress</w:t>
            </w:r>
          </w:p>
        </w:tc>
        <w:tc>
          <w:tcPr>
            <w:tcW w:w="1067" w:type="dxa"/>
            <w:tcBorders>
              <w:top w:val="nil"/>
              <w:left w:val="nil"/>
              <w:bottom w:val="double" w:sz="4" w:space="0" w:color="auto"/>
              <w:right w:val="single" w:sz="4" w:space="0" w:color="auto"/>
            </w:tcBorders>
            <w:shd w:val="clear" w:color="auto" w:fill="auto"/>
            <w:vAlign w:val="center"/>
            <w:hideMark/>
          </w:tcPr>
          <w:p w14:paraId="3A0386C0" w14:textId="2EE6AEDC" w:rsidR="00D722EB" w:rsidRPr="00106A3B" w:rsidRDefault="00D722EB" w:rsidP="00D722EB">
            <w:pPr>
              <w:jc w:val="center"/>
              <w:rPr>
                <w:rFonts w:eastAsia="Times New Roman"/>
                <w:color w:val="000000"/>
              </w:rPr>
            </w:pPr>
            <m:oMathPara>
              <m:oMath>
                <m:r>
                  <w:rPr>
                    <w:rFonts w:ascii="Cambria Math" w:eastAsia="Times New Roman" w:hAnsi="Cambria Math"/>
                    <w:color w:val="000000"/>
                  </w:rPr>
                  <m:t>τ</m:t>
                </m:r>
              </m:oMath>
            </m:oMathPara>
          </w:p>
        </w:tc>
        <w:tc>
          <w:tcPr>
            <w:tcW w:w="2519" w:type="dxa"/>
            <w:tcBorders>
              <w:top w:val="nil"/>
              <w:left w:val="nil"/>
              <w:bottom w:val="double" w:sz="4" w:space="0" w:color="auto"/>
              <w:right w:val="single" w:sz="4" w:space="0" w:color="auto"/>
            </w:tcBorders>
            <w:shd w:val="clear" w:color="auto" w:fill="auto"/>
            <w:noWrap/>
            <w:vAlign w:val="bottom"/>
            <w:hideMark/>
          </w:tcPr>
          <w:p w14:paraId="34553E74" w14:textId="5C563E54" w:rsidR="00D722EB" w:rsidRPr="00106A3B" w:rsidRDefault="00D722EB" w:rsidP="00D722EB">
            <w:pPr>
              <w:jc w:val="center"/>
              <w:rPr>
                <w:rFonts w:eastAsia="Times New Roman"/>
                <w:color w:val="000000"/>
              </w:rPr>
            </w:pPr>
            <w:r w:rsidRPr="00106A3B">
              <w:rPr>
                <w:rFonts w:eastAsia="Times New Roman"/>
                <w:color w:val="000000"/>
              </w:rPr>
              <w:t>Force of moving water against channel bed</w:t>
            </w:r>
          </w:p>
        </w:tc>
        <w:tc>
          <w:tcPr>
            <w:tcW w:w="1356" w:type="dxa"/>
            <w:tcBorders>
              <w:top w:val="nil"/>
              <w:left w:val="nil"/>
              <w:bottom w:val="double" w:sz="4" w:space="0" w:color="auto"/>
              <w:right w:val="double" w:sz="4" w:space="0" w:color="auto"/>
            </w:tcBorders>
            <w:shd w:val="clear" w:color="auto" w:fill="auto"/>
            <w:noWrap/>
            <w:vAlign w:val="bottom"/>
            <w:hideMark/>
          </w:tcPr>
          <w:p w14:paraId="4549C5A7" w14:textId="67EFDAA5"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227B3C54"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0CE2770F" w14:textId="63E78E86" w:rsidR="00D722EB" w:rsidRPr="00106A3B" w:rsidRDefault="00D722EB" w:rsidP="005111F1">
            <w:pPr>
              <w:rPr>
                <w:rFonts w:eastAsia="Times New Roman"/>
                <w:color w:val="000000"/>
              </w:rPr>
            </w:pPr>
            <w:r w:rsidRPr="00106A3B">
              <w:rPr>
                <w:rFonts w:eastAsia="Times New Roman"/>
                <w:color w:val="000000"/>
              </w:rPr>
              <w:t>Median Unit Power</w:t>
            </w:r>
          </w:p>
        </w:tc>
        <w:tc>
          <w:tcPr>
            <w:tcW w:w="1067" w:type="dxa"/>
            <w:tcBorders>
              <w:top w:val="nil"/>
              <w:left w:val="nil"/>
              <w:bottom w:val="double" w:sz="4" w:space="0" w:color="auto"/>
              <w:right w:val="single" w:sz="4" w:space="0" w:color="auto"/>
            </w:tcBorders>
            <w:shd w:val="clear" w:color="auto" w:fill="auto"/>
            <w:vAlign w:val="center"/>
          </w:tcPr>
          <w:p w14:paraId="66FE40CE" w14:textId="4553881E" w:rsidR="00D722EB" w:rsidRPr="00106A3B" w:rsidRDefault="00D722EB" w:rsidP="00D722EB">
            <w:pPr>
              <w:jc w:val="center"/>
              <w:rPr>
                <w:rFonts w:eastAsia="Times New Roman"/>
                <w:color w:val="000000"/>
              </w:rPr>
            </w:pPr>
            <m:oMathPara>
              <m:oMath>
                <m:r>
                  <m:rPr>
                    <m:sty m:val="p"/>
                  </m:rPr>
                  <w:rPr>
                    <w:rFonts w:ascii="Cambria Math" w:eastAsia="Times New Roman" w:hAnsi="Cambria Math"/>
                    <w:color w:val="000000"/>
                  </w:rPr>
                  <m:t>Ω</m:t>
                </m:r>
              </m:oMath>
            </m:oMathPara>
          </w:p>
        </w:tc>
        <w:tc>
          <w:tcPr>
            <w:tcW w:w="2519" w:type="dxa"/>
            <w:tcBorders>
              <w:top w:val="nil"/>
              <w:left w:val="nil"/>
              <w:bottom w:val="double" w:sz="4" w:space="0" w:color="auto"/>
              <w:right w:val="single" w:sz="4" w:space="0" w:color="auto"/>
            </w:tcBorders>
            <w:shd w:val="clear" w:color="auto" w:fill="auto"/>
            <w:noWrap/>
            <w:vAlign w:val="bottom"/>
          </w:tcPr>
          <w:p w14:paraId="43090E2E" w14:textId="3099ADC8" w:rsidR="00D722EB" w:rsidRPr="00106A3B" w:rsidRDefault="00D722EB" w:rsidP="00D722EB">
            <w:pPr>
              <w:jc w:val="center"/>
              <w:rPr>
                <w:rFonts w:eastAsia="Times New Roman"/>
                <w:color w:val="000000"/>
              </w:rPr>
            </w:pPr>
            <w:r w:rsidRPr="00106A3B">
              <w:rPr>
                <w:rFonts w:eastAsia="Times New Roman"/>
                <w:color w:val="000000"/>
              </w:rPr>
              <w:t>Energy dissipation against riverbanks, normalized by channel width</w:t>
            </w:r>
          </w:p>
        </w:tc>
        <w:tc>
          <w:tcPr>
            <w:tcW w:w="1356" w:type="dxa"/>
            <w:tcBorders>
              <w:top w:val="nil"/>
              <w:left w:val="nil"/>
              <w:bottom w:val="double" w:sz="4" w:space="0" w:color="auto"/>
              <w:right w:val="double" w:sz="4" w:space="0" w:color="auto"/>
            </w:tcBorders>
            <w:shd w:val="clear" w:color="auto" w:fill="auto"/>
            <w:noWrap/>
            <w:vAlign w:val="bottom"/>
          </w:tcPr>
          <w:p w14:paraId="4D71D167" w14:textId="7603E4F8"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r w:rsidRPr="00106A3B">
              <w:rPr>
                <w:rFonts w:eastAsia="Times New Roman"/>
                <w:color w:val="000000"/>
              </w:rPr>
              <w:t xml:space="preserve"> + NHD</w:t>
            </w:r>
            <w:r w:rsidR="00975A80" w:rsidRPr="00106A3B">
              <w:rPr>
                <w:rFonts w:eastAsia="Times New Roman"/>
                <w:color w:val="000000"/>
              </w:rPr>
              <w:t>**</w:t>
            </w:r>
          </w:p>
        </w:tc>
      </w:tr>
      <w:tr w:rsidR="00D722EB" w:rsidRPr="00D937FE" w14:paraId="2E42E53C"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3472CF5F" w14:textId="3B576E94" w:rsidR="00D722EB" w:rsidRPr="00106A3B" w:rsidRDefault="00D722EB" w:rsidP="005111F1">
            <w:pPr>
              <w:rPr>
                <w:rFonts w:eastAsia="Times New Roman"/>
                <w:color w:val="000000"/>
              </w:rPr>
            </w:pPr>
            <w:r w:rsidRPr="00106A3B">
              <w:rPr>
                <w:rFonts w:eastAsia="Times New Roman"/>
                <w:color w:val="000000"/>
              </w:rPr>
              <w:t>Minimum Grain Size Entrained</w:t>
            </w:r>
          </w:p>
        </w:tc>
        <w:tc>
          <w:tcPr>
            <w:tcW w:w="1067" w:type="dxa"/>
            <w:tcBorders>
              <w:top w:val="nil"/>
              <w:left w:val="nil"/>
              <w:bottom w:val="double" w:sz="4" w:space="0" w:color="auto"/>
              <w:right w:val="single" w:sz="4" w:space="0" w:color="auto"/>
            </w:tcBorders>
            <w:shd w:val="clear" w:color="auto" w:fill="auto"/>
            <w:vAlign w:val="center"/>
          </w:tcPr>
          <w:p w14:paraId="338A35B8" w14:textId="2439E721" w:rsidR="00D722EB" w:rsidRPr="00106A3B" w:rsidRDefault="00D722EB" w:rsidP="00D722EB">
            <w:pPr>
              <w:jc w:val="center"/>
              <w:rPr>
                <w:rFonts w:eastAsia="Times New Roman"/>
                <w:color w:val="000000"/>
              </w:rPr>
            </w:pPr>
            <w:r w:rsidRPr="00106A3B">
              <w:rPr>
                <w:rFonts w:eastAsia="Times New Roman"/>
                <w:color w:val="000000"/>
              </w:rPr>
              <w:t>D</w:t>
            </w:r>
            <w:r w:rsidRPr="00106A3B">
              <w:rPr>
                <w:rFonts w:eastAsia="Times New Roman"/>
                <w:color w:val="000000"/>
                <w:vertAlign w:val="subscript"/>
              </w:rPr>
              <w:t>e</w:t>
            </w:r>
          </w:p>
        </w:tc>
        <w:tc>
          <w:tcPr>
            <w:tcW w:w="2519" w:type="dxa"/>
            <w:tcBorders>
              <w:top w:val="nil"/>
              <w:left w:val="nil"/>
              <w:bottom w:val="double" w:sz="4" w:space="0" w:color="auto"/>
              <w:right w:val="single" w:sz="4" w:space="0" w:color="auto"/>
            </w:tcBorders>
            <w:shd w:val="clear" w:color="auto" w:fill="auto"/>
            <w:noWrap/>
            <w:vAlign w:val="bottom"/>
          </w:tcPr>
          <w:p w14:paraId="583BB540" w14:textId="33280D55" w:rsidR="00D722EB" w:rsidRPr="00106A3B" w:rsidRDefault="00D722EB" w:rsidP="00D722EB">
            <w:pPr>
              <w:rPr>
                <w:rFonts w:eastAsia="Times New Roman"/>
                <w:color w:val="000000"/>
              </w:rPr>
            </w:pPr>
            <w:r w:rsidRPr="00106A3B">
              <w:rPr>
                <w:rFonts w:eastAsia="Times New Roman"/>
                <w:color w:val="000000"/>
              </w:rPr>
              <w:t>Smallest bed material entrained and transported (Henderso</w:t>
            </w:r>
            <w:r w:rsidR="003137BB" w:rsidRPr="00106A3B">
              <w:rPr>
                <w:rFonts w:eastAsia="Times New Roman"/>
                <w:color w:val="000000"/>
              </w:rPr>
              <w:t>n</w:t>
            </w:r>
            <w:r w:rsidRPr="00106A3B">
              <w:rPr>
                <w:rFonts w:eastAsia="Times New Roman"/>
                <w:color w:val="000000"/>
              </w:rPr>
              <w:t>, 1955)</w:t>
            </w:r>
          </w:p>
        </w:tc>
        <w:tc>
          <w:tcPr>
            <w:tcW w:w="1356" w:type="dxa"/>
            <w:tcBorders>
              <w:top w:val="nil"/>
              <w:left w:val="nil"/>
              <w:bottom w:val="double" w:sz="4" w:space="0" w:color="auto"/>
              <w:right w:val="double" w:sz="4" w:space="0" w:color="auto"/>
            </w:tcBorders>
            <w:shd w:val="clear" w:color="auto" w:fill="auto"/>
            <w:noWrap/>
            <w:vAlign w:val="bottom"/>
          </w:tcPr>
          <w:p w14:paraId="05A53730" w14:textId="467932B2"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 + NHD**</w:t>
            </w:r>
          </w:p>
        </w:tc>
      </w:tr>
      <w:tr w:rsidR="00D722EB" w:rsidRPr="00D937FE" w14:paraId="05CF8571"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796632B1" w14:textId="622D082C" w:rsidR="00D722EB" w:rsidRPr="00106A3B" w:rsidRDefault="00D722EB" w:rsidP="005111F1">
            <w:pPr>
              <w:rPr>
                <w:rFonts w:eastAsia="Times New Roman"/>
                <w:color w:val="000000"/>
              </w:rPr>
            </w:pPr>
            <w:r w:rsidRPr="00106A3B">
              <w:rPr>
                <w:rFonts w:eastAsia="Times New Roman"/>
                <w:color w:val="000000"/>
              </w:rPr>
              <w:t>Median Manning’s n</w:t>
            </w:r>
          </w:p>
        </w:tc>
        <w:tc>
          <w:tcPr>
            <w:tcW w:w="1067" w:type="dxa"/>
            <w:tcBorders>
              <w:top w:val="nil"/>
              <w:left w:val="nil"/>
              <w:bottom w:val="double" w:sz="4" w:space="0" w:color="auto"/>
              <w:right w:val="single" w:sz="4" w:space="0" w:color="auto"/>
            </w:tcBorders>
            <w:shd w:val="clear" w:color="auto" w:fill="auto"/>
            <w:vAlign w:val="center"/>
          </w:tcPr>
          <w:p w14:paraId="60B39899" w14:textId="749F79BD" w:rsidR="00D722EB" w:rsidRPr="00106A3B" w:rsidRDefault="00D722EB" w:rsidP="00D722EB">
            <w:pPr>
              <w:jc w:val="center"/>
              <w:rPr>
                <w:rFonts w:eastAsia="Times New Roman"/>
                <w:color w:val="000000"/>
              </w:rPr>
            </w:pPr>
            <w:r w:rsidRPr="00106A3B">
              <w:rPr>
                <w:rFonts w:eastAsia="Times New Roman"/>
                <w:color w:val="000000"/>
              </w:rPr>
              <w:t>n</w:t>
            </w:r>
          </w:p>
        </w:tc>
        <w:tc>
          <w:tcPr>
            <w:tcW w:w="2519" w:type="dxa"/>
            <w:tcBorders>
              <w:top w:val="nil"/>
              <w:left w:val="nil"/>
              <w:bottom w:val="double" w:sz="4" w:space="0" w:color="auto"/>
              <w:right w:val="single" w:sz="4" w:space="0" w:color="auto"/>
            </w:tcBorders>
            <w:shd w:val="clear" w:color="auto" w:fill="auto"/>
            <w:noWrap/>
            <w:vAlign w:val="bottom"/>
          </w:tcPr>
          <w:p w14:paraId="64F21FCA" w14:textId="250E4E3C" w:rsidR="00D722EB" w:rsidRPr="00106A3B" w:rsidRDefault="00D722EB" w:rsidP="00D722EB">
            <w:pPr>
              <w:rPr>
                <w:rFonts w:eastAsia="Times New Roman"/>
                <w:color w:val="000000"/>
              </w:rPr>
            </w:pPr>
            <w:r w:rsidRPr="00106A3B">
              <w:rPr>
                <w:rFonts w:eastAsia="Times New Roman"/>
                <w:color w:val="000000"/>
              </w:rPr>
              <w:t>Roughness term for Manning’s equation</w:t>
            </w:r>
          </w:p>
        </w:tc>
        <w:tc>
          <w:tcPr>
            <w:tcW w:w="1356" w:type="dxa"/>
            <w:tcBorders>
              <w:top w:val="nil"/>
              <w:left w:val="nil"/>
              <w:bottom w:val="double" w:sz="4" w:space="0" w:color="auto"/>
              <w:right w:val="double" w:sz="4" w:space="0" w:color="auto"/>
            </w:tcBorders>
            <w:shd w:val="clear" w:color="auto" w:fill="auto"/>
            <w:noWrap/>
            <w:vAlign w:val="bottom"/>
          </w:tcPr>
          <w:p w14:paraId="37BA6C0A" w14:textId="75CADB81"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9251B0" w:rsidRPr="00D937FE" w14:paraId="51F9102E"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66024B11" w14:textId="718B7192" w:rsidR="009251B0" w:rsidRPr="00106A3B" w:rsidRDefault="009251B0" w:rsidP="009251B0">
            <w:pPr>
              <w:rPr>
                <w:rFonts w:eastAsia="Times New Roman"/>
                <w:color w:val="000000"/>
              </w:rPr>
            </w:pPr>
            <w:r w:rsidRPr="00106A3B">
              <w:rPr>
                <w:rFonts w:eastAsia="Times New Roman"/>
                <w:color w:val="000000"/>
              </w:rPr>
              <w:t>Variance of Cross-Sectional Channel Width</w:t>
            </w:r>
          </w:p>
        </w:tc>
        <w:tc>
          <w:tcPr>
            <w:tcW w:w="1067" w:type="dxa"/>
            <w:tcBorders>
              <w:top w:val="nil"/>
              <w:left w:val="nil"/>
              <w:bottom w:val="double" w:sz="4" w:space="0" w:color="auto"/>
              <w:right w:val="single" w:sz="4" w:space="0" w:color="auto"/>
            </w:tcBorders>
            <w:shd w:val="clear" w:color="auto" w:fill="auto"/>
            <w:vAlign w:val="center"/>
          </w:tcPr>
          <w:p w14:paraId="0106C28A" w14:textId="0D90D2AC" w:rsidR="009251B0" w:rsidRPr="00106A3B" w:rsidRDefault="009251B0" w:rsidP="009251B0">
            <w:pPr>
              <w:jc w:val="center"/>
              <w:rPr>
                <w:rFonts w:eastAsia="Times New Roman"/>
                <w:i/>
                <w:iCs/>
                <w:color w:val="000000"/>
              </w:rPr>
            </w:pPr>
            <w:r w:rsidRPr="00106A3B">
              <w:rPr>
                <w:rFonts w:eastAsia="Times New Roman"/>
                <w:color w:val="000000"/>
              </w:rPr>
              <w:t>Var(W)</w:t>
            </w:r>
          </w:p>
        </w:tc>
        <w:tc>
          <w:tcPr>
            <w:tcW w:w="2519" w:type="dxa"/>
            <w:tcBorders>
              <w:top w:val="nil"/>
              <w:left w:val="nil"/>
              <w:bottom w:val="double" w:sz="4" w:space="0" w:color="auto"/>
              <w:right w:val="single" w:sz="4" w:space="0" w:color="auto"/>
            </w:tcBorders>
            <w:shd w:val="clear" w:color="auto" w:fill="auto"/>
            <w:noWrap/>
            <w:vAlign w:val="bottom"/>
          </w:tcPr>
          <w:p w14:paraId="7B61E92B" w14:textId="07EEC1DE" w:rsidR="009251B0" w:rsidRPr="00106A3B" w:rsidRDefault="009251B0" w:rsidP="009251B0">
            <w:pPr>
              <w:rPr>
                <w:rFonts w:eastAsia="Times New Roman"/>
                <w:color w:val="000000"/>
              </w:rPr>
            </w:pPr>
            <w:r w:rsidRPr="00106A3B">
              <w:rPr>
                <w:rFonts w:eastAsia="Times New Roman"/>
                <w:color w:val="000000"/>
              </w:rPr>
              <w:t>Observed channel width</w:t>
            </w:r>
          </w:p>
        </w:tc>
        <w:tc>
          <w:tcPr>
            <w:tcW w:w="1356" w:type="dxa"/>
            <w:tcBorders>
              <w:top w:val="nil"/>
              <w:left w:val="nil"/>
              <w:bottom w:val="double" w:sz="4" w:space="0" w:color="auto"/>
              <w:right w:val="double" w:sz="4" w:space="0" w:color="auto"/>
            </w:tcBorders>
            <w:shd w:val="clear" w:color="auto" w:fill="auto"/>
            <w:noWrap/>
            <w:vAlign w:val="bottom"/>
          </w:tcPr>
          <w:p w14:paraId="763B09EF" w14:textId="6D9009A8"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43E12C84"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CC85587" w14:textId="49CF7215" w:rsidR="009251B0" w:rsidRPr="00106A3B" w:rsidRDefault="009251B0" w:rsidP="009251B0">
            <w:pPr>
              <w:rPr>
                <w:rFonts w:eastAsia="Times New Roman"/>
                <w:color w:val="000000"/>
              </w:rPr>
            </w:pPr>
            <w:r w:rsidRPr="00106A3B">
              <w:rPr>
                <w:rFonts w:eastAsia="Times New Roman"/>
                <w:color w:val="000000"/>
              </w:rPr>
              <w:t>Variance of Cross-Sectional Channel Velocity</w:t>
            </w:r>
          </w:p>
        </w:tc>
        <w:tc>
          <w:tcPr>
            <w:tcW w:w="1067" w:type="dxa"/>
            <w:tcBorders>
              <w:top w:val="nil"/>
              <w:left w:val="nil"/>
              <w:bottom w:val="double" w:sz="4" w:space="0" w:color="auto"/>
              <w:right w:val="single" w:sz="4" w:space="0" w:color="auto"/>
            </w:tcBorders>
            <w:shd w:val="clear" w:color="auto" w:fill="auto"/>
            <w:vAlign w:val="center"/>
          </w:tcPr>
          <w:p w14:paraId="0C8608EB" w14:textId="365879CE" w:rsidR="009251B0" w:rsidRPr="00106A3B" w:rsidRDefault="009251B0" w:rsidP="009251B0">
            <w:pPr>
              <w:jc w:val="center"/>
              <w:rPr>
                <w:rFonts w:eastAsia="Times New Roman"/>
                <w:i/>
                <w:iCs/>
                <w:color w:val="000000"/>
              </w:rPr>
            </w:pPr>
            <w:r w:rsidRPr="00106A3B">
              <w:rPr>
                <w:rFonts w:eastAsia="Times New Roman"/>
                <w:color w:val="000000"/>
              </w:rPr>
              <w:t>Var(V)</w:t>
            </w:r>
          </w:p>
        </w:tc>
        <w:tc>
          <w:tcPr>
            <w:tcW w:w="2519" w:type="dxa"/>
            <w:tcBorders>
              <w:top w:val="nil"/>
              <w:left w:val="nil"/>
              <w:bottom w:val="double" w:sz="4" w:space="0" w:color="auto"/>
              <w:right w:val="single" w:sz="4" w:space="0" w:color="auto"/>
            </w:tcBorders>
            <w:shd w:val="clear" w:color="auto" w:fill="auto"/>
            <w:noWrap/>
            <w:vAlign w:val="bottom"/>
          </w:tcPr>
          <w:p w14:paraId="0D10CFEE" w14:textId="7B459612" w:rsidR="009251B0" w:rsidRPr="00106A3B" w:rsidRDefault="009251B0" w:rsidP="009251B0">
            <w:pPr>
              <w:rPr>
                <w:rFonts w:eastAsia="Times New Roman"/>
                <w:color w:val="000000"/>
              </w:rPr>
            </w:pPr>
            <w:r w:rsidRPr="00106A3B">
              <w:rPr>
                <w:rFonts w:eastAsia="Times New Roman"/>
                <w:color w:val="000000"/>
              </w:rPr>
              <w:t>Observed mean channel velocity</w:t>
            </w:r>
          </w:p>
        </w:tc>
        <w:tc>
          <w:tcPr>
            <w:tcW w:w="1356" w:type="dxa"/>
            <w:tcBorders>
              <w:top w:val="nil"/>
              <w:left w:val="nil"/>
              <w:bottom w:val="double" w:sz="4" w:space="0" w:color="auto"/>
              <w:right w:val="double" w:sz="4" w:space="0" w:color="auto"/>
            </w:tcBorders>
            <w:shd w:val="clear" w:color="auto" w:fill="auto"/>
            <w:noWrap/>
            <w:vAlign w:val="bottom"/>
          </w:tcPr>
          <w:p w14:paraId="5905858C" w14:textId="379B2042"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0082B458"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B7F1834" w14:textId="55315739" w:rsidR="009251B0" w:rsidRPr="00106A3B" w:rsidRDefault="009251B0" w:rsidP="009251B0">
            <w:pPr>
              <w:rPr>
                <w:rFonts w:eastAsia="Times New Roman"/>
                <w:color w:val="000000"/>
              </w:rPr>
            </w:pPr>
            <w:r w:rsidRPr="00106A3B">
              <w:rPr>
                <w:rFonts w:eastAsia="Times New Roman"/>
                <w:color w:val="000000"/>
              </w:rPr>
              <w:t>Variance of Cross-Sectional Channel Depth</w:t>
            </w:r>
          </w:p>
        </w:tc>
        <w:tc>
          <w:tcPr>
            <w:tcW w:w="1067" w:type="dxa"/>
            <w:tcBorders>
              <w:top w:val="nil"/>
              <w:left w:val="nil"/>
              <w:bottom w:val="double" w:sz="4" w:space="0" w:color="auto"/>
              <w:right w:val="single" w:sz="4" w:space="0" w:color="auto"/>
            </w:tcBorders>
            <w:shd w:val="clear" w:color="auto" w:fill="auto"/>
            <w:vAlign w:val="center"/>
          </w:tcPr>
          <w:p w14:paraId="35D074C8" w14:textId="60EBF7FA" w:rsidR="009251B0" w:rsidRPr="00106A3B" w:rsidRDefault="009251B0" w:rsidP="009251B0">
            <w:pPr>
              <w:jc w:val="center"/>
              <w:rPr>
                <w:rFonts w:eastAsia="Times New Roman"/>
                <w:i/>
                <w:iCs/>
                <w:color w:val="000000"/>
              </w:rPr>
            </w:pPr>
            <w:r w:rsidRPr="00106A3B">
              <w:rPr>
                <w:rFonts w:eastAsia="Times New Roman"/>
                <w:color w:val="000000"/>
              </w:rPr>
              <w:t>Var(D)</w:t>
            </w:r>
          </w:p>
        </w:tc>
        <w:tc>
          <w:tcPr>
            <w:tcW w:w="2519" w:type="dxa"/>
            <w:tcBorders>
              <w:top w:val="nil"/>
              <w:left w:val="nil"/>
              <w:bottom w:val="double" w:sz="4" w:space="0" w:color="auto"/>
              <w:right w:val="single" w:sz="4" w:space="0" w:color="auto"/>
            </w:tcBorders>
            <w:shd w:val="clear" w:color="auto" w:fill="auto"/>
            <w:noWrap/>
            <w:vAlign w:val="bottom"/>
          </w:tcPr>
          <w:p w14:paraId="191CFA18" w14:textId="57951C98" w:rsidR="009251B0" w:rsidRPr="00106A3B" w:rsidRDefault="009251B0" w:rsidP="009251B0">
            <w:pPr>
              <w:rPr>
                <w:rFonts w:eastAsia="Times New Roman"/>
                <w:color w:val="000000"/>
              </w:rPr>
            </w:pPr>
            <w:r w:rsidRPr="00106A3B">
              <w:rPr>
                <w:rFonts w:eastAsia="Times New Roman"/>
                <w:color w:val="000000"/>
              </w:rPr>
              <w:t>Observed mean channel depth</w:t>
            </w:r>
          </w:p>
        </w:tc>
        <w:tc>
          <w:tcPr>
            <w:tcW w:w="1356" w:type="dxa"/>
            <w:tcBorders>
              <w:top w:val="nil"/>
              <w:left w:val="nil"/>
              <w:bottom w:val="double" w:sz="4" w:space="0" w:color="auto"/>
              <w:right w:val="double" w:sz="4" w:space="0" w:color="auto"/>
            </w:tcBorders>
            <w:shd w:val="clear" w:color="auto" w:fill="auto"/>
            <w:noWrap/>
            <w:vAlign w:val="bottom"/>
          </w:tcPr>
          <w:p w14:paraId="07B3319B" w14:textId="0E76C6D8"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2CA3BB06"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656B8B12" w14:textId="1FA50974" w:rsidR="009251B0" w:rsidRPr="00106A3B" w:rsidRDefault="009251B0" w:rsidP="009251B0">
            <w:pPr>
              <w:rPr>
                <w:rFonts w:eastAsia="Times New Roman"/>
                <w:color w:val="000000"/>
              </w:rPr>
            </w:pPr>
            <w:r w:rsidRPr="00106A3B">
              <w:rPr>
                <w:rFonts w:eastAsia="Times New Roman"/>
                <w:color w:val="000000"/>
              </w:rPr>
              <w:t>Variance of Cross-Sectional Froude Number</w:t>
            </w:r>
          </w:p>
        </w:tc>
        <w:tc>
          <w:tcPr>
            <w:tcW w:w="1067" w:type="dxa"/>
            <w:tcBorders>
              <w:top w:val="nil"/>
              <w:left w:val="nil"/>
              <w:bottom w:val="double" w:sz="4" w:space="0" w:color="auto"/>
              <w:right w:val="single" w:sz="4" w:space="0" w:color="auto"/>
            </w:tcBorders>
            <w:shd w:val="clear" w:color="auto" w:fill="auto"/>
            <w:vAlign w:val="center"/>
          </w:tcPr>
          <w:p w14:paraId="69C32274" w14:textId="5095B94E" w:rsidR="009251B0" w:rsidRPr="00106A3B" w:rsidRDefault="009251B0" w:rsidP="009251B0">
            <w:pPr>
              <w:jc w:val="center"/>
              <w:rPr>
                <w:rFonts w:eastAsia="Times New Roman"/>
                <w:color w:val="000000"/>
              </w:rPr>
            </w:pPr>
            <w:proofErr w:type="gramStart"/>
            <w:r w:rsidRPr="00106A3B">
              <w:rPr>
                <w:rFonts w:eastAsia="Times New Roman"/>
                <w:color w:val="000000"/>
              </w:rPr>
              <w:t>Var(</w:t>
            </w:r>
            <w:proofErr w:type="gramEnd"/>
            <w:r w:rsidRPr="00106A3B">
              <w:rPr>
                <w:rFonts w:eastAsia="Times New Roman"/>
                <w:color w:val="000000"/>
              </w:rPr>
              <w:t>Fr)</w:t>
            </w:r>
          </w:p>
        </w:tc>
        <w:tc>
          <w:tcPr>
            <w:tcW w:w="2519" w:type="dxa"/>
            <w:tcBorders>
              <w:top w:val="nil"/>
              <w:left w:val="nil"/>
              <w:bottom w:val="double" w:sz="4" w:space="0" w:color="auto"/>
              <w:right w:val="single" w:sz="4" w:space="0" w:color="auto"/>
            </w:tcBorders>
            <w:shd w:val="clear" w:color="auto" w:fill="auto"/>
            <w:noWrap/>
            <w:vAlign w:val="bottom"/>
          </w:tcPr>
          <w:p w14:paraId="7E0DB213" w14:textId="6CE2B507" w:rsidR="009251B0" w:rsidRPr="00106A3B" w:rsidRDefault="009251B0" w:rsidP="009251B0">
            <w:pPr>
              <w:rPr>
                <w:rFonts w:eastAsia="Times New Roman"/>
                <w:color w:val="000000"/>
              </w:rPr>
            </w:pPr>
            <w:r w:rsidRPr="00106A3B">
              <w:rPr>
                <w:rFonts w:eastAsia="Times New Roman"/>
                <w:color w:val="000000"/>
              </w:rPr>
              <w:t>Measure of hydraulic flow regime in open-channel flow</w:t>
            </w:r>
          </w:p>
        </w:tc>
        <w:tc>
          <w:tcPr>
            <w:tcW w:w="1356" w:type="dxa"/>
            <w:tcBorders>
              <w:top w:val="nil"/>
              <w:left w:val="nil"/>
              <w:bottom w:val="double" w:sz="4" w:space="0" w:color="auto"/>
              <w:right w:val="double" w:sz="4" w:space="0" w:color="auto"/>
            </w:tcBorders>
            <w:shd w:val="clear" w:color="auto" w:fill="auto"/>
            <w:noWrap/>
            <w:vAlign w:val="bottom"/>
          </w:tcPr>
          <w:p w14:paraId="6E757F5B" w14:textId="0253D250"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3583D7FA"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297BC483" w14:textId="59F29D38" w:rsidR="009251B0" w:rsidRPr="00106A3B" w:rsidRDefault="009251B0" w:rsidP="009251B0">
            <w:pPr>
              <w:rPr>
                <w:rFonts w:eastAsia="Times New Roman"/>
                <w:color w:val="000000"/>
              </w:rPr>
            </w:pPr>
            <w:r w:rsidRPr="00106A3B">
              <w:rPr>
                <w:rFonts w:eastAsia="Times New Roman"/>
                <w:color w:val="000000"/>
              </w:rPr>
              <w:t>Variance of Cross-Sectional Shear Stress</w:t>
            </w:r>
          </w:p>
        </w:tc>
        <w:tc>
          <w:tcPr>
            <w:tcW w:w="1067" w:type="dxa"/>
            <w:tcBorders>
              <w:top w:val="nil"/>
              <w:left w:val="nil"/>
              <w:bottom w:val="double" w:sz="4" w:space="0" w:color="auto"/>
              <w:right w:val="single" w:sz="4" w:space="0" w:color="auto"/>
            </w:tcBorders>
            <w:shd w:val="clear" w:color="auto" w:fill="auto"/>
            <w:vAlign w:val="center"/>
          </w:tcPr>
          <w:p w14:paraId="0C2EA34B" w14:textId="7C08C5D3" w:rsidR="009251B0" w:rsidRPr="00106A3B" w:rsidRDefault="009251B0" w:rsidP="009251B0">
            <w:pPr>
              <w:jc w:val="center"/>
              <w:rPr>
                <w:rFonts w:eastAsia="Times New Roman"/>
                <w:color w:val="000000"/>
              </w:rPr>
            </w:pPr>
            <w:proofErr w:type="gramStart"/>
            <w:r w:rsidRPr="00106A3B">
              <w:rPr>
                <w:rFonts w:eastAsia="Times New Roman"/>
                <w:color w:val="000000"/>
              </w:rPr>
              <w:t>Var(</w:t>
            </w:r>
            <w:proofErr w:type="gramEnd"/>
            <m:oMath>
              <m:r>
                <w:rPr>
                  <w:rFonts w:ascii="Cambria Math" w:eastAsia="Times New Roman" w:hAnsi="Cambria Math"/>
                  <w:color w:val="000000"/>
                </w:rPr>
                <m:t>τ</m:t>
              </m:r>
            </m:oMath>
            <w:r w:rsidRPr="00106A3B">
              <w:rPr>
                <w:rFonts w:eastAsia="Times New Roman"/>
                <w:color w:val="000000"/>
              </w:rPr>
              <w:t>)</w:t>
            </w:r>
          </w:p>
        </w:tc>
        <w:tc>
          <w:tcPr>
            <w:tcW w:w="2519" w:type="dxa"/>
            <w:tcBorders>
              <w:top w:val="nil"/>
              <w:left w:val="nil"/>
              <w:bottom w:val="double" w:sz="4" w:space="0" w:color="auto"/>
              <w:right w:val="single" w:sz="4" w:space="0" w:color="auto"/>
            </w:tcBorders>
            <w:shd w:val="clear" w:color="auto" w:fill="auto"/>
            <w:noWrap/>
            <w:vAlign w:val="bottom"/>
          </w:tcPr>
          <w:p w14:paraId="743B3595" w14:textId="52440606" w:rsidR="009251B0" w:rsidRPr="00106A3B" w:rsidRDefault="009251B0" w:rsidP="009251B0">
            <w:pPr>
              <w:rPr>
                <w:rFonts w:eastAsia="Times New Roman"/>
                <w:color w:val="000000"/>
              </w:rPr>
            </w:pPr>
            <w:r w:rsidRPr="00106A3B">
              <w:rPr>
                <w:rFonts w:eastAsia="Times New Roman"/>
                <w:color w:val="000000"/>
              </w:rPr>
              <w:t>Force of moving water against channel bed</w:t>
            </w:r>
          </w:p>
        </w:tc>
        <w:tc>
          <w:tcPr>
            <w:tcW w:w="1356" w:type="dxa"/>
            <w:tcBorders>
              <w:top w:val="nil"/>
              <w:left w:val="nil"/>
              <w:bottom w:val="double" w:sz="4" w:space="0" w:color="auto"/>
              <w:right w:val="double" w:sz="4" w:space="0" w:color="auto"/>
            </w:tcBorders>
            <w:shd w:val="clear" w:color="auto" w:fill="auto"/>
            <w:noWrap/>
            <w:vAlign w:val="bottom"/>
          </w:tcPr>
          <w:p w14:paraId="1E837DF5" w14:textId="4AA76BE0"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121A8C56"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2846C044" w14:textId="4C0040E2" w:rsidR="009251B0" w:rsidRPr="00106A3B" w:rsidRDefault="009251B0" w:rsidP="009251B0">
            <w:pPr>
              <w:rPr>
                <w:rFonts w:eastAsia="Times New Roman"/>
                <w:color w:val="000000"/>
              </w:rPr>
            </w:pPr>
            <w:r w:rsidRPr="00106A3B">
              <w:rPr>
                <w:rFonts w:eastAsia="Times New Roman"/>
                <w:color w:val="000000"/>
              </w:rPr>
              <w:t>Variance of Cross-Sectional Unit Power</w:t>
            </w:r>
          </w:p>
        </w:tc>
        <w:tc>
          <w:tcPr>
            <w:tcW w:w="1067" w:type="dxa"/>
            <w:tcBorders>
              <w:top w:val="nil"/>
              <w:left w:val="nil"/>
              <w:bottom w:val="double" w:sz="4" w:space="0" w:color="auto"/>
              <w:right w:val="single" w:sz="4" w:space="0" w:color="auto"/>
            </w:tcBorders>
            <w:shd w:val="clear" w:color="auto" w:fill="auto"/>
            <w:vAlign w:val="center"/>
          </w:tcPr>
          <w:p w14:paraId="3D4AA886" w14:textId="60082D9B" w:rsidR="009251B0" w:rsidRPr="00106A3B" w:rsidRDefault="009251B0" w:rsidP="009251B0">
            <w:pPr>
              <w:jc w:val="center"/>
              <w:rPr>
                <w:rFonts w:eastAsia="Times New Roman"/>
                <w:color w:val="000000"/>
              </w:rPr>
            </w:pPr>
            <w:proofErr w:type="gramStart"/>
            <w:r w:rsidRPr="00106A3B">
              <w:rPr>
                <w:rFonts w:eastAsia="Times New Roman"/>
                <w:color w:val="000000"/>
              </w:rPr>
              <w:t>Var(</w:t>
            </w:r>
            <w:proofErr w:type="gramEnd"/>
            <m:oMath>
              <m:r>
                <m:rPr>
                  <m:sty m:val="p"/>
                </m:rPr>
                <w:rPr>
                  <w:rFonts w:ascii="Cambria Math" w:eastAsia="Times New Roman" w:hAnsi="Cambria Math"/>
                  <w:color w:val="000000"/>
                </w:rPr>
                <m:t>Ω</m:t>
              </m:r>
            </m:oMath>
            <w:r w:rsidRPr="00106A3B">
              <w:rPr>
                <w:rFonts w:eastAsia="Times New Roman"/>
                <w:color w:val="000000"/>
              </w:rPr>
              <w:t>)</w:t>
            </w:r>
          </w:p>
        </w:tc>
        <w:tc>
          <w:tcPr>
            <w:tcW w:w="2519" w:type="dxa"/>
            <w:tcBorders>
              <w:top w:val="nil"/>
              <w:left w:val="nil"/>
              <w:bottom w:val="double" w:sz="4" w:space="0" w:color="auto"/>
              <w:right w:val="single" w:sz="4" w:space="0" w:color="auto"/>
            </w:tcBorders>
            <w:shd w:val="clear" w:color="auto" w:fill="auto"/>
            <w:noWrap/>
            <w:vAlign w:val="bottom"/>
          </w:tcPr>
          <w:p w14:paraId="743002E1" w14:textId="2DCC1D38" w:rsidR="009251B0" w:rsidRPr="00106A3B" w:rsidRDefault="009251B0" w:rsidP="009251B0">
            <w:pPr>
              <w:rPr>
                <w:rFonts w:eastAsia="Times New Roman"/>
                <w:color w:val="000000"/>
              </w:rPr>
            </w:pPr>
            <w:r w:rsidRPr="00106A3B">
              <w:rPr>
                <w:rFonts w:eastAsia="Times New Roman"/>
                <w:color w:val="000000"/>
              </w:rPr>
              <w:t>Energy dissipation against riverbanks, normalized by channel width</w:t>
            </w:r>
          </w:p>
        </w:tc>
        <w:tc>
          <w:tcPr>
            <w:tcW w:w="1356" w:type="dxa"/>
            <w:tcBorders>
              <w:top w:val="nil"/>
              <w:left w:val="nil"/>
              <w:bottom w:val="double" w:sz="4" w:space="0" w:color="auto"/>
              <w:right w:val="double" w:sz="4" w:space="0" w:color="auto"/>
            </w:tcBorders>
            <w:shd w:val="clear" w:color="auto" w:fill="auto"/>
            <w:noWrap/>
            <w:vAlign w:val="bottom"/>
          </w:tcPr>
          <w:p w14:paraId="70EB68A6" w14:textId="184B24DA" w:rsidR="009251B0" w:rsidRPr="00106A3B" w:rsidRDefault="009251B0" w:rsidP="009251B0">
            <w:pPr>
              <w:rPr>
                <w:rFonts w:eastAsia="Times New Roman"/>
                <w:color w:val="000000"/>
              </w:rPr>
            </w:pPr>
            <w:r w:rsidRPr="00106A3B">
              <w:rPr>
                <w:rFonts w:eastAsia="Times New Roman"/>
                <w:color w:val="000000"/>
              </w:rPr>
              <w:t>calculated- NWIS* + NHD**</w:t>
            </w:r>
          </w:p>
        </w:tc>
      </w:tr>
      <w:tr w:rsidR="009251B0" w:rsidRPr="00D937FE" w14:paraId="6F8201E0"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5D3586F" w14:textId="4C1209EA" w:rsidR="009251B0" w:rsidRPr="00106A3B" w:rsidRDefault="009251B0" w:rsidP="009251B0">
            <w:pPr>
              <w:rPr>
                <w:rFonts w:eastAsia="Times New Roman"/>
                <w:color w:val="000000"/>
              </w:rPr>
            </w:pPr>
            <w:r w:rsidRPr="00106A3B">
              <w:rPr>
                <w:rFonts w:eastAsia="Times New Roman"/>
                <w:color w:val="000000"/>
              </w:rPr>
              <w:t>Variance of Cross-Sectional Minimum Grain Size Entrained</w:t>
            </w:r>
          </w:p>
        </w:tc>
        <w:tc>
          <w:tcPr>
            <w:tcW w:w="1067" w:type="dxa"/>
            <w:tcBorders>
              <w:top w:val="nil"/>
              <w:left w:val="nil"/>
              <w:bottom w:val="double" w:sz="4" w:space="0" w:color="auto"/>
              <w:right w:val="single" w:sz="4" w:space="0" w:color="auto"/>
            </w:tcBorders>
            <w:shd w:val="clear" w:color="auto" w:fill="auto"/>
            <w:vAlign w:val="center"/>
          </w:tcPr>
          <w:p w14:paraId="27F48087" w14:textId="10C48621" w:rsidR="009251B0" w:rsidRPr="00106A3B" w:rsidRDefault="009251B0" w:rsidP="009251B0">
            <w:pPr>
              <w:jc w:val="center"/>
              <w:rPr>
                <w:rFonts w:eastAsia="Times New Roman"/>
                <w:color w:val="000000"/>
              </w:rPr>
            </w:pPr>
            <w:proofErr w:type="gramStart"/>
            <w:r w:rsidRPr="00106A3B">
              <w:rPr>
                <w:rFonts w:eastAsia="Times New Roman"/>
                <w:color w:val="000000"/>
              </w:rPr>
              <w:t>Var(</w:t>
            </w:r>
            <w:proofErr w:type="gramEnd"/>
            <w:r w:rsidRPr="00106A3B">
              <w:rPr>
                <w:rFonts w:eastAsia="Times New Roman"/>
                <w:color w:val="000000"/>
              </w:rPr>
              <w:t>D</w:t>
            </w:r>
            <w:r w:rsidRPr="00106A3B">
              <w:rPr>
                <w:rFonts w:eastAsia="Times New Roman"/>
                <w:color w:val="000000"/>
                <w:vertAlign w:val="subscript"/>
              </w:rPr>
              <w:t>e</w:t>
            </w:r>
            <w:r w:rsidRPr="00106A3B">
              <w:rPr>
                <w:rFonts w:eastAsia="Times New Roman"/>
                <w:color w:val="000000"/>
              </w:rPr>
              <w:t>)</w:t>
            </w:r>
          </w:p>
        </w:tc>
        <w:tc>
          <w:tcPr>
            <w:tcW w:w="2519" w:type="dxa"/>
            <w:tcBorders>
              <w:top w:val="nil"/>
              <w:left w:val="nil"/>
              <w:bottom w:val="double" w:sz="4" w:space="0" w:color="auto"/>
              <w:right w:val="single" w:sz="4" w:space="0" w:color="auto"/>
            </w:tcBorders>
            <w:shd w:val="clear" w:color="auto" w:fill="auto"/>
            <w:noWrap/>
            <w:vAlign w:val="bottom"/>
          </w:tcPr>
          <w:p w14:paraId="69F38B97" w14:textId="7B0E2E35" w:rsidR="009251B0" w:rsidRPr="00106A3B" w:rsidRDefault="009251B0" w:rsidP="009251B0">
            <w:pPr>
              <w:rPr>
                <w:rFonts w:eastAsia="Times New Roman"/>
                <w:color w:val="000000"/>
              </w:rPr>
            </w:pPr>
            <w:r w:rsidRPr="00106A3B">
              <w:rPr>
                <w:rFonts w:eastAsia="Times New Roman"/>
                <w:color w:val="000000"/>
              </w:rPr>
              <w:t>Smallest bed material entrained and transported (Henderson, 1955)</w:t>
            </w:r>
          </w:p>
        </w:tc>
        <w:tc>
          <w:tcPr>
            <w:tcW w:w="1356" w:type="dxa"/>
            <w:tcBorders>
              <w:top w:val="nil"/>
              <w:left w:val="nil"/>
              <w:bottom w:val="double" w:sz="4" w:space="0" w:color="auto"/>
              <w:right w:val="double" w:sz="4" w:space="0" w:color="auto"/>
            </w:tcBorders>
            <w:shd w:val="clear" w:color="auto" w:fill="auto"/>
            <w:noWrap/>
            <w:vAlign w:val="bottom"/>
          </w:tcPr>
          <w:p w14:paraId="3F3F03CF" w14:textId="2393EDD5"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2E860491"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7D455F7A" w14:textId="0DD20B10" w:rsidR="009251B0" w:rsidRPr="00106A3B" w:rsidRDefault="009251B0" w:rsidP="009251B0">
            <w:pPr>
              <w:rPr>
                <w:rFonts w:eastAsia="Times New Roman"/>
                <w:color w:val="000000"/>
              </w:rPr>
            </w:pPr>
            <w:r w:rsidRPr="00106A3B">
              <w:rPr>
                <w:rFonts w:eastAsia="Times New Roman"/>
                <w:color w:val="000000"/>
              </w:rPr>
              <w:t>Variance of Cross-Sectional Manning’s n</w:t>
            </w:r>
          </w:p>
        </w:tc>
        <w:tc>
          <w:tcPr>
            <w:tcW w:w="1067" w:type="dxa"/>
            <w:tcBorders>
              <w:top w:val="nil"/>
              <w:left w:val="nil"/>
              <w:bottom w:val="double" w:sz="4" w:space="0" w:color="auto"/>
              <w:right w:val="single" w:sz="4" w:space="0" w:color="auto"/>
            </w:tcBorders>
            <w:shd w:val="clear" w:color="auto" w:fill="auto"/>
            <w:vAlign w:val="center"/>
          </w:tcPr>
          <w:p w14:paraId="696CC7A0" w14:textId="4B54BEE6" w:rsidR="009251B0" w:rsidRPr="00106A3B" w:rsidRDefault="009251B0" w:rsidP="009251B0">
            <w:pPr>
              <w:jc w:val="center"/>
              <w:rPr>
                <w:rFonts w:eastAsia="Times New Roman"/>
                <w:color w:val="000000"/>
              </w:rPr>
            </w:pPr>
            <w:r w:rsidRPr="00106A3B">
              <w:rPr>
                <w:rFonts w:eastAsia="Times New Roman"/>
                <w:color w:val="000000"/>
              </w:rPr>
              <w:t>Var(n)</w:t>
            </w:r>
          </w:p>
        </w:tc>
        <w:tc>
          <w:tcPr>
            <w:tcW w:w="2519" w:type="dxa"/>
            <w:tcBorders>
              <w:top w:val="nil"/>
              <w:left w:val="nil"/>
              <w:bottom w:val="double" w:sz="4" w:space="0" w:color="auto"/>
              <w:right w:val="single" w:sz="4" w:space="0" w:color="auto"/>
            </w:tcBorders>
            <w:shd w:val="clear" w:color="auto" w:fill="auto"/>
            <w:noWrap/>
            <w:vAlign w:val="bottom"/>
          </w:tcPr>
          <w:p w14:paraId="0D332C28" w14:textId="073A4FE1" w:rsidR="009251B0" w:rsidRPr="00106A3B" w:rsidRDefault="009251B0" w:rsidP="009251B0">
            <w:pPr>
              <w:rPr>
                <w:rFonts w:eastAsia="Times New Roman"/>
                <w:color w:val="000000"/>
              </w:rPr>
            </w:pPr>
            <w:r w:rsidRPr="00106A3B">
              <w:rPr>
                <w:rFonts w:eastAsia="Times New Roman"/>
                <w:color w:val="000000"/>
              </w:rPr>
              <w:t>Roughness term for Manning’s equation</w:t>
            </w:r>
          </w:p>
        </w:tc>
        <w:tc>
          <w:tcPr>
            <w:tcW w:w="1356" w:type="dxa"/>
            <w:tcBorders>
              <w:top w:val="nil"/>
              <w:left w:val="nil"/>
              <w:bottom w:val="double" w:sz="4" w:space="0" w:color="auto"/>
              <w:right w:val="double" w:sz="4" w:space="0" w:color="auto"/>
            </w:tcBorders>
            <w:shd w:val="clear" w:color="auto" w:fill="auto"/>
            <w:noWrap/>
            <w:vAlign w:val="bottom"/>
          </w:tcPr>
          <w:p w14:paraId="7F31A4A3" w14:textId="1434045E"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26491B38" w14:textId="77777777" w:rsidTr="009251B0">
        <w:trPr>
          <w:trHeight w:val="291"/>
        </w:trPr>
        <w:tc>
          <w:tcPr>
            <w:tcW w:w="4388" w:type="dxa"/>
            <w:tcBorders>
              <w:top w:val="double" w:sz="4" w:space="0" w:color="auto"/>
              <w:bottom w:val="nil"/>
            </w:tcBorders>
            <w:shd w:val="clear" w:color="auto" w:fill="auto"/>
            <w:vAlign w:val="center"/>
            <w:hideMark/>
          </w:tcPr>
          <w:p w14:paraId="6DB36E97" w14:textId="2DFB271F" w:rsidR="009251B0" w:rsidRPr="00D937FE" w:rsidRDefault="009251B0" w:rsidP="009251B0">
            <w:pPr>
              <w:rPr>
                <w:rFonts w:eastAsia="Times New Roman"/>
                <w:color w:val="000000"/>
                <w:sz w:val="22"/>
                <w:szCs w:val="22"/>
              </w:rPr>
            </w:pPr>
            <w:r w:rsidRPr="00D937FE">
              <w:rPr>
                <w:rFonts w:eastAsia="Times New Roman"/>
                <w:color w:val="000000"/>
                <w:sz w:val="22"/>
                <w:szCs w:val="22"/>
              </w:rPr>
              <w:t>*</w:t>
            </w:r>
            <w:r w:rsidRPr="00270E0E">
              <w:rPr>
                <w:rFonts w:eastAsia="Times New Roman"/>
                <w:color w:val="000000"/>
                <w:sz w:val="22"/>
                <w:szCs w:val="22"/>
              </w:rPr>
              <w:t>https://waterdata.usgs.gov/nwis/measurement</w:t>
            </w:r>
          </w:p>
        </w:tc>
        <w:tc>
          <w:tcPr>
            <w:tcW w:w="1067" w:type="dxa"/>
            <w:tcBorders>
              <w:top w:val="double" w:sz="4" w:space="0" w:color="auto"/>
              <w:left w:val="nil"/>
              <w:bottom w:val="nil"/>
              <w:right w:val="nil"/>
            </w:tcBorders>
            <w:shd w:val="clear" w:color="auto" w:fill="auto"/>
            <w:noWrap/>
            <w:vAlign w:val="bottom"/>
            <w:hideMark/>
          </w:tcPr>
          <w:p w14:paraId="17A67771" w14:textId="77777777" w:rsidR="009251B0" w:rsidRPr="00D937FE" w:rsidRDefault="009251B0" w:rsidP="009251B0">
            <w:pPr>
              <w:rPr>
                <w:rFonts w:eastAsia="Times New Roman"/>
                <w:color w:val="000000"/>
                <w:sz w:val="22"/>
                <w:szCs w:val="22"/>
              </w:rPr>
            </w:pPr>
          </w:p>
        </w:tc>
        <w:tc>
          <w:tcPr>
            <w:tcW w:w="2519" w:type="dxa"/>
            <w:tcBorders>
              <w:top w:val="double" w:sz="4" w:space="0" w:color="auto"/>
              <w:left w:val="nil"/>
              <w:bottom w:val="nil"/>
              <w:right w:val="nil"/>
            </w:tcBorders>
            <w:shd w:val="clear" w:color="auto" w:fill="auto"/>
            <w:noWrap/>
            <w:vAlign w:val="bottom"/>
            <w:hideMark/>
          </w:tcPr>
          <w:p w14:paraId="6840E2C5" w14:textId="77777777" w:rsidR="009251B0" w:rsidRPr="00D937FE" w:rsidRDefault="009251B0" w:rsidP="009251B0">
            <w:pPr>
              <w:rPr>
                <w:rFonts w:eastAsia="Times New Roman"/>
              </w:rPr>
            </w:pPr>
          </w:p>
        </w:tc>
        <w:tc>
          <w:tcPr>
            <w:tcW w:w="1356" w:type="dxa"/>
            <w:tcBorders>
              <w:top w:val="double" w:sz="4" w:space="0" w:color="auto"/>
              <w:left w:val="nil"/>
              <w:bottom w:val="nil"/>
              <w:right w:val="nil"/>
            </w:tcBorders>
            <w:shd w:val="clear" w:color="auto" w:fill="auto"/>
            <w:noWrap/>
            <w:vAlign w:val="bottom"/>
            <w:hideMark/>
          </w:tcPr>
          <w:p w14:paraId="1C488CAA" w14:textId="77777777" w:rsidR="009251B0" w:rsidRPr="00D937FE" w:rsidRDefault="009251B0" w:rsidP="009251B0">
            <w:pPr>
              <w:rPr>
                <w:rFonts w:eastAsia="Times New Roman"/>
              </w:rPr>
            </w:pPr>
          </w:p>
        </w:tc>
      </w:tr>
      <w:tr w:rsidR="009251B0" w:rsidRPr="00D937FE" w14:paraId="54684B19" w14:textId="77777777" w:rsidTr="009251B0">
        <w:trPr>
          <w:trHeight w:val="291"/>
        </w:trPr>
        <w:tc>
          <w:tcPr>
            <w:tcW w:w="4388" w:type="dxa"/>
            <w:tcBorders>
              <w:top w:val="nil"/>
              <w:bottom w:val="nil"/>
            </w:tcBorders>
            <w:shd w:val="clear" w:color="auto" w:fill="auto"/>
            <w:vAlign w:val="center"/>
            <w:hideMark/>
          </w:tcPr>
          <w:p w14:paraId="5DA5F56E" w14:textId="65D73052" w:rsidR="009251B0" w:rsidRPr="00D937FE" w:rsidRDefault="009251B0" w:rsidP="009251B0">
            <w:pPr>
              <w:rPr>
                <w:rFonts w:eastAsia="Times New Roman"/>
                <w:color w:val="000000"/>
                <w:sz w:val="22"/>
                <w:szCs w:val="22"/>
              </w:rPr>
            </w:pPr>
            <w:r w:rsidRPr="00D937FE">
              <w:rPr>
                <w:rFonts w:eastAsia="Times New Roman"/>
                <w:color w:val="000000"/>
                <w:sz w:val="22"/>
                <w:szCs w:val="22"/>
              </w:rPr>
              <w:t>**</w:t>
            </w:r>
            <w:r>
              <w:t xml:space="preserve"> </w:t>
            </w:r>
            <w:r w:rsidRPr="00270E0E">
              <w:rPr>
                <w:rFonts w:eastAsia="Times New Roman"/>
                <w:color w:val="000000"/>
                <w:sz w:val="22"/>
                <w:szCs w:val="22"/>
              </w:rPr>
              <w:t>https://www.epa.gov/waterdata/nhdplus-national-hydrography-dataset-plus</w:t>
            </w:r>
          </w:p>
        </w:tc>
        <w:tc>
          <w:tcPr>
            <w:tcW w:w="1067" w:type="dxa"/>
            <w:tcBorders>
              <w:top w:val="nil"/>
              <w:left w:val="nil"/>
              <w:bottom w:val="nil"/>
              <w:right w:val="nil"/>
            </w:tcBorders>
            <w:shd w:val="clear" w:color="auto" w:fill="auto"/>
            <w:noWrap/>
            <w:vAlign w:val="bottom"/>
            <w:hideMark/>
          </w:tcPr>
          <w:p w14:paraId="42C55EBE" w14:textId="77777777" w:rsidR="009251B0" w:rsidRPr="00D937FE" w:rsidRDefault="009251B0" w:rsidP="009251B0">
            <w:pPr>
              <w:rPr>
                <w:rFonts w:eastAsia="Times New Roman"/>
                <w:color w:val="000000"/>
                <w:sz w:val="22"/>
                <w:szCs w:val="22"/>
              </w:rPr>
            </w:pPr>
          </w:p>
        </w:tc>
        <w:tc>
          <w:tcPr>
            <w:tcW w:w="2519" w:type="dxa"/>
            <w:tcBorders>
              <w:top w:val="nil"/>
              <w:left w:val="nil"/>
              <w:bottom w:val="nil"/>
              <w:right w:val="nil"/>
            </w:tcBorders>
            <w:shd w:val="clear" w:color="auto" w:fill="auto"/>
            <w:noWrap/>
            <w:vAlign w:val="bottom"/>
            <w:hideMark/>
          </w:tcPr>
          <w:p w14:paraId="28D07A70" w14:textId="77777777" w:rsidR="009251B0" w:rsidRPr="00D937FE" w:rsidRDefault="009251B0" w:rsidP="009251B0">
            <w:pPr>
              <w:rPr>
                <w:rFonts w:eastAsia="Times New Roman"/>
              </w:rPr>
            </w:pPr>
          </w:p>
        </w:tc>
        <w:tc>
          <w:tcPr>
            <w:tcW w:w="1356" w:type="dxa"/>
            <w:tcBorders>
              <w:top w:val="nil"/>
              <w:left w:val="nil"/>
              <w:bottom w:val="nil"/>
              <w:right w:val="nil"/>
            </w:tcBorders>
            <w:shd w:val="clear" w:color="auto" w:fill="auto"/>
            <w:noWrap/>
            <w:vAlign w:val="bottom"/>
            <w:hideMark/>
          </w:tcPr>
          <w:p w14:paraId="60F5E53D" w14:textId="77777777" w:rsidR="009251B0" w:rsidRPr="00D937FE" w:rsidRDefault="009251B0" w:rsidP="009251B0">
            <w:pPr>
              <w:rPr>
                <w:rFonts w:eastAsia="Times New Roman"/>
              </w:rPr>
            </w:pPr>
          </w:p>
        </w:tc>
      </w:tr>
    </w:tbl>
    <w:bookmarkEnd w:id="30"/>
    <w:p w14:paraId="5F248EF2" w14:textId="520CCC72" w:rsidR="00817C77" w:rsidRDefault="0010049F" w:rsidP="00817C77">
      <w:pPr>
        <w:spacing w:after="160" w:line="480" w:lineRule="auto"/>
        <w:ind w:firstLine="720"/>
        <w:jc w:val="both"/>
        <w:rPr>
          <w:sz w:val="24"/>
        </w:rPr>
      </w:pPr>
      <w:r>
        <w:rPr>
          <w:sz w:val="24"/>
        </w:rPr>
        <w:lastRenderedPageBreak/>
        <w:t>This dataset is built exclusively f</w:t>
      </w:r>
      <w:r w:rsidR="00D937FE">
        <w:rPr>
          <w:sz w:val="24"/>
        </w:rPr>
        <w:t>or the United States,</w:t>
      </w:r>
      <w:r>
        <w:rPr>
          <w:sz w:val="24"/>
        </w:rPr>
        <w:t xml:space="preserve"> and w</w:t>
      </w:r>
      <w:r w:rsidR="00817C77">
        <w:rPr>
          <w:sz w:val="24"/>
        </w:rPr>
        <w:t xml:space="preserve">e acknowledge that the continental </w:t>
      </w:r>
      <w:r>
        <w:rPr>
          <w:sz w:val="24"/>
        </w:rPr>
        <w:t>US</w:t>
      </w:r>
      <w:r w:rsidR="00817C77">
        <w:rPr>
          <w:sz w:val="24"/>
        </w:rPr>
        <w:t xml:space="preserve"> is not reflective of all </w:t>
      </w:r>
      <w:r w:rsidR="0059196F">
        <w:rPr>
          <w:sz w:val="24"/>
        </w:rPr>
        <w:t>global landscapes</w:t>
      </w:r>
      <w:r w:rsidR="00817C77">
        <w:rPr>
          <w:sz w:val="24"/>
        </w:rPr>
        <w:t xml:space="preserve">. </w:t>
      </w:r>
      <w:r w:rsidR="00E06D97">
        <w:rPr>
          <w:sz w:val="24"/>
        </w:rPr>
        <w:t xml:space="preserve">Further, we have also limited our dataset to those rivers where there are </w:t>
      </w:r>
      <w:r>
        <w:rPr>
          <w:sz w:val="24"/>
        </w:rPr>
        <w:t>six or more</w:t>
      </w:r>
      <w:r w:rsidR="00E06D97">
        <w:rPr>
          <w:sz w:val="24"/>
        </w:rPr>
        <w:t xml:space="preserve"> stations to parameterize AMHG.</w:t>
      </w:r>
      <w:r w:rsidR="00817C77">
        <w:rPr>
          <w:sz w:val="24"/>
        </w:rPr>
        <w:t xml:space="preserve"> With that said, this is to our knowledge the largest </w:t>
      </w:r>
      <w:r w:rsidR="0059196F">
        <w:rPr>
          <w:sz w:val="24"/>
        </w:rPr>
        <w:t xml:space="preserve">possible </w:t>
      </w:r>
      <w:r w:rsidR="00817C77">
        <w:rPr>
          <w:sz w:val="24"/>
        </w:rPr>
        <w:t xml:space="preserve">freely available fluvial geomorphology dataset </w:t>
      </w:r>
      <w:r>
        <w:rPr>
          <w:sz w:val="24"/>
        </w:rPr>
        <w:t xml:space="preserve">that </w:t>
      </w:r>
      <w:r w:rsidR="00817C77">
        <w:rPr>
          <w:sz w:val="24"/>
        </w:rPr>
        <w:t>covers a wide range of geographies from temperate and semi-arid climates to deserts and sub-tropical regions</w:t>
      </w:r>
      <w:r>
        <w:rPr>
          <w:sz w:val="24"/>
        </w:rPr>
        <w:t>,</w:t>
      </w:r>
      <w:r w:rsidR="00817C77">
        <w:rPr>
          <w:sz w:val="24"/>
        </w:rPr>
        <w:t xml:space="preserve"> and </w:t>
      </w:r>
      <w:r>
        <w:rPr>
          <w:sz w:val="24"/>
        </w:rPr>
        <w:t>these data represent</w:t>
      </w:r>
      <w:r w:rsidR="00817C77">
        <w:rPr>
          <w:sz w:val="24"/>
        </w:rPr>
        <w:t xml:space="preserve"> a best-case scenario for our analysis. </w:t>
      </w:r>
      <w:r>
        <w:rPr>
          <w:sz w:val="24"/>
        </w:rPr>
        <w:t>Notably,</w:t>
      </w:r>
      <w:r w:rsidR="00817C77">
        <w:rPr>
          <w:sz w:val="24"/>
        </w:rPr>
        <w:t xml:space="preserve"> our training data are missing observations </w:t>
      </w:r>
      <w:r>
        <w:rPr>
          <w:sz w:val="24"/>
        </w:rPr>
        <w:t>in</w:t>
      </w:r>
      <w:r w:rsidR="00817C77">
        <w:rPr>
          <w:sz w:val="24"/>
        </w:rPr>
        <w:t xml:space="preserve"> equatorial and Arctic/subarctic regions</w:t>
      </w:r>
      <w:commentRangeStart w:id="31"/>
      <w:r w:rsidR="00817C77">
        <w:rPr>
          <w:sz w:val="24"/>
        </w:rPr>
        <w:t>. With the aim of</w:t>
      </w:r>
      <w:r>
        <w:rPr>
          <w:sz w:val="24"/>
        </w:rPr>
        <w:t xml:space="preserve"> improving</w:t>
      </w:r>
      <w:r w:rsidR="00817C77">
        <w:rPr>
          <w:sz w:val="24"/>
        </w:rPr>
        <w:t xml:space="preserve"> global RSQ at the center of this study, we chose to use one of these poorly represented regions as a case study: the Mackenzie River basin in the Canadian Arctic.</w:t>
      </w:r>
      <w:commentRangeEnd w:id="31"/>
      <w:r w:rsidR="00106A3B">
        <w:rPr>
          <w:rStyle w:val="CommentReference"/>
        </w:rPr>
        <w:commentReference w:id="31"/>
      </w:r>
    </w:p>
    <w:p w14:paraId="188CBD32" w14:textId="7F90195A" w:rsidR="00817C77" w:rsidRPr="001D0254" w:rsidRDefault="00817C77" w:rsidP="00817C77">
      <w:pPr>
        <w:pStyle w:val="Heading-Secondary"/>
        <w:spacing w:line="480" w:lineRule="auto"/>
        <w:ind w:left="0"/>
        <w:rPr>
          <w:b/>
          <w:bCs w:val="0"/>
        </w:rPr>
      </w:pPr>
      <w:r w:rsidRPr="001D0254">
        <w:rPr>
          <w:b/>
          <w:bCs w:val="0"/>
        </w:rPr>
        <w:t xml:space="preserve">2.2 </w:t>
      </w:r>
      <w:r w:rsidR="00E06D97">
        <w:rPr>
          <w:b/>
          <w:bCs w:val="0"/>
        </w:rPr>
        <w:t xml:space="preserve">RS data for the </w:t>
      </w:r>
      <w:r w:rsidRPr="001D0254">
        <w:rPr>
          <w:b/>
          <w:bCs w:val="0"/>
        </w:rPr>
        <w:t xml:space="preserve">Mackenzie River </w:t>
      </w:r>
      <w:r>
        <w:rPr>
          <w:b/>
          <w:bCs w:val="0"/>
        </w:rPr>
        <w:t>b</w:t>
      </w:r>
      <w:r w:rsidRPr="001D0254">
        <w:rPr>
          <w:b/>
          <w:bCs w:val="0"/>
        </w:rPr>
        <w:t>asin</w:t>
      </w:r>
    </w:p>
    <w:p w14:paraId="558CF0EA" w14:textId="567CFB56" w:rsidR="00E06D97" w:rsidRPr="0041186E" w:rsidRDefault="00817C77" w:rsidP="00817C77">
      <w:pPr>
        <w:pStyle w:val="NoSpacing"/>
        <w:spacing w:line="480" w:lineRule="auto"/>
        <w:ind w:firstLine="720"/>
        <w:jc w:val="both"/>
        <w:rPr>
          <w:rFonts w:ascii="Times New Roman" w:hAnsi="Times New Roman" w:cs="Times New Roman"/>
          <w:sz w:val="24"/>
          <w:szCs w:val="24"/>
        </w:rPr>
      </w:pPr>
      <w:r w:rsidRPr="0041186E">
        <w:rPr>
          <w:rFonts w:ascii="Times New Roman" w:hAnsi="Times New Roman" w:cs="Times New Roman"/>
          <w:sz w:val="24"/>
          <w:szCs w:val="24"/>
        </w:rPr>
        <w:t>The Mackenzie River basin is representative of Arctic hydrology and a good test for applying our new prior river knowledge at a large network scale.</w:t>
      </w:r>
      <w:r w:rsidR="00E06D97" w:rsidRPr="0041186E">
        <w:rPr>
          <w:rFonts w:ascii="Times New Roman" w:hAnsi="Times New Roman" w:cs="Times New Roman"/>
          <w:sz w:val="24"/>
          <w:szCs w:val="24"/>
        </w:rPr>
        <w:t xml:space="preserve"> We use the Mackenzie as a test basin using real satellite data (as opposed to modelled SWOT data, Section 2.3).</w:t>
      </w:r>
      <w:r w:rsidR="00D269E6"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To do so,</w:t>
      </w:r>
      <w:r w:rsidRPr="0041186E">
        <w:rPr>
          <w:rFonts w:ascii="Times New Roman" w:hAnsi="Times New Roman" w:cs="Times New Roman"/>
          <w:sz w:val="24"/>
          <w:szCs w:val="24"/>
        </w:rPr>
        <w:t xml:space="preserve"> we need</w:t>
      </w:r>
      <w:ins w:id="32" w:author="Colin Gleason" w:date="2020-04-27T10:38:00Z">
        <w:r w:rsidR="00106A3B">
          <w:rPr>
            <w:rFonts w:ascii="Times New Roman" w:hAnsi="Times New Roman" w:cs="Times New Roman"/>
            <w:sz w:val="24"/>
            <w:szCs w:val="24"/>
          </w:rPr>
          <w:t>ed</w:t>
        </w:r>
      </w:ins>
      <w:r w:rsidRPr="0041186E">
        <w:rPr>
          <w:rFonts w:ascii="Times New Roman" w:hAnsi="Times New Roman" w:cs="Times New Roman"/>
          <w:sz w:val="24"/>
          <w:szCs w:val="24"/>
        </w:rPr>
        <w:t xml:space="preserve"> RS observations of river widths</w:t>
      </w:r>
      <w:r w:rsidR="00D937FE" w:rsidRPr="0041186E">
        <w:rPr>
          <w:rFonts w:ascii="Times New Roman" w:hAnsi="Times New Roman" w:cs="Times New Roman"/>
          <w:sz w:val="24"/>
          <w:szCs w:val="24"/>
        </w:rPr>
        <w:t xml:space="preserve"> to drive the BAM algorithm</w:t>
      </w:r>
      <w:r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 xml:space="preserve">We extracted </w:t>
      </w:r>
      <w:r w:rsidRPr="0041186E">
        <w:rPr>
          <w:rFonts w:ascii="Times New Roman" w:hAnsi="Times New Roman" w:cs="Times New Roman"/>
          <w:sz w:val="24"/>
          <w:szCs w:val="24"/>
        </w:rPr>
        <w:t xml:space="preserve">multi-temporal widths for </w:t>
      </w:r>
      <w:r w:rsidR="001651DD" w:rsidRPr="0041186E">
        <w:rPr>
          <w:rFonts w:ascii="Times New Roman" w:hAnsi="Times New Roman" w:cs="Times New Roman"/>
          <w:sz w:val="24"/>
          <w:szCs w:val="24"/>
        </w:rPr>
        <w:t>228,659</w:t>
      </w:r>
      <w:r w:rsidR="00E06D97" w:rsidRPr="0041186E">
        <w:rPr>
          <w:rFonts w:ascii="Times New Roman" w:hAnsi="Times New Roman" w:cs="Times New Roman"/>
          <w:sz w:val="24"/>
          <w:szCs w:val="24"/>
        </w:rPr>
        <w:t xml:space="preserve"> </w:t>
      </w:r>
      <w:r w:rsidR="007F424B" w:rsidRPr="0041186E">
        <w:rPr>
          <w:rFonts w:ascii="Times New Roman" w:hAnsi="Times New Roman" w:cs="Times New Roman"/>
          <w:sz w:val="24"/>
          <w:szCs w:val="24"/>
        </w:rPr>
        <w:t>cross-section</w:t>
      </w:r>
      <w:r w:rsidR="00E06D97" w:rsidRPr="0041186E">
        <w:rPr>
          <w:rFonts w:ascii="Times New Roman" w:hAnsi="Times New Roman" w:cs="Times New Roman"/>
          <w:sz w:val="24"/>
          <w:szCs w:val="24"/>
        </w:rPr>
        <w:t>s</w:t>
      </w:r>
      <w:r w:rsidR="00D37673" w:rsidRPr="0041186E">
        <w:rPr>
          <w:rFonts w:ascii="Times New Roman" w:hAnsi="Times New Roman" w:cs="Times New Roman"/>
          <w:sz w:val="24"/>
          <w:szCs w:val="24"/>
        </w:rPr>
        <w:t xml:space="preserve"> </w:t>
      </w:r>
      <w:r w:rsidRPr="0041186E">
        <w:rPr>
          <w:rFonts w:ascii="Times New Roman" w:hAnsi="Times New Roman" w:cs="Times New Roman"/>
          <w:sz w:val="24"/>
          <w:szCs w:val="24"/>
        </w:rPr>
        <w:t>in the basin following Feng et al. (2019</w:t>
      </w:r>
      <w:r w:rsidR="00E06D97" w:rsidRPr="0041186E">
        <w:rPr>
          <w:rFonts w:ascii="Times New Roman" w:hAnsi="Times New Roman" w:cs="Times New Roman"/>
          <w:sz w:val="24"/>
          <w:szCs w:val="24"/>
        </w:rPr>
        <w:t>,</w:t>
      </w:r>
      <w:r w:rsidR="00E03030" w:rsidRPr="0041186E">
        <w:rPr>
          <w:rFonts w:ascii="Times New Roman" w:hAnsi="Times New Roman" w:cs="Times New Roman"/>
          <w:sz w:val="24"/>
          <w:szCs w:val="24"/>
        </w:rPr>
        <w:t xml:space="preserve"> </w:t>
      </w:r>
      <w:r w:rsidR="00BD130A" w:rsidRPr="0041186E">
        <w:rPr>
          <w:rFonts w:ascii="Times New Roman" w:hAnsi="Times New Roman" w:cs="Times New Roman"/>
          <w:sz w:val="24"/>
          <w:szCs w:val="24"/>
        </w:rPr>
        <w:t>Text S</w:t>
      </w:r>
      <w:r w:rsidR="00BF35D6" w:rsidRPr="0041186E">
        <w:rPr>
          <w:rFonts w:ascii="Times New Roman" w:hAnsi="Times New Roman" w:cs="Times New Roman"/>
          <w:sz w:val="24"/>
          <w:szCs w:val="24"/>
        </w:rPr>
        <w:t>1</w:t>
      </w:r>
      <w:r w:rsidR="00BD130A" w:rsidRPr="0041186E">
        <w:rPr>
          <w:rFonts w:ascii="Times New Roman" w:hAnsi="Times New Roman" w:cs="Times New Roman"/>
          <w:sz w:val="24"/>
          <w:szCs w:val="24"/>
        </w:rPr>
        <w:t>)</w:t>
      </w:r>
      <w:r w:rsidRPr="0041186E">
        <w:rPr>
          <w:rFonts w:ascii="Times New Roman" w:hAnsi="Times New Roman" w:cs="Times New Roman"/>
          <w:sz w:val="24"/>
          <w:szCs w:val="24"/>
        </w:rPr>
        <w:t>.</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In short, we (1) used</w:t>
      </w:r>
      <w:ins w:id="33" w:author="Colin Gleason" w:date="2020-04-27T10:38:00Z">
        <w:r w:rsidR="00106A3B">
          <w:rPr>
            <w:rFonts w:ascii="Times New Roman" w:hAnsi="Times New Roman" w:cs="Times New Roman"/>
            <w:sz w:val="24"/>
            <w:szCs w:val="24"/>
          </w:rPr>
          <w:t xml:space="preserve"> the</w:t>
        </w:r>
      </w:ins>
      <w:r w:rsidRPr="0041186E">
        <w:rPr>
          <w:rFonts w:ascii="Times New Roman" w:hAnsi="Times New Roman" w:cs="Times New Roman"/>
          <w:sz w:val="24"/>
          <w:szCs w:val="24"/>
        </w:rPr>
        <w:t xml:space="preserve"> MERIT </w:t>
      </w:r>
      <w:r w:rsidR="0041186E" w:rsidRPr="0041186E">
        <w:rPr>
          <w:rFonts w:ascii="Times New Roman" w:hAnsi="Times New Roman" w:cs="Times New Roman"/>
          <w:sz w:val="24"/>
          <w:szCs w:val="24"/>
        </w:rPr>
        <w:t>hydro river network product</w:t>
      </w:r>
      <w:r w:rsidRPr="0041186E">
        <w:rPr>
          <w:rFonts w:ascii="Times New Roman" w:hAnsi="Times New Roman" w:cs="Times New Roman"/>
          <w:sz w:val="24"/>
          <w:szCs w:val="24"/>
        </w:rPr>
        <w:t xml:space="preserve"> (Lin et al. 2019)</w:t>
      </w:r>
      <w:r w:rsidR="0041186E" w:rsidRPr="0041186E">
        <w:rPr>
          <w:rFonts w:ascii="Times New Roman" w:hAnsi="Times New Roman" w:cs="Times New Roman"/>
          <w:sz w:val="24"/>
          <w:szCs w:val="24"/>
        </w:rPr>
        <w:t>,</w:t>
      </w:r>
      <w:r w:rsidR="0041186E" w:rsidRPr="0041186E">
        <w:rPr>
          <w:rFonts w:ascii="Times New Roman" w:hAnsi="Times New Roman" w:cs="Times New Roman"/>
          <w:color w:val="000000"/>
          <w:sz w:val="24"/>
          <w:szCs w:val="24"/>
          <w:shd w:val="clear" w:color="auto" w:fill="FFFFFF"/>
        </w:rPr>
        <w:t xml:space="preserve"> which was vectorized from flow accumulation</w:t>
      </w:r>
      <w:r w:rsidR="0041186E">
        <w:rPr>
          <w:rFonts w:ascii="Times New Roman" w:hAnsi="Times New Roman" w:cs="Times New Roman"/>
          <w:color w:val="000000"/>
          <w:sz w:val="24"/>
          <w:szCs w:val="24"/>
          <w:shd w:val="clear" w:color="auto" w:fill="FFFFFF"/>
        </w:rPr>
        <w:t xml:space="preserve"> data</w:t>
      </w:r>
      <w:r w:rsidR="0041186E" w:rsidRPr="0041186E">
        <w:rPr>
          <w:rFonts w:ascii="Times New Roman" w:hAnsi="Times New Roman" w:cs="Times New Roman"/>
          <w:color w:val="000000"/>
          <w:sz w:val="24"/>
          <w:szCs w:val="24"/>
          <w:shd w:val="clear" w:color="auto" w:fill="FFFFFF"/>
        </w:rPr>
        <w:t xml:space="preserve"> by Yamazaki et al. (2019)</w:t>
      </w:r>
      <w:r w:rsidR="0041186E">
        <w:rPr>
          <w:rFonts w:ascii="Times New Roman" w:hAnsi="Times New Roman" w:cs="Times New Roman"/>
          <w:color w:val="000000"/>
          <w:sz w:val="24"/>
          <w:szCs w:val="24"/>
          <w:shd w:val="clear" w:color="auto" w:fill="FFFFFF"/>
        </w:rPr>
        <w:t>,</w:t>
      </w:r>
      <w:r w:rsidRPr="0041186E">
        <w:rPr>
          <w:rFonts w:ascii="Times New Roman" w:hAnsi="Times New Roman" w:cs="Times New Roman"/>
          <w:sz w:val="24"/>
          <w:szCs w:val="24"/>
        </w:rPr>
        <w:t xml:space="preserve"> to define river centerlines and generate </w:t>
      </w:r>
      <w:r w:rsidR="001E11B5" w:rsidRPr="0041186E">
        <w:rPr>
          <w:rFonts w:ascii="Times New Roman" w:hAnsi="Times New Roman" w:cs="Times New Roman"/>
          <w:sz w:val="24"/>
          <w:szCs w:val="24"/>
        </w:rPr>
        <w:t>with measurement stations</w:t>
      </w:r>
      <w:r w:rsidRPr="0041186E">
        <w:rPr>
          <w:rFonts w:ascii="Times New Roman" w:hAnsi="Times New Roman" w:cs="Times New Roman"/>
          <w:sz w:val="24"/>
          <w:szCs w:val="24"/>
        </w:rPr>
        <w:t xml:space="preserve"> at varying intervals along the centerlines</w:t>
      </w:r>
      <w:r w:rsidR="00E06D97" w:rsidRPr="0041186E">
        <w:rPr>
          <w:rFonts w:ascii="Times New Roman" w:hAnsi="Times New Roman" w:cs="Times New Roman"/>
          <w:sz w:val="24"/>
          <w:szCs w:val="24"/>
        </w:rPr>
        <w:t xml:space="preserve"> based on river widths </w:t>
      </w:r>
      <w:r w:rsidR="00BD6A72" w:rsidRPr="0041186E">
        <w:rPr>
          <w:rFonts w:ascii="Times New Roman" w:hAnsi="Times New Roman" w:cs="Times New Roman"/>
          <w:sz w:val="24"/>
          <w:szCs w:val="24"/>
        </w:rPr>
        <w:t xml:space="preserve">(Yamazaki et al. 2019- </w:t>
      </w:r>
      <w:r w:rsidRPr="0041186E">
        <w:rPr>
          <w:rFonts w:ascii="Times New Roman" w:hAnsi="Times New Roman" w:cs="Times New Roman"/>
          <w:sz w:val="24"/>
          <w:szCs w:val="24"/>
        </w:rPr>
        <w:t>Table S</w:t>
      </w:r>
      <w:r w:rsidR="00DE4BF7">
        <w:rPr>
          <w:rFonts w:ascii="Times New Roman" w:hAnsi="Times New Roman" w:cs="Times New Roman"/>
          <w:sz w:val="24"/>
          <w:szCs w:val="24"/>
        </w:rPr>
        <w:t>1</w:t>
      </w:r>
      <w:r w:rsidRPr="0041186E">
        <w:rPr>
          <w:rFonts w:ascii="Times New Roman" w:hAnsi="Times New Roman" w:cs="Times New Roman"/>
          <w:sz w:val="24"/>
          <w:szCs w:val="24"/>
        </w:rPr>
        <w:t>).</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 xml:space="preserve">(2) </w:t>
      </w:r>
      <w:r w:rsidR="001E11B5" w:rsidRPr="0041186E">
        <w:rPr>
          <w:rFonts w:ascii="Times New Roman" w:hAnsi="Times New Roman" w:cs="Times New Roman"/>
          <w:sz w:val="24"/>
          <w:szCs w:val="24"/>
        </w:rPr>
        <w:t>We constructed o</w:t>
      </w:r>
      <w:r w:rsidRPr="0041186E">
        <w:rPr>
          <w:rFonts w:ascii="Times New Roman" w:hAnsi="Times New Roman" w:cs="Times New Roman"/>
          <w:sz w:val="24"/>
          <w:szCs w:val="24"/>
        </w:rPr>
        <w:t xml:space="preserve">rthogonal </w:t>
      </w:r>
      <w:r w:rsidR="001E11B5" w:rsidRPr="0041186E">
        <w:rPr>
          <w:rFonts w:ascii="Times New Roman" w:hAnsi="Times New Roman" w:cs="Times New Roman"/>
          <w:sz w:val="24"/>
          <w:szCs w:val="24"/>
        </w:rPr>
        <w:t>cross section</w:t>
      </w:r>
      <w:r w:rsidR="0059623E">
        <w:rPr>
          <w:rFonts w:ascii="Times New Roman" w:hAnsi="Times New Roman" w:cs="Times New Roman"/>
          <w:sz w:val="24"/>
          <w:szCs w:val="24"/>
        </w:rPr>
        <w:t>s</w:t>
      </w:r>
      <w:r w:rsidRPr="0041186E">
        <w:rPr>
          <w:rFonts w:ascii="Times New Roman" w:hAnsi="Times New Roman" w:cs="Times New Roman"/>
          <w:sz w:val="24"/>
          <w:szCs w:val="24"/>
        </w:rPr>
        <w:t xml:space="preserve"> for every </w:t>
      </w:r>
      <w:r w:rsidR="001E11B5" w:rsidRPr="0041186E">
        <w:rPr>
          <w:rFonts w:ascii="Times New Roman" w:hAnsi="Times New Roman" w:cs="Times New Roman"/>
          <w:sz w:val="24"/>
          <w:szCs w:val="24"/>
        </w:rPr>
        <w:t>station</w:t>
      </w:r>
      <w:r w:rsidR="00E06D97" w:rsidRPr="0041186E">
        <w:rPr>
          <w:rFonts w:ascii="Times New Roman" w:hAnsi="Times New Roman" w:cs="Times New Roman"/>
          <w:sz w:val="24"/>
          <w:szCs w:val="24"/>
        </w:rPr>
        <w:t xml:space="preserve"> following Yang et al. (2019)</w:t>
      </w:r>
      <w:r w:rsidR="00BD130A" w:rsidRPr="0041186E">
        <w:rPr>
          <w:rFonts w:ascii="Times New Roman" w:hAnsi="Times New Roman" w:cs="Times New Roman"/>
          <w:sz w:val="24"/>
          <w:szCs w:val="24"/>
        </w:rPr>
        <w:t>, and</w:t>
      </w:r>
      <w:r w:rsidRPr="0041186E">
        <w:rPr>
          <w:rFonts w:ascii="Times New Roman" w:hAnsi="Times New Roman" w:cs="Times New Roman"/>
          <w:sz w:val="24"/>
          <w:szCs w:val="24"/>
        </w:rPr>
        <w:t xml:space="preserve"> (3) these orthogonal lines were used as inputs to RivWidthCloud, an automated algorithm for river width extraction using the Google Earth Engine (Yang et al. 2019).</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After filtering for clear-sky images</w:t>
      </w:r>
      <w:r w:rsidR="001E11B5" w:rsidRPr="0041186E">
        <w:rPr>
          <w:rFonts w:ascii="Times New Roman" w:hAnsi="Times New Roman" w:cs="Times New Roman"/>
          <w:sz w:val="24"/>
          <w:szCs w:val="24"/>
        </w:rPr>
        <w:t>,</w:t>
      </w:r>
      <w:r w:rsidR="001B3322"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RivWidthCloud classifies a pixel as water using a</w:t>
      </w:r>
      <w:r w:rsidR="001E11B5" w:rsidRPr="0041186E">
        <w:rPr>
          <w:rFonts w:ascii="Times New Roman" w:hAnsi="Times New Roman" w:cs="Times New Roman"/>
          <w:sz w:val="24"/>
          <w:szCs w:val="24"/>
        </w:rPr>
        <w:t>n</w:t>
      </w:r>
      <w:r w:rsidR="00E06D97" w:rsidRPr="0041186E">
        <w:rPr>
          <w:rFonts w:ascii="Times New Roman" w:hAnsi="Times New Roman" w:cs="Times New Roman"/>
          <w:sz w:val="24"/>
          <w:szCs w:val="24"/>
        </w:rPr>
        <w:t xml:space="preserve"> algorithm detailed in Yang et al. (2019)</w:t>
      </w:r>
      <w:r w:rsidR="003256D9"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and Text S1.</w:t>
      </w:r>
      <w:r w:rsidR="00D269E6"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T</w:t>
      </w:r>
      <w:r w:rsidRPr="0041186E">
        <w:rPr>
          <w:rFonts w:ascii="Times New Roman" w:hAnsi="Times New Roman" w:cs="Times New Roman"/>
          <w:sz w:val="24"/>
          <w:szCs w:val="24"/>
        </w:rPr>
        <w:t xml:space="preserve">he classified water mask </w:t>
      </w:r>
      <w:r w:rsidR="00E06D97" w:rsidRPr="0041186E">
        <w:rPr>
          <w:rFonts w:ascii="Times New Roman" w:hAnsi="Times New Roman" w:cs="Times New Roman"/>
          <w:sz w:val="24"/>
          <w:szCs w:val="24"/>
        </w:rPr>
        <w:t>i</w:t>
      </w:r>
      <w:r w:rsidRPr="0041186E">
        <w:rPr>
          <w:rFonts w:ascii="Times New Roman" w:hAnsi="Times New Roman" w:cs="Times New Roman"/>
          <w:sz w:val="24"/>
          <w:szCs w:val="24"/>
        </w:rPr>
        <w:t xml:space="preserve">s intersected with the </w:t>
      </w:r>
      <w:r w:rsidRPr="0041186E">
        <w:rPr>
          <w:rFonts w:ascii="Times New Roman" w:hAnsi="Times New Roman" w:cs="Times New Roman"/>
          <w:sz w:val="24"/>
          <w:szCs w:val="24"/>
        </w:rPr>
        <w:lastRenderedPageBreak/>
        <w:t xml:space="preserve">orthogonal lines to estimate wetted </w:t>
      </w:r>
      <w:r w:rsidRPr="0041186E">
        <w:rPr>
          <w:rFonts w:ascii="Times New Roman" w:hAnsi="Times New Roman" w:cs="Times New Roman"/>
          <w:iCs/>
          <w:sz w:val="24"/>
          <w:szCs w:val="24"/>
        </w:rPr>
        <w:t>width</w:t>
      </w:r>
      <w:r w:rsidRPr="0041186E">
        <w:rPr>
          <w:rFonts w:ascii="Times New Roman" w:hAnsi="Times New Roman" w:cs="Times New Roman"/>
          <w:sz w:val="24"/>
          <w:szCs w:val="24"/>
        </w:rPr>
        <w:t xml:space="preserve"> at each cross-section.</w:t>
      </w:r>
      <w:r w:rsidR="00D269E6" w:rsidRPr="0041186E">
        <w:rPr>
          <w:rFonts w:ascii="Times New Roman" w:hAnsi="Times New Roman" w:cs="Times New Roman"/>
          <w:sz w:val="24"/>
          <w:szCs w:val="24"/>
        </w:rPr>
        <w:t xml:space="preserve"> </w:t>
      </w:r>
      <w:r w:rsidR="001E11B5" w:rsidRPr="0041186E">
        <w:rPr>
          <w:rFonts w:ascii="Times New Roman" w:hAnsi="Times New Roman" w:cs="Times New Roman"/>
          <w:sz w:val="24"/>
          <w:szCs w:val="24"/>
        </w:rPr>
        <w:t>We measured widths this way</w:t>
      </w:r>
      <w:r w:rsidRPr="0041186E">
        <w:rPr>
          <w:rFonts w:ascii="Times New Roman" w:hAnsi="Times New Roman" w:cs="Times New Roman"/>
          <w:sz w:val="24"/>
          <w:szCs w:val="24"/>
        </w:rPr>
        <w:t xml:space="preserve"> </w:t>
      </w:r>
      <w:r w:rsidR="001E11B5" w:rsidRPr="0041186E">
        <w:rPr>
          <w:rFonts w:ascii="Times New Roman" w:hAnsi="Times New Roman" w:cs="Times New Roman"/>
          <w:sz w:val="24"/>
          <w:szCs w:val="24"/>
        </w:rPr>
        <w:t xml:space="preserve">at </w:t>
      </w:r>
      <w:r w:rsidR="006A377E" w:rsidRPr="0041186E">
        <w:rPr>
          <w:rFonts w:ascii="Times New Roman" w:hAnsi="Times New Roman" w:cs="Times New Roman"/>
          <w:sz w:val="24"/>
          <w:szCs w:val="24"/>
        </w:rPr>
        <w:t xml:space="preserve">228,659 cross-sections </w:t>
      </w:r>
      <w:r w:rsidR="001E11B5" w:rsidRPr="0041186E">
        <w:rPr>
          <w:rFonts w:ascii="Times New Roman" w:hAnsi="Times New Roman" w:cs="Times New Roman"/>
          <w:sz w:val="24"/>
          <w:szCs w:val="24"/>
        </w:rPr>
        <w:t xml:space="preserve">from </w:t>
      </w:r>
      <w:r w:rsidRPr="0041186E">
        <w:rPr>
          <w:rFonts w:ascii="Times New Roman" w:hAnsi="Times New Roman" w:cs="Times New Roman"/>
          <w:sz w:val="24"/>
          <w:szCs w:val="24"/>
        </w:rPr>
        <w:t>7,</w:t>
      </w:r>
      <w:r w:rsidR="008B4964">
        <w:rPr>
          <w:rFonts w:ascii="Times New Roman" w:hAnsi="Times New Roman" w:cs="Times New Roman"/>
          <w:sz w:val="24"/>
          <w:szCs w:val="24"/>
        </w:rPr>
        <w:t>858</w:t>
      </w:r>
      <w:r w:rsidR="006A377E" w:rsidRPr="0041186E">
        <w:rPr>
          <w:rFonts w:ascii="Times New Roman" w:hAnsi="Times New Roman" w:cs="Times New Roman"/>
          <w:sz w:val="24"/>
          <w:szCs w:val="24"/>
        </w:rPr>
        <w:t xml:space="preserve"> Landsat-visible reaches</w:t>
      </w:r>
      <w:r w:rsidRPr="0041186E">
        <w:rPr>
          <w:rFonts w:ascii="Times New Roman" w:hAnsi="Times New Roman" w:cs="Times New Roman"/>
          <w:sz w:val="24"/>
          <w:szCs w:val="24"/>
        </w:rPr>
        <w:t xml:space="preserve"> in the Mackenzie River Basin using Landsat imagery from 1984-2013.</w:t>
      </w:r>
    </w:p>
    <w:p w14:paraId="6A42F47D" w14:textId="5F3B8A9D" w:rsidR="00817C77" w:rsidRPr="004D4CB9" w:rsidRDefault="004D4CB9" w:rsidP="00817C77">
      <w:pPr>
        <w:pStyle w:val="NoSpacing"/>
        <w:spacing w:line="480" w:lineRule="auto"/>
        <w:ind w:firstLine="720"/>
        <w:jc w:val="both"/>
        <w:rPr>
          <w:rFonts w:ascii="Times New Roman" w:hAnsi="Times New Roman" w:cs="Times New Roman"/>
          <w:b/>
          <w:bCs/>
          <w:sz w:val="24"/>
          <w:szCs w:val="24"/>
        </w:rPr>
      </w:pPr>
      <w:r>
        <w:rPr>
          <w:rFonts w:ascii="Times New Roman" w:hAnsi="Times New Roman" w:cs="Times New Roman"/>
          <w:color w:val="222222"/>
          <w:sz w:val="24"/>
          <w:szCs w:val="24"/>
        </w:rPr>
        <w:t xml:space="preserve">For validation, </w:t>
      </w:r>
      <w:r w:rsidR="001E11B5">
        <w:rPr>
          <w:rFonts w:ascii="Times New Roman" w:hAnsi="Times New Roman" w:cs="Times New Roman"/>
          <w:color w:val="222222"/>
          <w:sz w:val="24"/>
          <w:szCs w:val="24"/>
        </w:rPr>
        <w:t xml:space="preserve">we collected </w:t>
      </w:r>
      <w:r w:rsidRPr="00AD3011">
        <w:rPr>
          <w:rFonts w:ascii="Times New Roman" w:hAnsi="Times New Roman" w:cs="Times New Roman"/>
          <w:i/>
          <w:iCs/>
          <w:color w:val="222222"/>
          <w:sz w:val="24"/>
          <w:szCs w:val="24"/>
        </w:rPr>
        <w:t>in situ</w:t>
      </w:r>
      <w:r w:rsidRPr="004D4CB9">
        <w:rPr>
          <w:rFonts w:ascii="Times New Roman" w:hAnsi="Times New Roman" w:cs="Times New Roman"/>
          <w:color w:val="222222"/>
          <w:sz w:val="24"/>
          <w:szCs w:val="24"/>
        </w:rPr>
        <w:t xml:space="preserve"> daily discharge data for the Mackenzie River basin for </w:t>
      </w:r>
      <w:r w:rsidR="00FA0158">
        <w:rPr>
          <w:rFonts w:ascii="Times New Roman" w:hAnsi="Times New Roman" w:cs="Times New Roman"/>
          <w:color w:val="222222"/>
          <w:sz w:val="24"/>
          <w:szCs w:val="24"/>
        </w:rPr>
        <w:t xml:space="preserve">all time periods that gauges were operational form </w:t>
      </w:r>
      <w:r w:rsidRPr="004D4CB9">
        <w:rPr>
          <w:rFonts w:ascii="Times New Roman" w:hAnsi="Times New Roman" w:cs="Times New Roman"/>
          <w:color w:val="222222"/>
          <w:sz w:val="24"/>
          <w:szCs w:val="24"/>
        </w:rPr>
        <w:t>1984-2013 f</w:t>
      </w:r>
      <w:r w:rsidR="00FA0158">
        <w:rPr>
          <w:rFonts w:ascii="Times New Roman" w:hAnsi="Times New Roman" w:cs="Times New Roman"/>
          <w:color w:val="222222"/>
          <w:sz w:val="24"/>
          <w:szCs w:val="24"/>
        </w:rPr>
        <w:t>rom the</w:t>
      </w:r>
      <w:r w:rsidRPr="004D4CB9">
        <w:rPr>
          <w:rFonts w:ascii="Times New Roman" w:hAnsi="Times New Roman" w:cs="Times New Roman"/>
          <w:color w:val="222222"/>
          <w:sz w:val="24"/>
          <w:szCs w:val="24"/>
        </w:rPr>
        <w:t> </w:t>
      </w:r>
      <w:r w:rsidR="001E11B5">
        <w:rPr>
          <w:rFonts w:ascii="Times New Roman" w:hAnsi="Times New Roman" w:cs="Times New Roman"/>
          <w:color w:val="222222"/>
          <w:sz w:val="24"/>
          <w:szCs w:val="24"/>
        </w:rPr>
        <w:t>Water Survey of Canada (WSC</w:t>
      </w:r>
      <w:r w:rsidR="000F2947">
        <w:rPr>
          <w:rFonts w:ascii="Times New Roman" w:hAnsi="Times New Roman" w:cs="Times New Roman"/>
          <w:color w:val="222222"/>
          <w:sz w:val="24"/>
          <w:szCs w:val="24"/>
        </w:rPr>
        <w:t xml:space="preserve">- </w:t>
      </w:r>
      <w:r w:rsidR="000F2947" w:rsidRPr="000F2947">
        <w:rPr>
          <w:rFonts w:ascii="Times New Roman" w:hAnsi="Times New Roman" w:cs="Times New Roman"/>
          <w:color w:val="222222"/>
          <w:sz w:val="24"/>
          <w:szCs w:val="24"/>
        </w:rPr>
        <w:t>https://wateroffice.ec.gc.ca/mainmenu/real_time_data_index_e.html</w:t>
      </w:r>
      <w:r w:rsidRPr="004D4CB9">
        <w:rPr>
          <w:rFonts w:ascii="Times New Roman" w:hAnsi="Times New Roman" w:cs="Times New Roman"/>
          <w:sz w:val="24"/>
          <w:szCs w:val="24"/>
        </w:rPr>
        <w:t xml:space="preserve">). </w:t>
      </w:r>
      <w:r w:rsidR="001E11B5">
        <w:rPr>
          <w:rFonts w:ascii="Times New Roman" w:hAnsi="Times New Roman" w:cs="Times New Roman"/>
          <w:sz w:val="24"/>
          <w:szCs w:val="24"/>
        </w:rPr>
        <w:t xml:space="preserve">These gauge data are analogous to USGS gauging data provided by the NWIS. WSC </w:t>
      </w:r>
      <w:r w:rsidRPr="004D4CB9">
        <w:rPr>
          <w:rFonts w:ascii="Times New Roman" w:hAnsi="Times New Roman" w:cs="Times New Roman"/>
          <w:sz w:val="24"/>
          <w:szCs w:val="24"/>
        </w:rPr>
        <w:t xml:space="preserve">gauge stations were linked to </w:t>
      </w:r>
      <w:r w:rsidR="001E11B5">
        <w:rPr>
          <w:rFonts w:ascii="Times New Roman" w:hAnsi="Times New Roman" w:cs="Times New Roman"/>
          <w:sz w:val="24"/>
          <w:szCs w:val="24"/>
        </w:rPr>
        <w:t>our h</w:t>
      </w:r>
      <w:r w:rsidR="001E11B5" w:rsidRPr="004D4CB9">
        <w:rPr>
          <w:rFonts w:ascii="Times New Roman" w:hAnsi="Times New Roman" w:cs="Times New Roman"/>
          <w:sz w:val="24"/>
          <w:szCs w:val="24"/>
        </w:rPr>
        <w:t xml:space="preserve">ydrography </w:t>
      </w:r>
      <w:r w:rsidRPr="004D4CB9">
        <w:rPr>
          <w:rFonts w:ascii="Times New Roman" w:hAnsi="Times New Roman" w:cs="Times New Roman"/>
          <w:sz w:val="24"/>
          <w:szCs w:val="24"/>
        </w:rPr>
        <w:t>based on their geospatial locations (distance within 500 m</w:t>
      </w:r>
      <w:r w:rsidR="001E11B5">
        <w:rPr>
          <w:rFonts w:ascii="Times New Roman" w:hAnsi="Times New Roman" w:cs="Times New Roman"/>
          <w:sz w:val="24"/>
          <w:szCs w:val="24"/>
        </w:rPr>
        <w:t xml:space="preserve"> of a centerline</w:t>
      </w:r>
      <w:r w:rsidRPr="004D4CB9">
        <w:rPr>
          <w:rFonts w:ascii="Times New Roman" w:hAnsi="Times New Roman" w:cs="Times New Roman"/>
          <w:sz w:val="24"/>
          <w:szCs w:val="24"/>
        </w:rPr>
        <w:t>) and drainage areas (i.e., difference within +/-10%</w:t>
      </w:r>
      <w:r w:rsidR="001E11B5">
        <w:rPr>
          <w:rFonts w:ascii="Times New Roman" w:hAnsi="Times New Roman" w:cs="Times New Roman"/>
          <w:sz w:val="24"/>
          <w:szCs w:val="24"/>
        </w:rPr>
        <w:t xml:space="preserve"> of a hydrography reach</w:t>
      </w:r>
      <w:r w:rsidRPr="004D4CB9">
        <w:rPr>
          <w:rFonts w:ascii="Times New Roman" w:hAnsi="Times New Roman" w:cs="Times New Roman"/>
          <w:sz w:val="24"/>
          <w:szCs w:val="24"/>
        </w:rPr>
        <w:t xml:space="preserve">), resulting in 327 </w:t>
      </w:r>
      <w:r w:rsidR="001E11B5">
        <w:rPr>
          <w:rFonts w:ascii="Times New Roman" w:hAnsi="Times New Roman" w:cs="Times New Roman"/>
          <w:sz w:val="24"/>
          <w:szCs w:val="24"/>
        </w:rPr>
        <w:t xml:space="preserve">validation </w:t>
      </w:r>
      <w:r w:rsidRPr="004D4CB9">
        <w:rPr>
          <w:rFonts w:ascii="Times New Roman" w:hAnsi="Times New Roman" w:cs="Times New Roman"/>
          <w:sz w:val="24"/>
          <w:szCs w:val="24"/>
        </w:rPr>
        <w:t>gauges.</w:t>
      </w:r>
      <w:r w:rsidR="001C31C9">
        <w:rPr>
          <w:rFonts w:ascii="Times New Roman" w:hAnsi="Times New Roman" w:cs="Times New Roman"/>
          <w:sz w:val="24"/>
          <w:szCs w:val="24"/>
        </w:rPr>
        <w:t xml:space="preserve"> </w:t>
      </w:r>
      <w:r w:rsidR="008B4964">
        <w:rPr>
          <w:rFonts w:ascii="Times New Roman" w:hAnsi="Times New Roman" w:cs="Times New Roman"/>
          <w:sz w:val="24"/>
          <w:szCs w:val="24"/>
        </w:rPr>
        <w:t>Of these 327 gauges, 108 coincide with Landsat-visible reaches and these were ultimately used for validation.</w:t>
      </w:r>
      <w:ins w:id="34" w:author="Colin Gleason" w:date="2020-04-27T10:40:00Z">
        <w:r w:rsidR="001222E9">
          <w:rPr>
            <w:rFonts w:ascii="Times New Roman" w:hAnsi="Times New Roman" w:cs="Times New Roman"/>
            <w:sz w:val="24"/>
            <w:szCs w:val="24"/>
          </w:rPr>
          <w:t xml:space="preserve"> Together, these RS width and completely independent gauge validation data provide a platform to test McFLI improvements in an actual application setting, with all inhere</w:t>
        </w:r>
      </w:ins>
      <w:ins w:id="35" w:author="Colin Gleason" w:date="2020-04-27T10:41:00Z">
        <w:r w:rsidR="001222E9">
          <w:rPr>
            <w:rFonts w:ascii="Times New Roman" w:hAnsi="Times New Roman" w:cs="Times New Roman"/>
            <w:sz w:val="24"/>
            <w:szCs w:val="24"/>
          </w:rPr>
          <w:t>nt RS errors present in the data. We also use a ‘perfect’ scenario to test our improvements without the influence of real-world errors, described next.</w:t>
        </w:r>
      </w:ins>
    </w:p>
    <w:p w14:paraId="25AA4AA2" w14:textId="77777777" w:rsidR="00817C77" w:rsidRPr="009E25FE" w:rsidRDefault="00817C77" w:rsidP="00817C77">
      <w:pPr>
        <w:pStyle w:val="Heading-Secondary"/>
        <w:spacing w:line="480" w:lineRule="auto"/>
        <w:ind w:left="0"/>
        <w:rPr>
          <w:b/>
          <w:bCs w:val="0"/>
        </w:rPr>
      </w:pPr>
      <w:r w:rsidRPr="009E25FE">
        <w:rPr>
          <w:b/>
          <w:bCs w:val="0"/>
        </w:rPr>
        <w:t>2.2 SWOT-</w:t>
      </w:r>
      <w:r>
        <w:rPr>
          <w:b/>
          <w:bCs w:val="0"/>
        </w:rPr>
        <w:t>s</w:t>
      </w:r>
      <w:r w:rsidRPr="009E25FE">
        <w:rPr>
          <w:b/>
          <w:bCs w:val="0"/>
        </w:rPr>
        <w:t xml:space="preserve">imulated </w:t>
      </w:r>
      <w:r>
        <w:rPr>
          <w:b/>
          <w:bCs w:val="0"/>
        </w:rPr>
        <w:t>r</w:t>
      </w:r>
      <w:r w:rsidRPr="009E25FE">
        <w:rPr>
          <w:b/>
          <w:bCs w:val="0"/>
        </w:rPr>
        <w:t>ivers</w:t>
      </w:r>
    </w:p>
    <w:p w14:paraId="10FDFFEC" w14:textId="1504828C" w:rsidR="00817C77" w:rsidRPr="00A44A1E" w:rsidRDefault="00CE2C7A" w:rsidP="00CE2C7A">
      <w:pPr>
        <w:spacing w:line="480" w:lineRule="auto"/>
        <w:ind w:firstLine="720"/>
        <w:jc w:val="both"/>
        <w:rPr>
          <w:bCs/>
          <w:sz w:val="24"/>
        </w:rPr>
      </w:pPr>
      <w:r>
        <w:rPr>
          <w:bCs/>
          <w:sz w:val="24"/>
        </w:rPr>
        <w:t>O</w:t>
      </w:r>
      <w:r w:rsidR="00817C77">
        <w:rPr>
          <w:bCs/>
          <w:sz w:val="24"/>
        </w:rPr>
        <w:t xml:space="preserve">nce SWOT launches, Manning’s-based McFLIs can be </w:t>
      </w:r>
      <w:r>
        <w:rPr>
          <w:bCs/>
          <w:sz w:val="24"/>
        </w:rPr>
        <w:t xml:space="preserve">run </w:t>
      </w:r>
      <w:r w:rsidR="00817C77">
        <w:rPr>
          <w:bCs/>
          <w:sz w:val="24"/>
        </w:rPr>
        <w:t>globally</w:t>
      </w:r>
      <w:r w:rsidR="00C52122">
        <w:rPr>
          <w:bCs/>
          <w:sz w:val="24"/>
        </w:rPr>
        <w:t xml:space="preserve"> from SWOT’s novel simultaneous observations of river width, height, and slope</w:t>
      </w:r>
      <w:r w:rsidR="00817C77">
        <w:rPr>
          <w:bCs/>
          <w:sz w:val="24"/>
        </w:rPr>
        <w:t>.</w:t>
      </w:r>
      <w:r w:rsidR="00D269E6">
        <w:rPr>
          <w:bCs/>
          <w:sz w:val="24"/>
        </w:rPr>
        <w:t xml:space="preserve"> </w:t>
      </w:r>
      <w:r w:rsidR="00817C77">
        <w:rPr>
          <w:bCs/>
          <w:sz w:val="24"/>
        </w:rPr>
        <w:t xml:space="preserve">However, </w:t>
      </w:r>
      <w:r w:rsidR="00C52122">
        <w:rPr>
          <w:bCs/>
          <w:sz w:val="24"/>
        </w:rPr>
        <w:t xml:space="preserve">existing </w:t>
      </w:r>
      <w:r w:rsidR="00817C77">
        <w:rPr>
          <w:sz w:val="24"/>
          <w:szCs w:val="24"/>
        </w:rPr>
        <w:t xml:space="preserve">SWOT-like data </w:t>
      </w:r>
      <w:r>
        <w:rPr>
          <w:sz w:val="24"/>
          <w:szCs w:val="24"/>
        </w:rPr>
        <w:t xml:space="preserve">are limited to an airborne Ka-band </w:t>
      </w:r>
      <w:proofErr w:type="spellStart"/>
      <w:r>
        <w:rPr>
          <w:sz w:val="24"/>
          <w:szCs w:val="24"/>
        </w:rPr>
        <w:t>InSAR</w:t>
      </w:r>
      <w:proofErr w:type="spellEnd"/>
      <w:r>
        <w:rPr>
          <w:sz w:val="24"/>
          <w:szCs w:val="24"/>
        </w:rPr>
        <w:t>, which is</w:t>
      </w:r>
      <w:r w:rsidR="00EE66BA">
        <w:rPr>
          <w:sz w:val="24"/>
          <w:szCs w:val="24"/>
        </w:rPr>
        <w:t xml:space="preserve"> </w:t>
      </w:r>
      <w:r w:rsidR="00817C77">
        <w:rPr>
          <w:sz w:val="24"/>
          <w:szCs w:val="24"/>
        </w:rPr>
        <w:t>currently</w:t>
      </w:r>
      <w:r>
        <w:rPr>
          <w:sz w:val="24"/>
          <w:szCs w:val="24"/>
        </w:rPr>
        <w:t xml:space="preserve"> available for less than five rivers globally with only a handful of observations each</w:t>
      </w:r>
      <w:r w:rsidR="000C3267">
        <w:rPr>
          <w:sz w:val="24"/>
          <w:szCs w:val="24"/>
        </w:rPr>
        <w:t xml:space="preserve"> </w:t>
      </w:r>
      <w:r w:rsidR="00817C77">
        <w:rPr>
          <w:sz w:val="24"/>
          <w:szCs w:val="24"/>
        </w:rPr>
        <w:t>(</w:t>
      </w:r>
      <w:proofErr w:type="spellStart"/>
      <w:r w:rsidR="00817C77">
        <w:rPr>
          <w:sz w:val="24"/>
          <w:szCs w:val="24"/>
        </w:rPr>
        <w:t>Tuozollo</w:t>
      </w:r>
      <w:proofErr w:type="spellEnd"/>
      <w:r w:rsidR="00817C77">
        <w:rPr>
          <w:sz w:val="24"/>
          <w:szCs w:val="24"/>
        </w:rPr>
        <w:t xml:space="preserve"> et al. 2019a)</w:t>
      </w:r>
      <w:r w:rsidR="00C52122">
        <w:rPr>
          <w:sz w:val="24"/>
          <w:szCs w:val="24"/>
        </w:rPr>
        <w:t>, or painstaking data fusion of altimetry and imagery (Bjerklie et al., 201</w:t>
      </w:r>
      <w:r w:rsidR="00D27803">
        <w:rPr>
          <w:sz w:val="24"/>
          <w:szCs w:val="24"/>
        </w:rPr>
        <w:t>8</w:t>
      </w:r>
      <w:r w:rsidR="00C52122">
        <w:rPr>
          <w:sz w:val="24"/>
          <w:szCs w:val="24"/>
        </w:rPr>
        <w:t>)</w:t>
      </w:r>
      <w:r>
        <w:rPr>
          <w:sz w:val="24"/>
          <w:szCs w:val="24"/>
        </w:rPr>
        <w:t>.</w:t>
      </w:r>
      <w:r w:rsidR="00817C77">
        <w:rPr>
          <w:bCs/>
          <w:sz w:val="24"/>
        </w:rPr>
        <w:t xml:space="preserve"> </w:t>
      </w:r>
      <w:r w:rsidR="00EB39EC">
        <w:rPr>
          <w:bCs/>
          <w:sz w:val="24"/>
        </w:rPr>
        <w:t>Therefore,</w:t>
      </w:r>
      <w:r w:rsidR="00C52122">
        <w:rPr>
          <w:bCs/>
          <w:sz w:val="24"/>
        </w:rPr>
        <w:t xml:space="preserve"> </w:t>
      </w:r>
      <w:r>
        <w:rPr>
          <w:sz w:val="24"/>
        </w:rPr>
        <w:t>authors typically use</w:t>
      </w:r>
      <w:r w:rsidR="00817C77">
        <w:rPr>
          <w:sz w:val="24"/>
        </w:rPr>
        <w:t xml:space="preserve"> simulated SWOT data t</w:t>
      </w:r>
      <w:r w:rsidR="00817C77">
        <w:rPr>
          <w:sz w:val="24"/>
          <w:szCs w:val="24"/>
        </w:rPr>
        <w:t>o test Manning’s-based McFLIs.</w:t>
      </w:r>
      <w:r w:rsidR="00D269E6">
        <w:rPr>
          <w:sz w:val="24"/>
          <w:szCs w:val="24"/>
        </w:rPr>
        <w:t xml:space="preserve"> </w:t>
      </w:r>
      <w:r w:rsidR="00424F7E">
        <w:rPr>
          <w:sz w:val="24"/>
          <w:szCs w:val="24"/>
        </w:rPr>
        <w:t xml:space="preserve">A SWOT simulator has been built by the Jet Propulsion Laboratory (JPL) to </w:t>
      </w:r>
      <w:r w:rsidR="00154360">
        <w:rPr>
          <w:sz w:val="24"/>
          <w:szCs w:val="24"/>
        </w:rPr>
        <w:t>simulate</w:t>
      </w:r>
      <w:r w:rsidR="00424F7E">
        <w:rPr>
          <w:sz w:val="24"/>
          <w:szCs w:val="24"/>
        </w:rPr>
        <w:t xml:space="preserve"> the errors that are expected to come with actual SWOT data </w:t>
      </w:r>
      <w:r w:rsidR="00AB70E6">
        <w:rPr>
          <w:sz w:val="24"/>
          <w:szCs w:val="24"/>
        </w:rPr>
        <w:t xml:space="preserve">(namely, radar layover errors and random noise), </w:t>
      </w:r>
      <w:r w:rsidR="00424F7E">
        <w:rPr>
          <w:sz w:val="24"/>
          <w:szCs w:val="24"/>
        </w:rPr>
        <w:t xml:space="preserve">and has been used to benchmark McFLIs </w:t>
      </w:r>
      <w:r w:rsidR="00424F7E">
        <w:rPr>
          <w:sz w:val="24"/>
          <w:szCs w:val="24"/>
        </w:rPr>
        <w:lastRenderedPageBreak/>
        <w:t>before (e.g. Oubanas et al. 2018).</w:t>
      </w:r>
      <w:r w:rsidR="00D269E6">
        <w:rPr>
          <w:sz w:val="24"/>
          <w:szCs w:val="24"/>
        </w:rPr>
        <w:t xml:space="preserve"> </w:t>
      </w:r>
      <w:r w:rsidR="00154360">
        <w:rPr>
          <w:sz w:val="24"/>
          <w:szCs w:val="24"/>
        </w:rPr>
        <w:t>However,</w:t>
      </w:r>
      <w:r w:rsidR="00424F7E">
        <w:rPr>
          <w:sz w:val="24"/>
          <w:szCs w:val="24"/>
        </w:rPr>
        <w:t xml:space="preserve"> for this study we are interested purely in algorithm performance and so seek a test scenario that assumes perfect measurement conditions with no </w:t>
      </w:r>
      <w:r w:rsidR="00154360">
        <w:rPr>
          <w:sz w:val="24"/>
          <w:szCs w:val="24"/>
        </w:rPr>
        <w:t>introduced error</w:t>
      </w:r>
      <w:r w:rsidR="00AB70E6">
        <w:rPr>
          <w:sz w:val="24"/>
          <w:szCs w:val="24"/>
        </w:rPr>
        <w:t>s</w:t>
      </w:r>
      <w:r w:rsidR="00424F7E">
        <w:rPr>
          <w:sz w:val="24"/>
          <w:szCs w:val="24"/>
        </w:rPr>
        <w:t>.</w:t>
      </w:r>
      <w:r w:rsidR="00D269E6">
        <w:rPr>
          <w:sz w:val="24"/>
          <w:szCs w:val="24"/>
        </w:rPr>
        <w:t xml:space="preserve"> </w:t>
      </w:r>
      <w:r w:rsidR="00C52122">
        <w:rPr>
          <w:sz w:val="24"/>
          <w:szCs w:val="24"/>
        </w:rPr>
        <w:t>Satisfying data to achieve this are</w:t>
      </w:r>
      <w:r w:rsidR="00817C77">
        <w:rPr>
          <w:sz w:val="24"/>
          <w:szCs w:val="24"/>
        </w:rPr>
        <w:t xml:space="preserve"> simp</w:t>
      </w:r>
      <w:r w:rsidR="00424F7E">
        <w:rPr>
          <w:sz w:val="24"/>
          <w:szCs w:val="24"/>
        </w:rPr>
        <w:t>le</w:t>
      </w:r>
      <w:r w:rsidR="00817C77">
        <w:rPr>
          <w:sz w:val="24"/>
          <w:szCs w:val="24"/>
        </w:rPr>
        <w:t xml:space="preserve"> </w:t>
      </w:r>
      <w:r w:rsidR="00F42DF6">
        <w:rPr>
          <w:sz w:val="24"/>
          <w:szCs w:val="24"/>
        </w:rPr>
        <w:t xml:space="preserve">reach-averaged </w:t>
      </w:r>
      <w:r w:rsidR="00817C77">
        <w:rPr>
          <w:sz w:val="24"/>
          <w:szCs w:val="24"/>
        </w:rPr>
        <w:t xml:space="preserve">hydraulic model outputs with water surface slopes and river widths </w:t>
      </w:r>
      <w:r>
        <w:rPr>
          <w:sz w:val="24"/>
          <w:szCs w:val="24"/>
        </w:rPr>
        <w:t xml:space="preserve">labelled </w:t>
      </w:r>
      <w:r w:rsidR="00817C77">
        <w:rPr>
          <w:sz w:val="24"/>
          <w:szCs w:val="24"/>
        </w:rPr>
        <w:t xml:space="preserve">as ‘RS </w:t>
      </w:r>
      <w:proofErr w:type="gramStart"/>
      <w:r w:rsidR="00EB39EC">
        <w:rPr>
          <w:sz w:val="24"/>
          <w:szCs w:val="24"/>
        </w:rPr>
        <w:t>observations’</w:t>
      </w:r>
      <w:proofErr w:type="gramEnd"/>
      <w:r w:rsidR="00817C77">
        <w:rPr>
          <w:sz w:val="24"/>
          <w:szCs w:val="24"/>
        </w:rPr>
        <w:t>.</w:t>
      </w:r>
      <w:r w:rsidR="00D269E6">
        <w:rPr>
          <w:sz w:val="24"/>
          <w:szCs w:val="24"/>
        </w:rPr>
        <w:t xml:space="preserve"> </w:t>
      </w:r>
      <w:r>
        <w:rPr>
          <w:sz w:val="24"/>
          <w:szCs w:val="24"/>
        </w:rPr>
        <w:t>For this test, we used 1</w:t>
      </w:r>
      <w:r w:rsidR="008A3D2B">
        <w:rPr>
          <w:sz w:val="24"/>
          <w:szCs w:val="24"/>
        </w:rPr>
        <w:t>9</w:t>
      </w:r>
      <w:r>
        <w:rPr>
          <w:sz w:val="24"/>
          <w:szCs w:val="24"/>
        </w:rPr>
        <w:t xml:space="preserve"> test rivers f</w:t>
      </w:r>
      <w:r w:rsidRPr="00514B33">
        <w:rPr>
          <w:sz w:val="24"/>
          <w:szCs w:val="24"/>
        </w:rPr>
        <w:t xml:space="preserve">rom </w:t>
      </w:r>
      <w:r w:rsidR="00067171">
        <w:rPr>
          <w:sz w:val="24"/>
          <w:szCs w:val="24"/>
        </w:rPr>
        <w:t>Frasson et al. (2019)</w:t>
      </w:r>
      <w:r w:rsidR="00556AE3">
        <w:rPr>
          <w:sz w:val="24"/>
          <w:szCs w:val="24"/>
        </w:rPr>
        <w:t xml:space="preserve"> which were </w:t>
      </w:r>
      <w:r w:rsidR="00067171">
        <w:rPr>
          <w:sz w:val="24"/>
          <w:szCs w:val="24"/>
        </w:rPr>
        <w:t xml:space="preserve">developed for benchmarking McFLIs by </w:t>
      </w:r>
      <w:r w:rsidRPr="00514B33">
        <w:rPr>
          <w:sz w:val="24"/>
          <w:szCs w:val="24"/>
        </w:rPr>
        <w:t xml:space="preserve">Durand et al. </w:t>
      </w:r>
      <w:r w:rsidR="00067171">
        <w:rPr>
          <w:sz w:val="24"/>
          <w:szCs w:val="24"/>
        </w:rPr>
        <w:t>(</w:t>
      </w:r>
      <w:r w:rsidRPr="00514B33">
        <w:rPr>
          <w:sz w:val="24"/>
          <w:szCs w:val="24"/>
        </w:rPr>
        <w:t>2016)</w:t>
      </w:r>
      <w:r w:rsidR="00067171">
        <w:rPr>
          <w:sz w:val="24"/>
          <w:szCs w:val="24"/>
        </w:rPr>
        <w:t xml:space="preserve"> and</w:t>
      </w:r>
      <w:r>
        <w:rPr>
          <w:sz w:val="24"/>
          <w:szCs w:val="24"/>
        </w:rPr>
        <w:t xml:space="preserve"> outlined in Table S</w:t>
      </w:r>
      <w:r w:rsidR="00386C30">
        <w:rPr>
          <w:sz w:val="24"/>
          <w:szCs w:val="24"/>
        </w:rPr>
        <w:t>3</w:t>
      </w:r>
      <w:r w:rsidR="00067171">
        <w:rPr>
          <w:sz w:val="24"/>
          <w:szCs w:val="24"/>
        </w:rPr>
        <w:t>.</w:t>
      </w:r>
      <w:r w:rsidR="00D269E6">
        <w:rPr>
          <w:sz w:val="24"/>
          <w:szCs w:val="24"/>
        </w:rPr>
        <w:t xml:space="preserve"> </w:t>
      </w:r>
      <w:r w:rsidR="00067171">
        <w:rPr>
          <w:sz w:val="24"/>
          <w:szCs w:val="24"/>
        </w:rPr>
        <w:t xml:space="preserve">These rivers </w:t>
      </w:r>
      <w:r>
        <w:rPr>
          <w:sz w:val="24"/>
          <w:szCs w:val="24"/>
        </w:rPr>
        <w:t>cover the United States, Canada, Great Britain, France, and Italy.</w:t>
      </w:r>
      <w:r w:rsidR="00D269E6">
        <w:rPr>
          <w:sz w:val="24"/>
          <w:szCs w:val="24"/>
        </w:rPr>
        <w:t xml:space="preserve"> </w:t>
      </w:r>
      <w:r>
        <w:rPr>
          <w:sz w:val="24"/>
          <w:szCs w:val="24"/>
        </w:rPr>
        <w:t>Median discharge ranged from 62-14,199 m</w:t>
      </w:r>
      <w:r>
        <w:rPr>
          <w:sz w:val="24"/>
          <w:szCs w:val="24"/>
          <w:vertAlign w:val="superscript"/>
        </w:rPr>
        <w:t>3</w:t>
      </w:r>
      <w:r>
        <w:rPr>
          <w:sz w:val="24"/>
          <w:szCs w:val="24"/>
        </w:rPr>
        <w:t>/s and ‘observation’ windows ranged from 22-365 days over 3-16 reaches.</w:t>
      </w:r>
      <w:r w:rsidR="00D269E6">
        <w:rPr>
          <w:bCs/>
          <w:sz w:val="24"/>
        </w:rPr>
        <w:t xml:space="preserve"> </w:t>
      </w:r>
      <w:r w:rsidR="00AF2BE0">
        <w:rPr>
          <w:bCs/>
          <w:sz w:val="24"/>
        </w:rPr>
        <w:t>S</w:t>
      </w:r>
      <w:r w:rsidR="00817C77">
        <w:rPr>
          <w:sz w:val="24"/>
        </w:rPr>
        <w:t xml:space="preserve">imulated rivers </w:t>
      </w:r>
      <w:r w:rsidR="00817C77">
        <w:rPr>
          <w:sz w:val="24"/>
          <w:szCs w:val="24"/>
        </w:rPr>
        <w:t xml:space="preserve">mimic perfect measurement conditions and represent the best-case scenarios of what SWOT will provide to hydrologists. </w:t>
      </w:r>
      <w:r w:rsidR="00E164BB">
        <w:rPr>
          <w:sz w:val="24"/>
          <w:szCs w:val="24"/>
        </w:rPr>
        <w:t>Specifically, t</w:t>
      </w:r>
      <w:r w:rsidR="008100AB">
        <w:rPr>
          <w:sz w:val="24"/>
          <w:szCs w:val="24"/>
        </w:rPr>
        <w:t xml:space="preserve">hese model rivers provide ‘observations’ of </w:t>
      </w:r>
      <w:r w:rsidR="00E164BB">
        <w:rPr>
          <w:sz w:val="24"/>
          <w:szCs w:val="24"/>
        </w:rPr>
        <w:t>river width and water surface elevation, which are used to calculate water surface slope.</w:t>
      </w:r>
    </w:p>
    <w:p w14:paraId="7B4FB6C1" w14:textId="77777777" w:rsidR="00817C77" w:rsidRDefault="00817C77" w:rsidP="00817C77">
      <w:pPr>
        <w:pStyle w:val="Heading-Secondary"/>
        <w:spacing w:line="480" w:lineRule="auto"/>
        <w:ind w:left="0"/>
        <w:rPr>
          <w:b/>
          <w:bCs w:val="0"/>
        </w:rPr>
      </w:pPr>
      <w:r w:rsidRPr="00DB103F">
        <w:rPr>
          <w:b/>
          <w:bCs w:val="0"/>
        </w:rPr>
        <w:t>3 Methods</w:t>
      </w:r>
    </w:p>
    <w:p w14:paraId="041533E3" w14:textId="5117E0A9" w:rsidR="00C82058" w:rsidRPr="0089053A" w:rsidRDefault="00C82058" w:rsidP="0089053A">
      <w:pPr>
        <w:spacing w:line="480" w:lineRule="auto"/>
        <w:ind w:firstLine="720"/>
        <w:jc w:val="both"/>
        <w:rPr>
          <w:sz w:val="24"/>
        </w:rPr>
      </w:pPr>
      <w:r>
        <w:rPr>
          <w:sz w:val="24"/>
          <w:szCs w:val="24"/>
        </w:rPr>
        <w:t>Our experimental design is as follows. For each of our two datasets, we ran a default McFLI as published by Hagemann et al., (2017)</w:t>
      </w:r>
      <w:r w:rsidR="0089053A">
        <w:rPr>
          <w:sz w:val="24"/>
          <w:szCs w:val="24"/>
        </w:rPr>
        <w:t>: the ‘Bayesian-AMHG-Manning</w:t>
      </w:r>
      <w:r w:rsidR="002757DC">
        <w:rPr>
          <w:sz w:val="24"/>
          <w:szCs w:val="24"/>
        </w:rPr>
        <w:t>’</w:t>
      </w:r>
      <w:r w:rsidR="0089053A">
        <w:rPr>
          <w:sz w:val="24"/>
          <w:szCs w:val="24"/>
        </w:rPr>
        <w:t>s algorithm’ (BAM)</w:t>
      </w:r>
      <w:r>
        <w:rPr>
          <w:sz w:val="24"/>
          <w:szCs w:val="24"/>
        </w:rPr>
        <w:t>. This establishes the status quo of McFLI retrievals for one algorithm</w:t>
      </w:r>
      <w:r w:rsidR="0089053A">
        <w:rPr>
          <w:sz w:val="24"/>
          <w:szCs w:val="24"/>
        </w:rPr>
        <w:t>.</w:t>
      </w:r>
      <w:r w:rsidR="00D269E6">
        <w:rPr>
          <w:sz w:val="24"/>
          <w:szCs w:val="24"/>
        </w:rPr>
        <w:t xml:space="preserve"> </w:t>
      </w:r>
      <w:r>
        <w:rPr>
          <w:sz w:val="24"/>
          <w:szCs w:val="24"/>
        </w:rPr>
        <w:t>We then</w:t>
      </w:r>
      <w:r>
        <w:rPr>
          <w:sz w:val="24"/>
        </w:rPr>
        <w:t xml:space="preserve"> </w:t>
      </w:r>
      <w:r>
        <w:rPr>
          <w:sz w:val="24"/>
          <w:szCs w:val="24"/>
        </w:rPr>
        <w:t>ran the algorithm</w:t>
      </w:r>
      <w:r>
        <w:rPr>
          <w:sz w:val="24"/>
        </w:rPr>
        <w:t xml:space="preserve"> </w:t>
      </w:r>
      <w:r w:rsidR="002757DC">
        <w:rPr>
          <w:sz w:val="24"/>
        </w:rPr>
        <w:t>using new classified prior information</w:t>
      </w:r>
      <w:r>
        <w:rPr>
          <w:sz w:val="24"/>
        </w:rPr>
        <w:t xml:space="preserve">, </w:t>
      </w:r>
      <w:ins w:id="36" w:author="Colin Gleason" w:date="2020-04-27T10:42:00Z">
        <w:r w:rsidR="001222E9">
          <w:rPr>
            <w:sz w:val="24"/>
          </w:rPr>
          <w:t xml:space="preserve">here </w:t>
        </w:r>
      </w:ins>
      <w:r>
        <w:rPr>
          <w:sz w:val="24"/>
        </w:rPr>
        <w:t>termed ‘geoBAM’.</w:t>
      </w:r>
      <w:r w:rsidR="00D269E6">
        <w:rPr>
          <w:sz w:val="24"/>
        </w:rPr>
        <w:t xml:space="preserve"> </w:t>
      </w:r>
      <w:proofErr w:type="spellStart"/>
      <w:r>
        <w:rPr>
          <w:sz w:val="24"/>
        </w:rPr>
        <w:t>geoBAM’s</w:t>
      </w:r>
      <w:proofErr w:type="spellEnd"/>
      <w:r>
        <w:rPr>
          <w:sz w:val="24"/>
        </w:rPr>
        <w:t xml:space="preserve"> new prior river knowledge refers to the two interventions previously outlined: 1) using </w:t>
      </w:r>
      <w:r w:rsidRPr="00E86398">
        <w:rPr>
          <w:sz w:val="24"/>
        </w:rPr>
        <w:t>a larger and more geomorphically-varied dataset</w:t>
      </w:r>
      <w:r>
        <w:rPr>
          <w:sz w:val="24"/>
        </w:rPr>
        <w:t xml:space="preserve"> to obtain</w:t>
      </w:r>
      <w:r w:rsidRPr="00E86398">
        <w:rPr>
          <w:sz w:val="24"/>
        </w:rPr>
        <w:t xml:space="preserve"> </w:t>
      </w:r>
      <w:r>
        <w:rPr>
          <w:sz w:val="24"/>
        </w:rPr>
        <w:t>prior knowledge</w:t>
      </w:r>
      <w:r w:rsidRPr="00E86398">
        <w:rPr>
          <w:sz w:val="24"/>
        </w:rPr>
        <w:t xml:space="preserve"> </w:t>
      </w:r>
      <w:r>
        <w:rPr>
          <w:sz w:val="24"/>
        </w:rPr>
        <w:t>(Section 2.1), and 2) classifying these prior data into discrete river types</w:t>
      </w:r>
      <w:r w:rsidR="0089053A">
        <w:rPr>
          <w:sz w:val="24"/>
        </w:rPr>
        <w:t xml:space="preserve"> </w:t>
      </w:r>
      <w:r>
        <w:rPr>
          <w:sz w:val="24"/>
        </w:rPr>
        <w:t>(Sections 3.1, 3.2).</w:t>
      </w:r>
    </w:p>
    <w:p w14:paraId="042A978E" w14:textId="77777777" w:rsidR="00817C77" w:rsidRPr="00A34F97" w:rsidRDefault="00817C77" w:rsidP="00817C77">
      <w:pPr>
        <w:pStyle w:val="Heading-Secondary"/>
        <w:spacing w:line="480" w:lineRule="auto"/>
        <w:ind w:left="0"/>
        <w:rPr>
          <w:b/>
          <w:bCs w:val="0"/>
        </w:rPr>
      </w:pPr>
      <w:r w:rsidRPr="00A34F97">
        <w:rPr>
          <w:b/>
          <w:bCs w:val="0"/>
        </w:rPr>
        <w:lastRenderedPageBreak/>
        <w:t>3.</w:t>
      </w:r>
      <w:r>
        <w:rPr>
          <w:b/>
          <w:bCs w:val="0"/>
        </w:rPr>
        <w:t>1 River Classification</w:t>
      </w:r>
    </w:p>
    <w:p w14:paraId="0BDEE08E" w14:textId="4E03C6C3" w:rsidR="00EC62C0" w:rsidRPr="00865276" w:rsidRDefault="00817C77" w:rsidP="00865276">
      <w:pPr>
        <w:spacing w:line="480" w:lineRule="auto"/>
        <w:ind w:firstLine="720"/>
        <w:jc w:val="both"/>
        <w:rPr>
          <w:sz w:val="24"/>
        </w:rPr>
      </w:pPr>
      <w:r>
        <w:rPr>
          <w:sz w:val="24"/>
          <w:szCs w:val="24"/>
        </w:rPr>
        <w:t xml:space="preserve">Recall our hypothesis that </w:t>
      </w:r>
      <w:r w:rsidR="00CE2C7A">
        <w:rPr>
          <w:sz w:val="24"/>
          <w:szCs w:val="24"/>
        </w:rPr>
        <w:t xml:space="preserve">defining </w:t>
      </w:r>
      <w:r>
        <w:rPr>
          <w:sz w:val="24"/>
          <w:szCs w:val="24"/>
        </w:rPr>
        <w:t xml:space="preserve">priors </w:t>
      </w:r>
      <w:r w:rsidR="00CE2C7A">
        <w:rPr>
          <w:sz w:val="24"/>
          <w:szCs w:val="24"/>
        </w:rPr>
        <w:t xml:space="preserve">for </w:t>
      </w:r>
      <w:r>
        <w:rPr>
          <w:sz w:val="24"/>
          <w:szCs w:val="24"/>
        </w:rPr>
        <w:t>specific river</w:t>
      </w:r>
      <w:r w:rsidR="00CE2C7A">
        <w:rPr>
          <w:sz w:val="24"/>
          <w:szCs w:val="24"/>
        </w:rPr>
        <w:t xml:space="preserve"> type</w:t>
      </w:r>
      <w:r>
        <w:rPr>
          <w:sz w:val="24"/>
          <w:szCs w:val="24"/>
        </w:rPr>
        <w:t>s will improve McFLI performance.</w:t>
      </w:r>
      <w:r w:rsidR="00D269E6">
        <w:rPr>
          <w:sz w:val="24"/>
          <w:szCs w:val="24"/>
        </w:rPr>
        <w:t xml:space="preserve"> </w:t>
      </w:r>
      <w:r>
        <w:rPr>
          <w:sz w:val="24"/>
          <w:szCs w:val="24"/>
        </w:rPr>
        <w:t xml:space="preserve">To test </w:t>
      </w:r>
      <w:r w:rsidR="0018198F">
        <w:rPr>
          <w:sz w:val="24"/>
          <w:szCs w:val="24"/>
        </w:rPr>
        <w:t>this,</w:t>
      </w:r>
      <w:r w:rsidR="002757DC">
        <w:rPr>
          <w:sz w:val="24"/>
          <w:szCs w:val="24"/>
        </w:rPr>
        <w:t xml:space="preserve"> we </w:t>
      </w:r>
      <w:r>
        <w:rPr>
          <w:sz w:val="24"/>
        </w:rPr>
        <w:t xml:space="preserve">constrain prior river knowledge using </w:t>
      </w:r>
      <w:r w:rsidR="0055772C">
        <w:rPr>
          <w:sz w:val="24"/>
        </w:rPr>
        <w:t>expert</w:t>
      </w:r>
      <w:r>
        <w:rPr>
          <w:sz w:val="24"/>
        </w:rPr>
        <w:t xml:space="preserve"> and unsupervised</w:t>
      </w:r>
      <w:r w:rsidR="00CE2C7A">
        <w:rPr>
          <w:sz w:val="24"/>
        </w:rPr>
        <w:t xml:space="preserve"> statistical</w:t>
      </w:r>
      <w:r w:rsidRPr="00E86398">
        <w:rPr>
          <w:sz w:val="24"/>
        </w:rPr>
        <w:t xml:space="preserve"> </w:t>
      </w:r>
      <w:r>
        <w:rPr>
          <w:sz w:val="24"/>
        </w:rPr>
        <w:t>classification</w:t>
      </w:r>
      <w:r w:rsidR="00763519">
        <w:rPr>
          <w:sz w:val="24"/>
        </w:rPr>
        <w:t>s</w:t>
      </w:r>
      <w:r>
        <w:rPr>
          <w:sz w:val="24"/>
        </w:rPr>
        <w:t xml:space="preserve"> to extract geomorphically distinct river types</w:t>
      </w:r>
      <w:r w:rsidR="00251378">
        <w:rPr>
          <w:sz w:val="24"/>
        </w:rPr>
        <w:t>.</w:t>
      </w:r>
    </w:p>
    <w:p w14:paraId="5EC655D0" w14:textId="2609D2E4" w:rsidR="00817C77" w:rsidRDefault="00817C77" w:rsidP="00817C77">
      <w:pPr>
        <w:spacing w:line="480" w:lineRule="auto"/>
        <w:ind w:firstLine="720"/>
        <w:jc w:val="both"/>
        <w:rPr>
          <w:sz w:val="24"/>
        </w:rPr>
      </w:pPr>
      <w:r>
        <w:rPr>
          <w:sz w:val="24"/>
        </w:rPr>
        <w:t>Statistical learning is generally binned into unsupervised and supervised approaches (</w:t>
      </w:r>
      <w:r w:rsidR="00EA2604">
        <w:rPr>
          <w:sz w:val="24"/>
        </w:rPr>
        <w:t xml:space="preserve">James et al. 2013; </w:t>
      </w:r>
      <w:r w:rsidR="00503D4E">
        <w:rPr>
          <w:sz w:val="24"/>
        </w:rPr>
        <w:t>Hastie et al. 2009</w:t>
      </w:r>
      <w:r>
        <w:rPr>
          <w:sz w:val="24"/>
        </w:rPr>
        <w:t>).</w:t>
      </w:r>
      <w:r w:rsidR="00D269E6">
        <w:rPr>
          <w:sz w:val="24"/>
        </w:rPr>
        <w:t xml:space="preserve"> </w:t>
      </w:r>
      <w:r>
        <w:rPr>
          <w:sz w:val="24"/>
        </w:rPr>
        <w:t xml:space="preserve">Both use a suite of variables extracted from a training dataset to define a feature space and then </w:t>
      </w:r>
      <w:r w:rsidR="00862BF8">
        <w:rPr>
          <w:sz w:val="24"/>
        </w:rPr>
        <w:t>identify</w:t>
      </w:r>
      <w:r>
        <w:rPr>
          <w:sz w:val="24"/>
        </w:rPr>
        <w:t xml:space="preserve"> patterns in that space.</w:t>
      </w:r>
      <w:r w:rsidR="00D269E6">
        <w:rPr>
          <w:sz w:val="24"/>
        </w:rPr>
        <w:t xml:space="preserve"> </w:t>
      </w:r>
      <w:r>
        <w:rPr>
          <w:sz w:val="24"/>
        </w:rPr>
        <w:t>Unsupervised learning identifies these patterns and</w:t>
      </w:r>
      <w:r w:rsidR="002757DC">
        <w:rPr>
          <w:sz w:val="24"/>
        </w:rPr>
        <w:t xml:space="preserve"> then </w:t>
      </w:r>
      <w:r>
        <w:rPr>
          <w:sz w:val="24"/>
        </w:rPr>
        <w:t xml:space="preserve">clusters observations </w:t>
      </w:r>
      <w:r w:rsidR="00CE2C7A">
        <w:rPr>
          <w:sz w:val="24"/>
        </w:rPr>
        <w:t xml:space="preserve">solely </w:t>
      </w:r>
      <w:r>
        <w:rPr>
          <w:sz w:val="24"/>
        </w:rPr>
        <w:t>from the training data</w:t>
      </w:r>
      <w:r w:rsidR="00CE2C7A">
        <w:rPr>
          <w:sz w:val="24"/>
        </w:rPr>
        <w:t xml:space="preserve"> given user guidance only on algorithm parameter</w:t>
      </w:r>
      <w:r w:rsidR="00DE27B2">
        <w:rPr>
          <w:sz w:val="24"/>
        </w:rPr>
        <w:t>s</w:t>
      </w:r>
      <w:r>
        <w:rPr>
          <w:sz w:val="24"/>
        </w:rPr>
        <w:t xml:space="preserve">, while supervised learning </w:t>
      </w:r>
      <w:r w:rsidR="009D3C62">
        <w:rPr>
          <w:sz w:val="24"/>
        </w:rPr>
        <w:t xml:space="preserve">uses </w:t>
      </w:r>
      <w:r w:rsidR="00CE2C7A">
        <w:rPr>
          <w:sz w:val="24"/>
        </w:rPr>
        <w:t xml:space="preserve">user-defined </w:t>
      </w:r>
      <w:r w:rsidR="009D3C62">
        <w:rPr>
          <w:sz w:val="24"/>
        </w:rPr>
        <w:t>predictors to</w:t>
      </w:r>
      <w:r w:rsidR="00393E5E">
        <w:rPr>
          <w:sz w:val="24"/>
        </w:rPr>
        <w:t xml:space="preserve"> model</w:t>
      </w:r>
      <w:r>
        <w:rPr>
          <w:sz w:val="24"/>
        </w:rPr>
        <w:t xml:space="preserve"> ‘target variables’ </w:t>
      </w:r>
      <w:r w:rsidR="007D670D">
        <w:rPr>
          <w:sz w:val="24"/>
        </w:rPr>
        <w:t>that are known a priori</w:t>
      </w:r>
      <w:r>
        <w:rPr>
          <w:sz w:val="24"/>
        </w:rPr>
        <w:t xml:space="preserve">. </w:t>
      </w:r>
      <w:r w:rsidR="00CE2C7A">
        <w:rPr>
          <w:sz w:val="24"/>
        </w:rPr>
        <w:t>The familiar concepts of</w:t>
      </w:r>
      <w:r>
        <w:rPr>
          <w:sz w:val="24"/>
        </w:rPr>
        <w:t xml:space="preserve"> regression </w:t>
      </w:r>
      <w:r w:rsidR="00CE2C7A">
        <w:rPr>
          <w:sz w:val="24"/>
        </w:rPr>
        <w:t>(</w:t>
      </w:r>
      <w:r>
        <w:rPr>
          <w:sz w:val="24"/>
        </w:rPr>
        <w:t>if the target variable is continuous</w:t>
      </w:r>
      <w:r w:rsidR="00CE2C7A">
        <w:rPr>
          <w:sz w:val="24"/>
        </w:rPr>
        <w:t>)</w:t>
      </w:r>
      <w:r>
        <w:rPr>
          <w:sz w:val="24"/>
        </w:rPr>
        <w:t xml:space="preserve">, or classification </w:t>
      </w:r>
      <w:r w:rsidR="00CE2C7A">
        <w:rPr>
          <w:sz w:val="24"/>
        </w:rPr>
        <w:t>(</w:t>
      </w:r>
      <w:r>
        <w:rPr>
          <w:sz w:val="24"/>
        </w:rPr>
        <w:t>if it is discrete</w:t>
      </w:r>
      <w:r w:rsidR="00CE2C7A">
        <w:rPr>
          <w:sz w:val="24"/>
        </w:rPr>
        <w:t>) are forms of supervised learning</w:t>
      </w:r>
      <w:r>
        <w:rPr>
          <w:sz w:val="24"/>
        </w:rPr>
        <w:t>.</w:t>
      </w:r>
      <w:r w:rsidR="00D269E6">
        <w:rPr>
          <w:sz w:val="24"/>
        </w:rPr>
        <w:t xml:space="preserve"> </w:t>
      </w:r>
      <w:r>
        <w:rPr>
          <w:sz w:val="24"/>
        </w:rPr>
        <w:t xml:space="preserve">In this study, we </w:t>
      </w:r>
      <w:r w:rsidR="00934696">
        <w:rPr>
          <w:sz w:val="24"/>
        </w:rPr>
        <w:t>lack</w:t>
      </w:r>
      <w:r>
        <w:rPr>
          <w:sz w:val="24"/>
        </w:rPr>
        <w:t xml:space="preserve"> a priori river types in the training data</w:t>
      </w:r>
      <w:r w:rsidR="001554CD">
        <w:rPr>
          <w:sz w:val="24"/>
        </w:rPr>
        <w:t xml:space="preserve"> to take a supervised approach to learning</w:t>
      </w:r>
      <w:r>
        <w:rPr>
          <w:sz w:val="24"/>
        </w:rPr>
        <w:t>, and so</w:t>
      </w:r>
      <w:r w:rsidR="00934696">
        <w:rPr>
          <w:sz w:val="24"/>
        </w:rPr>
        <w:t xml:space="preserve"> instead</w:t>
      </w:r>
      <w:r>
        <w:rPr>
          <w:sz w:val="24"/>
        </w:rPr>
        <w:t xml:space="preserve"> </w:t>
      </w:r>
      <w:r w:rsidR="001554CD">
        <w:rPr>
          <w:sz w:val="24"/>
        </w:rPr>
        <w:t>we implement</w:t>
      </w:r>
      <w:r w:rsidR="002757DC">
        <w:rPr>
          <w:sz w:val="24"/>
        </w:rPr>
        <w:t xml:space="preserve"> both unsupervised learning and</w:t>
      </w:r>
      <w:r w:rsidR="001554CD">
        <w:rPr>
          <w:sz w:val="24"/>
        </w:rPr>
        <w:t xml:space="preserve"> an expert classification framework </w:t>
      </w:r>
      <w:r w:rsidR="000C7961">
        <w:rPr>
          <w:sz w:val="24"/>
        </w:rPr>
        <w:t>that</w:t>
      </w:r>
      <w:r>
        <w:rPr>
          <w:sz w:val="24"/>
        </w:rPr>
        <w:t xml:space="preserve"> </w:t>
      </w:r>
      <w:r w:rsidR="00CE2C7A">
        <w:rPr>
          <w:sz w:val="24"/>
        </w:rPr>
        <w:t>forc</w:t>
      </w:r>
      <w:r w:rsidR="001554CD">
        <w:rPr>
          <w:sz w:val="24"/>
        </w:rPr>
        <w:t>es</w:t>
      </w:r>
      <w:r w:rsidR="00CE2C7A">
        <w:rPr>
          <w:sz w:val="24"/>
        </w:rPr>
        <w:t xml:space="preserve"> </w:t>
      </w:r>
      <w:r>
        <w:rPr>
          <w:sz w:val="24"/>
        </w:rPr>
        <w:t>specific knowledge on river geomorphology to guide statistical methods of classification.</w:t>
      </w:r>
    </w:p>
    <w:p w14:paraId="79D706C4" w14:textId="5F9A1258" w:rsidR="00817C77" w:rsidRDefault="00817C77"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As a representative unsupervised clustering approach, we used the ‘density-based spatial clustering of applications with noise’ (DBSCAN: Ester et al. 1996) algorithm.</w:t>
      </w:r>
      <w:r w:rsidR="00D269E6">
        <w:rPr>
          <w:rFonts w:ascii="Times New Roman" w:hAnsi="Times New Roman" w:cs="Times New Roman"/>
          <w:sz w:val="24"/>
        </w:rPr>
        <w:t xml:space="preserve"> </w:t>
      </w:r>
      <w:r>
        <w:rPr>
          <w:rFonts w:ascii="Times New Roman" w:hAnsi="Times New Roman" w:cs="Times New Roman"/>
          <w:sz w:val="24"/>
        </w:rPr>
        <w:t>DBSCAN is a density-based clustering algorithm that groups observations in the multi-dimensional feature space</w:t>
      </w:r>
      <w:r w:rsidR="001C7508">
        <w:rPr>
          <w:rFonts w:ascii="Times New Roman" w:hAnsi="Times New Roman" w:cs="Times New Roman"/>
          <w:sz w:val="24"/>
        </w:rPr>
        <w:t xml:space="preserve"> </w:t>
      </w:r>
      <w:r w:rsidR="000E191C">
        <w:rPr>
          <w:rFonts w:ascii="Times New Roman" w:hAnsi="Times New Roman" w:cs="Times New Roman"/>
          <w:sz w:val="24"/>
        </w:rPr>
        <w:t>using</w:t>
      </w:r>
      <w:r w:rsidR="001C7508">
        <w:rPr>
          <w:rFonts w:ascii="Times New Roman" w:hAnsi="Times New Roman" w:cs="Times New Roman"/>
          <w:sz w:val="24"/>
        </w:rPr>
        <w:t xml:space="preserve"> proximity</w:t>
      </w:r>
      <w:r>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Distance between points is determined using Euclidean distance.</w:t>
      </w:r>
      <w:r w:rsidR="00D269E6">
        <w:rPr>
          <w:rFonts w:ascii="Times New Roman" w:hAnsi="Times New Roman" w:cs="Times New Roman"/>
          <w:sz w:val="24"/>
        </w:rPr>
        <w:t xml:space="preserve"> </w:t>
      </w:r>
      <w:r>
        <w:rPr>
          <w:rFonts w:ascii="Times New Roman" w:hAnsi="Times New Roman" w:cs="Times New Roman"/>
          <w:sz w:val="24"/>
        </w:rPr>
        <w:t>Unlike simpler unsupervised clustering algorithms, DBSCAN does not assume all clusters have a convex shape in the feature space and instead uses density to group observations.</w:t>
      </w:r>
      <w:r w:rsidR="00D269E6">
        <w:rPr>
          <w:rFonts w:ascii="Times New Roman" w:hAnsi="Times New Roman" w:cs="Times New Roman"/>
          <w:sz w:val="24"/>
        </w:rPr>
        <w:t xml:space="preserve"> </w:t>
      </w:r>
      <w:r>
        <w:rPr>
          <w:rFonts w:ascii="Times New Roman" w:hAnsi="Times New Roman" w:cs="Times New Roman"/>
          <w:sz w:val="24"/>
        </w:rPr>
        <w:t xml:space="preserve">This means clusters can be arbitrarily shaped or completely surround other clusters. This also permits DBSCAN to identify ‘noise’ points which are </w:t>
      </w:r>
      <w:r w:rsidR="008B5A6E">
        <w:rPr>
          <w:rFonts w:ascii="Times New Roman" w:hAnsi="Times New Roman" w:cs="Times New Roman"/>
          <w:sz w:val="24"/>
        </w:rPr>
        <w:t xml:space="preserve">outside of the </w:t>
      </w:r>
      <w:r>
        <w:rPr>
          <w:rFonts w:ascii="Times New Roman" w:hAnsi="Times New Roman" w:cs="Times New Roman"/>
          <w:sz w:val="24"/>
        </w:rPr>
        <w:t xml:space="preserve">dense areas of the feature space, differing in practice from </w:t>
      </w:r>
      <w:r>
        <w:rPr>
          <w:rFonts w:ascii="Times New Roman" w:hAnsi="Times New Roman" w:cs="Times New Roman"/>
          <w:sz w:val="24"/>
        </w:rPr>
        <w:lastRenderedPageBreak/>
        <w:t>other simple unsupervised learning methods (e.g. K-Means clustering</w:t>
      </w:r>
      <w:r w:rsidR="00BC0997">
        <w:rPr>
          <w:rFonts w:ascii="Times New Roman" w:hAnsi="Times New Roman" w:cs="Times New Roman"/>
          <w:sz w:val="24"/>
        </w:rPr>
        <w:t xml:space="preserve"> will assign every observation</w:t>
      </w:r>
      <w:r w:rsidR="001C7508">
        <w:rPr>
          <w:rFonts w:ascii="Times New Roman" w:hAnsi="Times New Roman" w:cs="Times New Roman"/>
          <w:sz w:val="24"/>
        </w:rPr>
        <w:t xml:space="preserve"> to a cluster</w:t>
      </w:r>
      <w:r>
        <w:rPr>
          <w:rFonts w:ascii="Times New Roman" w:hAnsi="Times New Roman" w:cs="Times New Roman"/>
          <w:sz w:val="24"/>
        </w:rPr>
        <w:t>).</w:t>
      </w:r>
      <w:r w:rsidR="00D269E6">
        <w:rPr>
          <w:rFonts w:ascii="Times New Roman" w:hAnsi="Times New Roman" w:cs="Times New Roman"/>
          <w:sz w:val="24"/>
        </w:rPr>
        <w:t xml:space="preserve"> </w:t>
      </w:r>
      <w:r w:rsidR="001C7508">
        <w:rPr>
          <w:rFonts w:ascii="Times New Roman" w:hAnsi="Times New Roman" w:cs="Times New Roman"/>
          <w:sz w:val="24"/>
        </w:rPr>
        <w:t>T</w:t>
      </w:r>
      <w:r>
        <w:rPr>
          <w:rFonts w:ascii="Times New Roman" w:hAnsi="Times New Roman" w:cs="Times New Roman"/>
          <w:sz w:val="24"/>
        </w:rPr>
        <w:t>he user must provide a minimum number of points for a cluster and a maximum cluster radius</w:t>
      </w:r>
      <w:r w:rsidR="001C7508">
        <w:rPr>
          <w:rFonts w:ascii="Times New Roman" w:hAnsi="Times New Roman" w:cs="Times New Roman"/>
          <w:sz w:val="24"/>
        </w:rPr>
        <w:t>, and DBSCAN determines the number of clusters (unlike simpler unsupervised algorithms)</w:t>
      </w:r>
      <w:r>
        <w:rPr>
          <w:rFonts w:ascii="Times New Roman" w:hAnsi="Times New Roman" w:cs="Times New Roman"/>
          <w:sz w:val="24"/>
        </w:rPr>
        <w:t>.</w:t>
      </w:r>
      <w:r w:rsidR="00D269E6">
        <w:rPr>
          <w:rFonts w:ascii="Times New Roman" w:hAnsi="Times New Roman" w:cs="Times New Roman"/>
          <w:sz w:val="24"/>
        </w:rPr>
        <w:t xml:space="preserve"> </w:t>
      </w:r>
      <w:r w:rsidR="00C72595">
        <w:rPr>
          <w:rFonts w:ascii="Times New Roman" w:hAnsi="Times New Roman" w:cs="Times New Roman"/>
          <w:sz w:val="24"/>
        </w:rPr>
        <w:t>We used a standard, ‘elbow’-based approach to choos</w:t>
      </w:r>
      <w:r w:rsidR="002A7836">
        <w:rPr>
          <w:rFonts w:ascii="Times New Roman" w:hAnsi="Times New Roman" w:cs="Times New Roman"/>
          <w:sz w:val="24"/>
        </w:rPr>
        <w:t>e</w:t>
      </w:r>
      <w:r w:rsidR="00C72595">
        <w:rPr>
          <w:rFonts w:ascii="Times New Roman" w:hAnsi="Times New Roman" w:cs="Times New Roman"/>
          <w:sz w:val="24"/>
        </w:rPr>
        <w:t xml:space="preserve"> a maximum cluster radius</w:t>
      </w:r>
      <w:r w:rsidR="00946167">
        <w:rPr>
          <w:rFonts w:ascii="Times New Roman" w:hAnsi="Times New Roman" w:cs="Times New Roman"/>
          <w:sz w:val="24"/>
        </w:rPr>
        <w:t xml:space="preserve"> of 0.5</w:t>
      </w:r>
      <w:r w:rsidR="00C72595">
        <w:rPr>
          <w:rFonts w:ascii="Times New Roman" w:hAnsi="Times New Roman" w:cs="Times New Roman"/>
          <w:sz w:val="24"/>
        </w:rPr>
        <w:t xml:space="preserve"> (</w:t>
      </w:r>
      <w:r w:rsidR="00A67046">
        <w:rPr>
          <w:rFonts w:ascii="Times New Roman" w:hAnsi="Times New Roman" w:cs="Times New Roman"/>
          <w:sz w:val="24"/>
        </w:rPr>
        <w:t>Text</w:t>
      </w:r>
      <w:r w:rsidR="00C72595">
        <w:rPr>
          <w:rFonts w:ascii="Times New Roman" w:hAnsi="Times New Roman" w:cs="Times New Roman"/>
          <w:sz w:val="24"/>
        </w:rPr>
        <w:t xml:space="preserve"> S</w:t>
      </w:r>
      <w:r w:rsidR="008B59DC">
        <w:rPr>
          <w:rFonts w:ascii="Times New Roman" w:hAnsi="Times New Roman" w:cs="Times New Roman"/>
          <w:sz w:val="24"/>
        </w:rPr>
        <w:t>2</w:t>
      </w:r>
      <w:r w:rsidR="00A67046">
        <w:rPr>
          <w:rFonts w:ascii="Times New Roman" w:hAnsi="Times New Roman" w:cs="Times New Roman"/>
          <w:sz w:val="24"/>
        </w:rPr>
        <w:t>, Figure S2</w:t>
      </w:r>
      <w:r w:rsidR="00C72595">
        <w:rPr>
          <w:rFonts w:ascii="Times New Roman" w:hAnsi="Times New Roman" w:cs="Times New Roman"/>
          <w:sz w:val="24"/>
        </w:rPr>
        <w:t>) and chose a minimum cluster size of 5 cross-sections</w:t>
      </w:r>
      <w:r w:rsidR="00EF5BD9">
        <w:rPr>
          <w:rFonts w:ascii="Times New Roman" w:hAnsi="Times New Roman" w:cs="Times New Roman"/>
          <w:sz w:val="24"/>
        </w:rPr>
        <w:t xml:space="preserve"> as a balance of interpretability, within-cluster </w:t>
      </w:r>
      <w:r w:rsidR="00F566EE">
        <w:rPr>
          <w:rFonts w:ascii="Times New Roman" w:hAnsi="Times New Roman" w:cs="Times New Roman"/>
          <w:sz w:val="24"/>
        </w:rPr>
        <w:t>variation</w:t>
      </w:r>
      <w:r w:rsidR="00EF5BD9">
        <w:rPr>
          <w:rFonts w:ascii="Times New Roman" w:hAnsi="Times New Roman" w:cs="Times New Roman"/>
          <w:sz w:val="24"/>
        </w:rPr>
        <w:t>, and number of resulting clusters</w:t>
      </w:r>
      <w:r w:rsidR="00C72595">
        <w:rPr>
          <w:rFonts w:ascii="Times New Roman" w:hAnsi="Times New Roman" w:cs="Times New Roman"/>
          <w:sz w:val="24"/>
        </w:rPr>
        <w:t>.</w:t>
      </w:r>
      <w:r w:rsidR="001C31C9">
        <w:rPr>
          <w:rFonts w:ascii="Times New Roman" w:hAnsi="Times New Roman" w:cs="Times New Roman"/>
          <w:sz w:val="24"/>
        </w:rPr>
        <w:t xml:space="preserve"> </w:t>
      </w:r>
      <w:r>
        <w:rPr>
          <w:rFonts w:ascii="Times New Roman" w:hAnsi="Times New Roman" w:cs="Times New Roman"/>
          <w:sz w:val="24"/>
        </w:rPr>
        <w:t xml:space="preserve">We ran DBSCAN on non-dimensional forms of the </w:t>
      </w:r>
      <w:r w:rsidR="007C05F5">
        <w:rPr>
          <w:rFonts w:ascii="Times New Roman" w:hAnsi="Times New Roman" w:cs="Times New Roman"/>
          <w:sz w:val="24"/>
        </w:rPr>
        <w:t>24</w:t>
      </w:r>
      <w:r>
        <w:rPr>
          <w:rFonts w:ascii="Times New Roman" w:hAnsi="Times New Roman" w:cs="Times New Roman"/>
          <w:sz w:val="24"/>
        </w:rPr>
        <w:t xml:space="preserve"> geomorphic variables in Table 1, yielding </w:t>
      </w:r>
      <w:r w:rsidR="00820BEB">
        <w:rPr>
          <w:rFonts w:ascii="Times New Roman" w:hAnsi="Times New Roman" w:cs="Times New Roman"/>
          <w:sz w:val="24"/>
        </w:rPr>
        <w:t>7</w:t>
      </w:r>
      <w:r>
        <w:rPr>
          <w:rFonts w:ascii="Times New Roman" w:hAnsi="Times New Roman" w:cs="Times New Roman"/>
          <w:sz w:val="24"/>
        </w:rPr>
        <w:t xml:space="preserve"> clusters in approximately</w:t>
      </w:r>
      <w:r w:rsidR="00820BEB">
        <w:rPr>
          <w:rFonts w:ascii="Times New Roman" w:hAnsi="Times New Roman" w:cs="Times New Roman"/>
          <w:sz w:val="24"/>
        </w:rPr>
        <w:t xml:space="preserve"> </w:t>
      </w:r>
      <w:r w:rsidR="00847C31">
        <w:rPr>
          <w:rFonts w:ascii="Times New Roman" w:hAnsi="Times New Roman" w:cs="Times New Roman"/>
          <w:sz w:val="24"/>
        </w:rPr>
        <w:t>95%</w:t>
      </w:r>
      <w:r w:rsidR="008133B5">
        <w:rPr>
          <w:rFonts w:ascii="Times New Roman" w:hAnsi="Times New Roman" w:cs="Times New Roman"/>
          <w:sz w:val="24"/>
        </w:rPr>
        <w:t xml:space="preserve"> </w:t>
      </w:r>
      <w:r>
        <w:rPr>
          <w:rFonts w:ascii="Times New Roman" w:hAnsi="Times New Roman" w:cs="Times New Roman"/>
          <w:sz w:val="24"/>
        </w:rPr>
        <w:t xml:space="preserve">of the </w:t>
      </w:r>
      <w:r w:rsidR="00847C31">
        <w:rPr>
          <w:rFonts w:ascii="Times New Roman" w:hAnsi="Times New Roman" w:cs="Times New Roman"/>
          <w:sz w:val="24"/>
        </w:rPr>
        <w:t>cross-sections</w:t>
      </w:r>
      <w:r>
        <w:rPr>
          <w:rFonts w:ascii="Times New Roman" w:hAnsi="Times New Roman" w:cs="Times New Roman"/>
          <w:sz w:val="24"/>
        </w:rPr>
        <w:t xml:space="preserve"> and </w:t>
      </w:r>
      <w:r w:rsidR="00847C31">
        <w:rPr>
          <w:rFonts w:ascii="Times New Roman" w:hAnsi="Times New Roman" w:cs="Times New Roman"/>
          <w:sz w:val="24"/>
        </w:rPr>
        <w:t xml:space="preserve">5% </w:t>
      </w:r>
      <w:r w:rsidR="002B6FC1">
        <w:rPr>
          <w:rFonts w:ascii="Times New Roman" w:hAnsi="Times New Roman" w:cs="Times New Roman"/>
          <w:sz w:val="24"/>
        </w:rPr>
        <w:t xml:space="preserve">classified </w:t>
      </w:r>
      <w:r>
        <w:rPr>
          <w:rFonts w:ascii="Times New Roman" w:hAnsi="Times New Roman" w:cs="Times New Roman"/>
          <w:sz w:val="24"/>
        </w:rPr>
        <w:t>as ‘noise’.</w:t>
      </w:r>
    </w:p>
    <w:p w14:paraId="6BB05DF3" w14:textId="7AAD1AFF" w:rsidR="001B0550" w:rsidRDefault="00817C77" w:rsidP="00817C77">
      <w:pPr>
        <w:spacing w:line="480" w:lineRule="auto"/>
        <w:ind w:firstLine="720"/>
        <w:jc w:val="both"/>
        <w:rPr>
          <w:sz w:val="24"/>
        </w:rPr>
      </w:pPr>
      <w:r>
        <w:rPr>
          <w:sz w:val="24"/>
        </w:rPr>
        <w:t>W</w:t>
      </w:r>
      <w:r w:rsidRPr="00707E65">
        <w:rPr>
          <w:sz w:val="24"/>
        </w:rPr>
        <w:t xml:space="preserve">e </w:t>
      </w:r>
      <w:r>
        <w:rPr>
          <w:sz w:val="24"/>
        </w:rPr>
        <w:t xml:space="preserve">also </w:t>
      </w:r>
      <w:r w:rsidRPr="00707E65">
        <w:rPr>
          <w:sz w:val="24"/>
        </w:rPr>
        <w:t xml:space="preserve">developed a bespoke </w:t>
      </w:r>
      <w:r w:rsidR="008C7EC7">
        <w:rPr>
          <w:sz w:val="24"/>
        </w:rPr>
        <w:t>expert</w:t>
      </w:r>
      <w:r w:rsidRPr="00707E65">
        <w:rPr>
          <w:sz w:val="24"/>
        </w:rPr>
        <w:t xml:space="preserve"> classification framework for </w:t>
      </w:r>
      <w:r w:rsidR="0009130E">
        <w:rPr>
          <w:sz w:val="24"/>
        </w:rPr>
        <w:t>extracting</w:t>
      </w:r>
      <w:r w:rsidRPr="00707E65">
        <w:rPr>
          <w:sz w:val="24"/>
        </w:rPr>
        <w:t xml:space="preserve"> river types</w:t>
      </w:r>
      <w:r w:rsidR="00795A3E">
        <w:rPr>
          <w:sz w:val="24"/>
        </w:rPr>
        <w:t xml:space="preserve">, built specifically </w:t>
      </w:r>
      <w:r w:rsidR="002757DC">
        <w:rPr>
          <w:sz w:val="24"/>
        </w:rPr>
        <w:t xml:space="preserve">such </w:t>
      </w:r>
      <w:r w:rsidR="00795A3E">
        <w:rPr>
          <w:sz w:val="24"/>
        </w:rPr>
        <w:t xml:space="preserve">that river width </w:t>
      </w:r>
      <w:r w:rsidR="0063723A">
        <w:rPr>
          <w:sz w:val="24"/>
        </w:rPr>
        <w:t>is</w:t>
      </w:r>
      <w:r w:rsidR="00795A3E">
        <w:rPr>
          <w:sz w:val="24"/>
        </w:rPr>
        <w:t xml:space="preserve"> a predictor of these types</w:t>
      </w:r>
      <w:r w:rsidRPr="00707E65">
        <w:rPr>
          <w:sz w:val="24"/>
        </w:rPr>
        <w:t>.</w:t>
      </w:r>
      <w:r>
        <w:rPr>
          <w:sz w:val="24"/>
        </w:rPr>
        <w:t xml:space="preserve"> </w:t>
      </w:r>
      <w:r w:rsidR="005E0D98">
        <w:rPr>
          <w:sz w:val="24"/>
        </w:rPr>
        <w:t>By using principal component analysis (PCA) as a guiding tool, t</w:t>
      </w:r>
      <w:r>
        <w:rPr>
          <w:sz w:val="24"/>
        </w:rPr>
        <w:t xml:space="preserve">he approach follows similar methods </w:t>
      </w:r>
      <w:r w:rsidR="005E0D98">
        <w:rPr>
          <w:sz w:val="24"/>
        </w:rPr>
        <w:t xml:space="preserve">used </w:t>
      </w:r>
      <w:r>
        <w:rPr>
          <w:sz w:val="24"/>
        </w:rPr>
        <w:t>to extract global hydro-climatic river types</w:t>
      </w:r>
      <w:r w:rsidR="005E0D98">
        <w:rPr>
          <w:sz w:val="24"/>
        </w:rPr>
        <w:t xml:space="preserve"> (</w:t>
      </w:r>
      <w:proofErr w:type="spellStart"/>
      <w:r w:rsidR="005E0D98">
        <w:rPr>
          <w:sz w:val="24"/>
        </w:rPr>
        <w:t>Dallaire</w:t>
      </w:r>
      <w:proofErr w:type="spellEnd"/>
      <w:r w:rsidR="005E0D98">
        <w:rPr>
          <w:sz w:val="24"/>
        </w:rPr>
        <w:t xml:space="preserve"> et al. 2018)</w:t>
      </w:r>
      <w:r>
        <w:rPr>
          <w:sz w:val="24"/>
        </w:rPr>
        <w:t xml:space="preserve"> and hydrologic flow regimes</w:t>
      </w:r>
      <w:r w:rsidR="005E0D98">
        <w:rPr>
          <w:sz w:val="24"/>
        </w:rPr>
        <w:t xml:space="preserve"> (Olden et al. 2012).</w:t>
      </w:r>
      <w:r w:rsidR="00D269E6">
        <w:rPr>
          <w:sz w:val="24"/>
        </w:rPr>
        <w:t xml:space="preserve"> </w:t>
      </w:r>
      <w:r w:rsidR="00DC0883">
        <w:rPr>
          <w:sz w:val="24"/>
        </w:rPr>
        <w:t>Here, a</w:t>
      </w:r>
      <w:r w:rsidR="00A563CE">
        <w:rPr>
          <w:sz w:val="24"/>
        </w:rPr>
        <w:t xml:space="preserve"> </w:t>
      </w:r>
      <w:r>
        <w:rPr>
          <w:sz w:val="24"/>
        </w:rPr>
        <w:t xml:space="preserve">PCA was used to dimensionally reduce our dataset and create multivariate, non-dimensional principal components (PCs) responsible for some amount of geomorphic variation across the feature space </w:t>
      </w:r>
      <w:r w:rsidR="00051D20">
        <w:rPr>
          <w:sz w:val="24"/>
        </w:rPr>
        <w:t>(</w:t>
      </w:r>
      <w:r>
        <w:rPr>
          <w:sz w:val="24"/>
        </w:rPr>
        <w:t>and ultimately the United States</w:t>
      </w:r>
      <w:r w:rsidR="00051D20">
        <w:rPr>
          <w:sz w:val="24"/>
        </w:rPr>
        <w:t>)</w:t>
      </w:r>
      <w:r>
        <w:rPr>
          <w:sz w:val="24"/>
        </w:rPr>
        <w:t>.</w:t>
      </w:r>
      <w:r w:rsidR="00D269E6">
        <w:rPr>
          <w:sz w:val="24"/>
        </w:rPr>
        <w:t xml:space="preserve"> </w:t>
      </w:r>
      <w:r>
        <w:rPr>
          <w:sz w:val="24"/>
        </w:rPr>
        <w:t>We ran a PCA</w:t>
      </w:r>
      <w:r w:rsidR="00083B3A">
        <w:rPr>
          <w:sz w:val="24"/>
        </w:rPr>
        <w:t xml:space="preserve"> </w:t>
      </w:r>
      <w:r>
        <w:rPr>
          <w:sz w:val="24"/>
        </w:rPr>
        <w:t xml:space="preserve">on non-dimensional forms of the </w:t>
      </w:r>
      <w:r w:rsidR="00223022">
        <w:rPr>
          <w:sz w:val="24"/>
        </w:rPr>
        <w:t>24</w:t>
      </w:r>
      <w:r>
        <w:rPr>
          <w:sz w:val="24"/>
        </w:rPr>
        <w:t xml:space="preserve"> geomorphic variables in Table 1</w:t>
      </w:r>
      <w:r w:rsidR="00675F6B">
        <w:rPr>
          <w:sz w:val="24"/>
        </w:rPr>
        <w:t xml:space="preserve"> at all cross-sections</w:t>
      </w:r>
      <w:r>
        <w:rPr>
          <w:sz w:val="24"/>
        </w:rPr>
        <w:t xml:space="preserve"> and selected the </w:t>
      </w:r>
      <w:r w:rsidR="00C72595">
        <w:rPr>
          <w:sz w:val="24"/>
        </w:rPr>
        <w:t>three</w:t>
      </w:r>
      <w:r>
        <w:rPr>
          <w:sz w:val="24"/>
        </w:rPr>
        <w:t xml:space="preserve"> most influential PCs (</w:t>
      </w:r>
      <w:r w:rsidR="00551BFE">
        <w:rPr>
          <w:sz w:val="24"/>
        </w:rPr>
        <w:t xml:space="preserve">cumulatively </w:t>
      </w:r>
      <w:r>
        <w:rPr>
          <w:sz w:val="24"/>
        </w:rPr>
        <w:t xml:space="preserve">responsible for </w:t>
      </w:r>
      <w:r w:rsidR="00207CDF">
        <w:rPr>
          <w:sz w:val="24"/>
        </w:rPr>
        <w:t>54</w:t>
      </w:r>
      <w:r>
        <w:rPr>
          <w:sz w:val="24"/>
        </w:rPr>
        <w:t>% of the variance in the feature space).</w:t>
      </w:r>
      <w:r w:rsidR="00D269E6">
        <w:rPr>
          <w:sz w:val="24"/>
        </w:rPr>
        <w:t xml:space="preserve"> </w:t>
      </w:r>
      <w:r>
        <w:rPr>
          <w:sz w:val="24"/>
        </w:rPr>
        <w:t xml:space="preserve">In order of most variance explained, these PCs qualitatively represented 1) stream </w:t>
      </w:r>
      <w:r w:rsidR="004034CA">
        <w:rPr>
          <w:sz w:val="24"/>
        </w:rPr>
        <w:t>competency</w:t>
      </w:r>
      <w:r w:rsidR="00661A97">
        <w:rPr>
          <w:sz w:val="24"/>
        </w:rPr>
        <w:t xml:space="preserve"> (a measure of </w:t>
      </w:r>
      <w:r w:rsidR="004034CA">
        <w:rPr>
          <w:sz w:val="24"/>
        </w:rPr>
        <w:t>the size of</w:t>
      </w:r>
      <w:r w:rsidR="00661A97">
        <w:rPr>
          <w:sz w:val="24"/>
        </w:rPr>
        <w:t xml:space="preserve"> sediment a stream can transport)</w:t>
      </w:r>
      <w:r>
        <w:rPr>
          <w:sz w:val="24"/>
        </w:rPr>
        <w:t xml:space="preserve">, 2) </w:t>
      </w:r>
      <w:r w:rsidR="006B6401">
        <w:rPr>
          <w:sz w:val="24"/>
        </w:rPr>
        <w:t>longitudinal location</w:t>
      </w:r>
      <w:r w:rsidR="002757DC">
        <w:rPr>
          <w:sz w:val="24"/>
        </w:rPr>
        <w:t xml:space="preserve"> along the channel</w:t>
      </w:r>
      <w:r>
        <w:rPr>
          <w:sz w:val="24"/>
        </w:rPr>
        <w:t xml:space="preserve">, </w:t>
      </w:r>
      <w:r w:rsidR="00207CDF">
        <w:rPr>
          <w:sz w:val="24"/>
        </w:rPr>
        <w:t xml:space="preserve">and </w:t>
      </w:r>
      <w:r>
        <w:rPr>
          <w:sz w:val="24"/>
        </w:rPr>
        <w:t xml:space="preserve">3) </w:t>
      </w:r>
      <w:r w:rsidR="009A44A1">
        <w:rPr>
          <w:sz w:val="24"/>
        </w:rPr>
        <w:t xml:space="preserve">variation in </w:t>
      </w:r>
      <w:r>
        <w:rPr>
          <w:sz w:val="24"/>
        </w:rPr>
        <w:t>velocity/Froude number</w:t>
      </w:r>
      <w:r w:rsidR="00207CDF">
        <w:rPr>
          <w:sz w:val="24"/>
        </w:rPr>
        <w:t xml:space="preserve"> </w:t>
      </w:r>
      <w:r w:rsidR="001C7508">
        <w:rPr>
          <w:sz w:val="24"/>
        </w:rPr>
        <w:t>(</w:t>
      </w:r>
      <w:r w:rsidR="00DA0D53">
        <w:rPr>
          <w:sz w:val="24"/>
        </w:rPr>
        <w:t>Table S</w:t>
      </w:r>
      <w:r w:rsidR="00386C30">
        <w:rPr>
          <w:sz w:val="24"/>
        </w:rPr>
        <w:t>3</w:t>
      </w:r>
      <w:r w:rsidR="001C7508">
        <w:rPr>
          <w:sz w:val="24"/>
        </w:rPr>
        <w:t>)</w:t>
      </w:r>
      <w:r>
        <w:rPr>
          <w:sz w:val="24"/>
        </w:rPr>
        <w:t>.</w:t>
      </w:r>
    </w:p>
    <w:p w14:paraId="48E9EF36" w14:textId="601752F6" w:rsidR="0067554F" w:rsidRDefault="00145B76" w:rsidP="00817C77">
      <w:pPr>
        <w:spacing w:line="480" w:lineRule="auto"/>
        <w:ind w:firstLine="720"/>
        <w:jc w:val="both"/>
        <w:rPr>
          <w:sz w:val="24"/>
        </w:rPr>
      </w:pPr>
      <w:r>
        <w:rPr>
          <w:sz w:val="24"/>
        </w:rPr>
        <w:t>There are two parts to the expert classification. In the first, w</w:t>
      </w:r>
      <w:r w:rsidR="0073630B">
        <w:rPr>
          <w:sz w:val="24"/>
        </w:rPr>
        <w:t xml:space="preserve">e used PC scores to </w:t>
      </w:r>
      <w:r w:rsidR="007A4E68">
        <w:rPr>
          <w:sz w:val="24"/>
        </w:rPr>
        <w:t xml:space="preserve">assist in </w:t>
      </w:r>
      <w:r w:rsidR="0073630B">
        <w:rPr>
          <w:sz w:val="24"/>
        </w:rPr>
        <w:t>classify</w:t>
      </w:r>
      <w:r w:rsidR="007A4E68">
        <w:rPr>
          <w:sz w:val="24"/>
        </w:rPr>
        <w:t>ing</w:t>
      </w:r>
      <w:r w:rsidR="0073630B">
        <w:rPr>
          <w:sz w:val="24"/>
        </w:rPr>
        <w:t xml:space="preserve"> </w:t>
      </w:r>
      <w:r w:rsidR="00C57E45">
        <w:rPr>
          <w:sz w:val="24"/>
        </w:rPr>
        <w:t>cross-sections</w:t>
      </w:r>
      <w:r w:rsidR="0073630B">
        <w:rPr>
          <w:sz w:val="24"/>
        </w:rPr>
        <w:t xml:space="preserve">. </w:t>
      </w:r>
      <w:r w:rsidR="00383A73">
        <w:rPr>
          <w:sz w:val="24"/>
        </w:rPr>
        <w:t xml:space="preserve">PC scores </w:t>
      </w:r>
      <w:r w:rsidR="00643DB0">
        <w:rPr>
          <w:sz w:val="24"/>
        </w:rPr>
        <w:t>we</w:t>
      </w:r>
      <w:r w:rsidR="00383A73">
        <w:rPr>
          <w:sz w:val="24"/>
        </w:rPr>
        <w:t xml:space="preserve">re </w:t>
      </w:r>
      <w:r w:rsidR="00643DB0">
        <w:rPr>
          <w:sz w:val="24"/>
        </w:rPr>
        <w:t xml:space="preserve">calculated for </w:t>
      </w:r>
      <w:r w:rsidR="00383A73">
        <w:rPr>
          <w:sz w:val="24"/>
        </w:rPr>
        <w:t xml:space="preserve">every </w:t>
      </w:r>
      <w:r w:rsidR="007005B7">
        <w:rPr>
          <w:sz w:val="24"/>
        </w:rPr>
        <w:t xml:space="preserve">cross-section </w:t>
      </w:r>
      <w:r w:rsidR="00383A73">
        <w:rPr>
          <w:sz w:val="24"/>
        </w:rPr>
        <w:t>in the training data</w:t>
      </w:r>
      <w:r w:rsidR="007B1B85">
        <w:rPr>
          <w:sz w:val="24"/>
        </w:rPr>
        <w:t xml:space="preserve"> </w:t>
      </w:r>
      <w:del w:id="37" w:author="Colin Gleason" w:date="2020-04-27T10:48:00Z">
        <w:r w:rsidR="007B1B85" w:rsidDel="001222E9">
          <w:rPr>
            <w:sz w:val="24"/>
          </w:rPr>
          <w:delText xml:space="preserve">and </w:delText>
        </w:r>
        <w:r w:rsidR="00067AB3" w:rsidDel="001222E9">
          <w:rPr>
            <w:sz w:val="24"/>
          </w:rPr>
          <w:delText>are simply</w:delText>
        </w:r>
        <w:r w:rsidR="00A46B14" w:rsidDel="001222E9">
          <w:rPr>
            <w:sz w:val="24"/>
          </w:rPr>
          <w:delText xml:space="preserve"> the locations</w:delText>
        </w:r>
      </w:del>
      <w:ins w:id="38" w:author="Colin Gleason" w:date="2020-04-27T10:48:00Z">
        <w:r w:rsidR="001222E9">
          <w:rPr>
            <w:sz w:val="24"/>
          </w:rPr>
          <w:t>to locate</w:t>
        </w:r>
      </w:ins>
      <w:del w:id="39" w:author="Colin Gleason" w:date="2020-04-27T10:48:00Z">
        <w:r w:rsidR="00A46B14" w:rsidDel="001222E9">
          <w:rPr>
            <w:sz w:val="24"/>
          </w:rPr>
          <w:delText xml:space="preserve"> of</w:delText>
        </w:r>
      </w:del>
      <w:r w:rsidR="00A46B14">
        <w:rPr>
          <w:sz w:val="24"/>
        </w:rPr>
        <w:t xml:space="preserve"> each cross-section in the PCA subspace (or more formally,</w:t>
      </w:r>
      <w:r w:rsidR="00067AB3">
        <w:rPr>
          <w:sz w:val="24"/>
        </w:rPr>
        <w:t xml:space="preserve"> </w:t>
      </w:r>
      <w:r w:rsidR="00067AB3">
        <w:rPr>
          <w:sz w:val="24"/>
        </w:rPr>
        <w:lastRenderedPageBreak/>
        <w:t xml:space="preserve">linear combinations of </w:t>
      </w:r>
      <w:r w:rsidR="0058244A">
        <w:rPr>
          <w:sz w:val="24"/>
        </w:rPr>
        <w:t xml:space="preserve">the </w:t>
      </w:r>
      <w:r w:rsidR="000C68DB">
        <w:rPr>
          <w:sz w:val="24"/>
        </w:rPr>
        <w:t>normalized</w:t>
      </w:r>
      <w:r w:rsidR="0058244A">
        <w:rPr>
          <w:sz w:val="24"/>
        </w:rPr>
        <w:t xml:space="preserve"> </w:t>
      </w:r>
      <w:r w:rsidR="00067AB3">
        <w:rPr>
          <w:sz w:val="24"/>
        </w:rPr>
        <w:t xml:space="preserve">feature values </w:t>
      </w:r>
      <w:r w:rsidR="00D3242D">
        <w:rPr>
          <w:sz w:val="24"/>
        </w:rPr>
        <w:t>multiplied by</w:t>
      </w:r>
      <w:r w:rsidR="00067AB3">
        <w:rPr>
          <w:sz w:val="24"/>
        </w:rPr>
        <w:t xml:space="preserve"> their </w:t>
      </w:r>
      <w:r w:rsidR="000C68DB">
        <w:rPr>
          <w:sz w:val="24"/>
        </w:rPr>
        <w:t>‘</w:t>
      </w:r>
      <w:r w:rsidR="00067AB3">
        <w:rPr>
          <w:sz w:val="24"/>
        </w:rPr>
        <w:t>loadings</w:t>
      </w:r>
      <w:r w:rsidR="000C68DB">
        <w:rPr>
          <w:sz w:val="24"/>
        </w:rPr>
        <w:t>’</w:t>
      </w:r>
      <w:r w:rsidR="00A46B14">
        <w:rPr>
          <w:sz w:val="24"/>
        </w:rPr>
        <w:t>)</w:t>
      </w:r>
      <w:r w:rsidR="007B3872">
        <w:rPr>
          <w:sz w:val="24"/>
        </w:rPr>
        <w:t>.</w:t>
      </w:r>
      <w:r w:rsidR="00643DB0">
        <w:rPr>
          <w:sz w:val="24"/>
        </w:rPr>
        <w:t xml:space="preserve"> </w:t>
      </w:r>
      <w:r w:rsidR="005F193B">
        <w:rPr>
          <w:sz w:val="24"/>
        </w:rPr>
        <w:t>Each</w:t>
      </w:r>
      <w:r w:rsidR="00876A94">
        <w:rPr>
          <w:sz w:val="24"/>
        </w:rPr>
        <w:t xml:space="preserve"> cross-section has 24 PC scores associated with it. </w:t>
      </w:r>
      <w:r w:rsidR="00ED318F">
        <w:rPr>
          <w:sz w:val="24"/>
        </w:rPr>
        <w:t xml:space="preserve">Because the loading vectors, and thus the </w:t>
      </w:r>
      <w:r w:rsidR="00876A94">
        <w:rPr>
          <w:sz w:val="24"/>
        </w:rPr>
        <w:t xml:space="preserve">PC </w:t>
      </w:r>
      <w:r w:rsidR="00ED318F">
        <w:rPr>
          <w:sz w:val="24"/>
        </w:rPr>
        <w:t xml:space="preserve">scores, are </w:t>
      </w:r>
      <w:r w:rsidR="00876A94">
        <w:rPr>
          <w:sz w:val="24"/>
        </w:rPr>
        <w:t xml:space="preserve">all </w:t>
      </w:r>
      <w:r w:rsidR="000C68DB">
        <w:rPr>
          <w:sz w:val="24"/>
        </w:rPr>
        <w:t>normalized</w:t>
      </w:r>
      <w:r w:rsidR="00ED318F">
        <w:rPr>
          <w:sz w:val="24"/>
        </w:rPr>
        <w:t xml:space="preserve"> t</w:t>
      </w:r>
      <w:ins w:id="40" w:author="Colin Gleason" w:date="2020-04-27T10:49:00Z">
        <w:r w:rsidR="0015244D">
          <w:rPr>
            <w:sz w:val="24"/>
          </w:rPr>
          <w:t>o t</w:t>
        </w:r>
      </w:ins>
      <w:r w:rsidR="00ED318F">
        <w:rPr>
          <w:sz w:val="24"/>
        </w:rPr>
        <w:t xml:space="preserve">he same </w:t>
      </w:r>
      <w:ins w:id="41" w:author="Colin Gleason" w:date="2020-04-27T10:49:00Z">
        <w:r w:rsidR="0015244D">
          <w:rPr>
            <w:sz w:val="24"/>
          </w:rPr>
          <w:t xml:space="preserve">global values </w:t>
        </w:r>
      </w:ins>
      <w:r w:rsidR="00ED318F">
        <w:rPr>
          <w:sz w:val="24"/>
        </w:rPr>
        <w:t>(James et al. 2013</w:t>
      </w:r>
      <w:r w:rsidR="008C6211">
        <w:rPr>
          <w:sz w:val="24"/>
        </w:rPr>
        <w:t>; Hastie et al. 2009</w:t>
      </w:r>
      <w:r w:rsidR="00ED318F">
        <w:rPr>
          <w:sz w:val="24"/>
        </w:rPr>
        <w:t xml:space="preserve">), </w:t>
      </w:r>
      <w:r w:rsidR="007B3872">
        <w:rPr>
          <w:sz w:val="24"/>
        </w:rPr>
        <w:t xml:space="preserve">we </w:t>
      </w:r>
      <w:r w:rsidR="00ED318F">
        <w:rPr>
          <w:sz w:val="24"/>
        </w:rPr>
        <w:t xml:space="preserve">simply </w:t>
      </w:r>
      <w:r w:rsidR="007B3872">
        <w:rPr>
          <w:sz w:val="24"/>
        </w:rPr>
        <w:t>sum</w:t>
      </w:r>
      <w:r w:rsidR="00344629">
        <w:rPr>
          <w:sz w:val="24"/>
        </w:rPr>
        <w:t xml:space="preserve">med the </w:t>
      </w:r>
      <w:r w:rsidR="00876A94">
        <w:rPr>
          <w:sz w:val="24"/>
        </w:rPr>
        <w:t>three</w:t>
      </w:r>
      <w:r w:rsidR="007B3872">
        <w:rPr>
          <w:sz w:val="24"/>
        </w:rPr>
        <w:t xml:space="preserve"> PC scores for </w:t>
      </w:r>
      <w:r w:rsidR="00344629">
        <w:rPr>
          <w:sz w:val="24"/>
        </w:rPr>
        <w:t>each</w:t>
      </w:r>
      <w:r w:rsidR="007B3872">
        <w:rPr>
          <w:sz w:val="24"/>
        </w:rPr>
        <w:t xml:space="preserve"> </w:t>
      </w:r>
      <w:r w:rsidR="00876A94">
        <w:rPr>
          <w:sz w:val="24"/>
        </w:rPr>
        <w:t>cross-section</w:t>
      </w:r>
      <w:r w:rsidR="00180981">
        <w:rPr>
          <w:sz w:val="24"/>
        </w:rPr>
        <w:t xml:space="preserve"> corresponding to PCs 1-3</w:t>
      </w:r>
      <w:r w:rsidR="007B3872">
        <w:rPr>
          <w:sz w:val="24"/>
        </w:rPr>
        <w:t>.</w:t>
      </w:r>
      <w:r w:rsidR="00D269E6">
        <w:rPr>
          <w:sz w:val="24"/>
        </w:rPr>
        <w:t xml:space="preserve"> </w:t>
      </w:r>
      <w:r w:rsidR="00344629">
        <w:rPr>
          <w:sz w:val="24"/>
        </w:rPr>
        <w:t xml:space="preserve">This provides a single value per </w:t>
      </w:r>
      <w:r w:rsidR="007005B7">
        <w:rPr>
          <w:sz w:val="24"/>
        </w:rPr>
        <w:t>cross-section</w:t>
      </w:r>
      <w:r w:rsidR="00ED318F">
        <w:rPr>
          <w:sz w:val="24"/>
        </w:rPr>
        <w:t xml:space="preserve">, where </w:t>
      </w:r>
      <w:r w:rsidR="007005B7">
        <w:rPr>
          <w:sz w:val="24"/>
        </w:rPr>
        <w:t>cross-section</w:t>
      </w:r>
      <w:ins w:id="42" w:author="Colin Gleason" w:date="2020-04-27T10:49:00Z">
        <w:r w:rsidR="0015244D">
          <w:rPr>
            <w:sz w:val="24"/>
          </w:rPr>
          <w:t>s</w:t>
        </w:r>
      </w:ins>
      <w:r w:rsidR="007005B7">
        <w:rPr>
          <w:sz w:val="24"/>
        </w:rPr>
        <w:t xml:space="preserve"> </w:t>
      </w:r>
      <w:r w:rsidR="00ED318F">
        <w:rPr>
          <w:sz w:val="24"/>
        </w:rPr>
        <w:t xml:space="preserve">with similar </w:t>
      </w:r>
      <w:ins w:id="43" w:author="Colin Gleason" w:date="2020-04-27T10:49:00Z">
        <w:r w:rsidR="0015244D">
          <w:rPr>
            <w:sz w:val="24"/>
          </w:rPr>
          <w:t xml:space="preserve">aggregate PC </w:t>
        </w:r>
      </w:ins>
      <w:r w:rsidR="00ED318F">
        <w:rPr>
          <w:sz w:val="24"/>
        </w:rPr>
        <w:t>values have similar geomorphology</w:t>
      </w:r>
      <w:r w:rsidR="00DD307F">
        <w:rPr>
          <w:sz w:val="24"/>
        </w:rPr>
        <w:t>.</w:t>
      </w:r>
      <w:r w:rsidR="00D269E6">
        <w:rPr>
          <w:sz w:val="24"/>
        </w:rPr>
        <w:t xml:space="preserve"> </w:t>
      </w:r>
      <w:r w:rsidR="00E27D3B">
        <w:rPr>
          <w:sz w:val="24"/>
        </w:rPr>
        <w:t xml:space="preserve">We then use this </w:t>
      </w:r>
      <w:r w:rsidR="00E51F17">
        <w:rPr>
          <w:sz w:val="24"/>
        </w:rPr>
        <w:t>metric</w:t>
      </w:r>
      <w:r w:rsidR="00E27D3B">
        <w:rPr>
          <w:sz w:val="24"/>
        </w:rPr>
        <w:t xml:space="preserve"> to</w:t>
      </w:r>
      <w:r w:rsidR="00344629">
        <w:rPr>
          <w:sz w:val="24"/>
        </w:rPr>
        <w:t xml:space="preserve"> </w:t>
      </w:r>
      <w:r w:rsidR="002C4E6E">
        <w:rPr>
          <w:sz w:val="24"/>
        </w:rPr>
        <w:t>classify</w:t>
      </w:r>
      <w:r w:rsidR="00344629">
        <w:rPr>
          <w:sz w:val="24"/>
        </w:rPr>
        <w:t xml:space="preserve"> </w:t>
      </w:r>
      <w:r w:rsidR="00C72E66">
        <w:rPr>
          <w:sz w:val="24"/>
        </w:rPr>
        <w:t xml:space="preserve">all </w:t>
      </w:r>
      <w:r w:rsidR="007005B7">
        <w:rPr>
          <w:sz w:val="24"/>
        </w:rPr>
        <w:t xml:space="preserve">cross-sections </w:t>
      </w:r>
      <w:r w:rsidR="00344629">
        <w:rPr>
          <w:sz w:val="24"/>
        </w:rPr>
        <w:t>into river types</w:t>
      </w:r>
      <w:r w:rsidR="00C00B20">
        <w:rPr>
          <w:sz w:val="24"/>
        </w:rPr>
        <w:t xml:space="preserve"> by</w:t>
      </w:r>
      <w:r w:rsidR="0067554F">
        <w:rPr>
          <w:sz w:val="24"/>
        </w:rPr>
        <w:t xml:space="preserve"> segment</w:t>
      </w:r>
      <w:r w:rsidR="00C00B20">
        <w:rPr>
          <w:sz w:val="24"/>
        </w:rPr>
        <w:t>ing</w:t>
      </w:r>
      <w:r w:rsidR="0067554F">
        <w:rPr>
          <w:sz w:val="24"/>
        </w:rPr>
        <w:t xml:space="preserve"> </w:t>
      </w:r>
      <w:ins w:id="44" w:author="Colin Gleason" w:date="2020-04-27T10:49:00Z">
        <w:r w:rsidR="0015244D">
          <w:rPr>
            <w:sz w:val="24"/>
          </w:rPr>
          <w:t xml:space="preserve">rivers </w:t>
        </w:r>
      </w:ins>
      <w:r w:rsidR="0067554F">
        <w:rPr>
          <w:sz w:val="24"/>
        </w:rPr>
        <w:t xml:space="preserve">into </w:t>
      </w:r>
      <w:r w:rsidR="00431762">
        <w:rPr>
          <w:sz w:val="24"/>
        </w:rPr>
        <w:t>15</w:t>
      </w:r>
      <w:r w:rsidR="0067554F">
        <w:rPr>
          <w:sz w:val="24"/>
        </w:rPr>
        <w:t xml:space="preserve"> classes using quantiles</w:t>
      </w:r>
      <w:r w:rsidR="00233B32">
        <w:rPr>
          <w:sz w:val="24"/>
        </w:rPr>
        <w:t xml:space="preserve"> of th</w:t>
      </w:r>
      <w:ins w:id="45" w:author="Colin Gleason" w:date="2020-04-27T10:49:00Z">
        <w:r w:rsidR="0015244D">
          <w:rPr>
            <w:sz w:val="24"/>
          </w:rPr>
          <w:t xml:space="preserve">e aggregate PC </w:t>
        </w:r>
      </w:ins>
      <w:del w:id="46" w:author="Colin Gleason" w:date="2020-04-27T10:49:00Z">
        <w:r w:rsidR="00233B32" w:rsidDel="0015244D">
          <w:rPr>
            <w:sz w:val="24"/>
          </w:rPr>
          <w:delText>is</w:delText>
        </w:r>
      </w:del>
      <w:r w:rsidR="00233B32">
        <w:rPr>
          <w:sz w:val="24"/>
        </w:rPr>
        <w:t xml:space="preserve"> </w:t>
      </w:r>
      <w:r w:rsidR="00994A2C">
        <w:rPr>
          <w:sz w:val="24"/>
        </w:rPr>
        <w:t>metric</w:t>
      </w:r>
      <w:r w:rsidR="0067554F">
        <w:rPr>
          <w:sz w:val="24"/>
        </w:rPr>
        <w:t xml:space="preserve"> as class thresholds</w:t>
      </w:r>
      <w:r w:rsidR="00C00B20">
        <w:rPr>
          <w:sz w:val="24"/>
        </w:rPr>
        <w:t>.</w:t>
      </w:r>
      <w:r w:rsidR="00D269E6">
        <w:rPr>
          <w:sz w:val="24"/>
        </w:rPr>
        <w:t xml:space="preserve"> </w:t>
      </w:r>
      <w:r w:rsidR="00C00B20">
        <w:rPr>
          <w:sz w:val="24"/>
        </w:rPr>
        <w:t>We</w:t>
      </w:r>
      <w:r w:rsidR="0067554F">
        <w:rPr>
          <w:sz w:val="24"/>
        </w:rPr>
        <w:t xml:space="preserve"> </w:t>
      </w:r>
      <w:r w:rsidR="008A5481">
        <w:rPr>
          <w:sz w:val="24"/>
        </w:rPr>
        <w:t>subjectively cho</w:t>
      </w:r>
      <w:r w:rsidR="00C00B20">
        <w:rPr>
          <w:sz w:val="24"/>
        </w:rPr>
        <w:t>se</w:t>
      </w:r>
      <w:r w:rsidR="0067554F">
        <w:rPr>
          <w:sz w:val="24"/>
        </w:rPr>
        <w:t xml:space="preserve"> </w:t>
      </w:r>
      <w:r w:rsidR="00431762">
        <w:rPr>
          <w:sz w:val="24"/>
        </w:rPr>
        <w:t>15</w:t>
      </w:r>
      <w:r w:rsidR="0067554F">
        <w:rPr>
          <w:sz w:val="24"/>
        </w:rPr>
        <w:t xml:space="preserve"> classes to explicitly maintain river width as a predictor of river types.</w:t>
      </w:r>
      <w:r w:rsidR="001C31C9">
        <w:rPr>
          <w:sz w:val="24"/>
        </w:rPr>
        <w:t xml:space="preserve"> </w:t>
      </w:r>
      <w:r w:rsidR="00431762">
        <w:rPr>
          <w:sz w:val="24"/>
        </w:rPr>
        <w:t>A</w:t>
      </w:r>
      <w:ins w:id="47" w:author="Colin Gleason" w:date="2020-04-27T10:49:00Z">
        <w:r w:rsidR="0015244D">
          <w:rPr>
            <w:sz w:val="24"/>
          </w:rPr>
          <w:t>dding</w:t>
        </w:r>
      </w:ins>
      <w:del w:id="48" w:author="Colin Gleason" w:date="2020-04-27T10:49:00Z">
        <w:r w:rsidR="00431762" w:rsidDel="0015244D">
          <w:rPr>
            <w:sz w:val="24"/>
          </w:rPr>
          <w:delText>ny</w:delText>
        </w:r>
      </w:del>
      <w:r w:rsidR="00431762">
        <w:rPr>
          <w:sz w:val="24"/>
        </w:rPr>
        <w:t xml:space="preserve"> more classes </w:t>
      </w:r>
      <w:del w:id="49" w:author="Colin Gleason" w:date="2020-04-27T10:50:00Z">
        <w:r w:rsidR="00431762" w:rsidDel="0015244D">
          <w:rPr>
            <w:sz w:val="24"/>
          </w:rPr>
          <w:delText xml:space="preserve">and </w:delText>
        </w:r>
        <w:r w:rsidR="00A414B7" w:rsidDel="0015244D">
          <w:rPr>
            <w:sz w:val="24"/>
          </w:rPr>
          <w:delText xml:space="preserve">the </w:delText>
        </w:r>
      </w:del>
      <w:ins w:id="50" w:author="Colin Gleason" w:date="2020-04-27T10:50:00Z">
        <w:r w:rsidR="0015244D">
          <w:rPr>
            <w:sz w:val="24"/>
          </w:rPr>
          <w:t xml:space="preserve">obscured differences between classes and broke down the </w:t>
        </w:r>
      </w:ins>
      <w:r w:rsidR="00431762">
        <w:rPr>
          <w:sz w:val="24"/>
        </w:rPr>
        <w:t xml:space="preserve">predictive relationship </w:t>
      </w:r>
      <w:r w:rsidR="00A414B7">
        <w:rPr>
          <w:sz w:val="24"/>
        </w:rPr>
        <w:t>between river</w:t>
      </w:r>
      <w:r w:rsidR="00431762">
        <w:rPr>
          <w:sz w:val="24"/>
        </w:rPr>
        <w:t xml:space="preserve"> type </w:t>
      </w:r>
      <w:r w:rsidR="00A414B7">
        <w:rPr>
          <w:sz w:val="24"/>
        </w:rPr>
        <w:t xml:space="preserve">and </w:t>
      </w:r>
      <w:r w:rsidR="00990F0B">
        <w:rPr>
          <w:sz w:val="24"/>
        </w:rPr>
        <w:t>river</w:t>
      </w:r>
      <w:r w:rsidR="00A414B7">
        <w:rPr>
          <w:sz w:val="24"/>
        </w:rPr>
        <w:t xml:space="preserve"> width </w:t>
      </w:r>
      <w:del w:id="51" w:author="Colin Gleason" w:date="2020-04-27T10:50:00Z">
        <w:r w:rsidR="00431762" w:rsidDel="0015244D">
          <w:rPr>
            <w:sz w:val="24"/>
          </w:rPr>
          <w:delText>broke down</w:delText>
        </w:r>
        <w:r w:rsidR="00EC7074" w:rsidDel="0015244D">
          <w:rPr>
            <w:sz w:val="24"/>
          </w:rPr>
          <w:delText xml:space="preserve"> </w:delText>
        </w:r>
      </w:del>
      <w:r w:rsidR="00EC7074">
        <w:rPr>
          <w:sz w:val="24"/>
        </w:rPr>
        <w:t>(Figure S</w:t>
      </w:r>
      <w:r w:rsidR="00C77C68">
        <w:rPr>
          <w:sz w:val="24"/>
        </w:rPr>
        <w:t>4</w:t>
      </w:r>
      <w:r w:rsidR="00EC7074">
        <w:rPr>
          <w:sz w:val="24"/>
        </w:rPr>
        <w:t>).</w:t>
      </w:r>
      <w:ins w:id="52" w:author="Colin Gleason" w:date="2020-04-27T10:50:00Z">
        <w:r w:rsidR="0015244D">
          <w:rPr>
            <w:sz w:val="24"/>
          </w:rPr>
          <w:t xml:space="preserve"> This relationship is essential, as width is easily obtained from RS and thus allows this expert classification to be mapped to all global rivers (Section 3.2).</w:t>
        </w:r>
      </w:ins>
    </w:p>
    <w:p w14:paraId="0ADAE822" w14:textId="791408A4" w:rsidR="00F94C4C" w:rsidRDefault="00916455" w:rsidP="00F94C4C">
      <w:pPr>
        <w:spacing w:line="480" w:lineRule="auto"/>
        <w:ind w:firstLine="720"/>
        <w:jc w:val="both"/>
        <w:rPr>
          <w:sz w:val="24"/>
        </w:rPr>
      </w:pPr>
      <w:r>
        <w:rPr>
          <w:sz w:val="24"/>
        </w:rPr>
        <w:t>The second part of the expert classification framework was designed to parse out unique river geomorphology</w:t>
      </w:r>
      <w:r w:rsidR="00145B76">
        <w:rPr>
          <w:sz w:val="24"/>
        </w:rPr>
        <w:t xml:space="preserve"> from the previously defined </w:t>
      </w:r>
      <w:r w:rsidR="008557C7">
        <w:rPr>
          <w:sz w:val="24"/>
        </w:rPr>
        <w:t>15</w:t>
      </w:r>
      <w:r w:rsidR="00145B76">
        <w:rPr>
          <w:sz w:val="24"/>
        </w:rPr>
        <w:t xml:space="preserve"> classes</w:t>
      </w:r>
      <w:r w:rsidR="00A12705">
        <w:rPr>
          <w:sz w:val="24"/>
        </w:rPr>
        <w:t>, namely</w:t>
      </w:r>
      <w:r>
        <w:rPr>
          <w:sz w:val="24"/>
        </w:rPr>
        <w:t xml:space="preserve"> ‘big’ rivers and ‘highly width-variable’ rivers.</w:t>
      </w:r>
      <w:r w:rsidR="00D269E6">
        <w:rPr>
          <w:sz w:val="24"/>
        </w:rPr>
        <w:t xml:space="preserve"> </w:t>
      </w:r>
      <w:r>
        <w:rPr>
          <w:sz w:val="24"/>
        </w:rPr>
        <w:t xml:space="preserve">For some very large rivers (e.g. the Mississippi or St. Lawrence rivers), the training data had </w:t>
      </w:r>
      <w:r w:rsidR="00145B76">
        <w:rPr>
          <w:sz w:val="24"/>
        </w:rPr>
        <w:t xml:space="preserve">very </w:t>
      </w:r>
      <w:r>
        <w:rPr>
          <w:sz w:val="24"/>
        </w:rPr>
        <w:t xml:space="preserve">few </w:t>
      </w:r>
      <w:r w:rsidR="005720AA">
        <w:rPr>
          <w:sz w:val="24"/>
        </w:rPr>
        <w:t>cross-sections</w:t>
      </w:r>
      <w:r>
        <w:rPr>
          <w:sz w:val="24"/>
        </w:rPr>
        <w:t xml:space="preserve"> in rivers of similar size</w:t>
      </w:r>
      <w:r w:rsidR="00145B76">
        <w:rPr>
          <w:sz w:val="24"/>
        </w:rPr>
        <w:t xml:space="preserve"> and thus hydraulics are ill defined</w:t>
      </w:r>
      <w:r>
        <w:rPr>
          <w:sz w:val="24"/>
        </w:rPr>
        <w:t>.</w:t>
      </w:r>
      <w:r w:rsidR="00D269E6">
        <w:rPr>
          <w:sz w:val="24"/>
        </w:rPr>
        <w:t xml:space="preserve"> </w:t>
      </w:r>
      <w:r>
        <w:rPr>
          <w:sz w:val="24"/>
        </w:rPr>
        <w:t xml:space="preserve">We defined ‘big’ rivers as those with a mean </w:t>
      </w:r>
      <w:r w:rsidR="00145B76">
        <w:rPr>
          <w:sz w:val="24"/>
        </w:rPr>
        <w:t xml:space="preserve">width greater than </w:t>
      </w:r>
      <w:commentRangeStart w:id="53"/>
      <w:r w:rsidR="00870AB2">
        <w:rPr>
          <w:sz w:val="24"/>
        </w:rPr>
        <w:t>665 meters</w:t>
      </w:r>
      <w:commentRangeEnd w:id="53"/>
      <w:r w:rsidR="0015244D">
        <w:rPr>
          <w:rStyle w:val="CommentReference"/>
        </w:rPr>
        <w:commentReference w:id="53"/>
      </w:r>
      <w:r>
        <w:rPr>
          <w:sz w:val="24"/>
        </w:rPr>
        <w:t>.</w:t>
      </w:r>
      <w:r w:rsidR="00D269E6">
        <w:rPr>
          <w:sz w:val="24"/>
        </w:rPr>
        <w:t xml:space="preserve"> </w:t>
      </w:r>
      <w:commentRangeStart w:id="54"/>
      <w:r w:rsidR="00F94C4C">
        <w:rPr>
          <w:sz w:val="24"/>
        </w:rPr>
        <w:t xml:space="preserve">We then defined </w:t>
      </w:r>
      <w:r>
        <w:rPr>
          <w:sz w:val="24"/>
        </w:rPr>
        <w:t>‘</w:t>
      </w:r>
      <w:r w:rsidR="00F94C4C">
        <w:rPr>
          <w:sz w:val="24"/>
        </w:rPr>
        <w:t>h</w:t>
      </w:r>
      <w:r>
        <w:rPr>
          <w:sz w:val="24"/>
        </w:rPr>
        <w:t xml:space="preserve">ighly width-variable’ rivers </w:t>
      </w:r>
      <w:r w:rsidR="00F94C4C">
        <w:rPr>
          <w:sz w:val="24"/>
        </w:rPr>
        <w:t>as</w:t>
      </w:r>
      <w:r>
        <w:rPr>
          <w:sz w:val="24"/>
        </w:rPr>
        <w:t xml:space="preserve"> those with </w:t>
      </w:r>
      <w:r w:rsidR="00F94C4C">
        <w:rPr>
          <w:sz w:val="24"/>
        </w:rPr>
        <w:t xml:space="preserve">a channel shape parameter </w:t>
      </w:r>
      <w:r w:rsidR="00F94C4C">
        <w:rPr>
          <w:i/>
          <w:iCs/>
          <w:sz w:val="24"/>
        </w:rPr>
        <w:t xml:space="preserve">r </w:t>
      </w:r>
      <w:r w:rsidR="00F94C4C">
        <w:rPr>
          <w:sz w:val="24"/>
        </w:rPr>
        <w:t>&lt; 1</w:t>
      </w:r>
      <w:r w:rsidR="00145B76">
        <w:rPr>
          <w:sz w:val="24"/>
        </w:rPr>
        <w:t>, which guarantees significant variability in river width for both single channel and multi-channel rivers</w:t>
      </w:r>
      <w:commentRangeEnd w:id="54"/>
      <w:r w:rsidR="0015244D">
        <w:rPr>
          <w:rStyle w:val="CommentReference"/>
        </w:rPr>
        <w:commentReference w:id="54"/>
      </w:r>
      <w:ins w:id="55" w:author="Colin Gleason" w:date="2020-04-27T10:51:00Z">
        <w:r w:rsidR="0015244D">
          <w:rPr>
            <w:sz w:val="24"/>
          </w:rPr>
          <w:t xml:space="preserve"> (</w:t>
        </w:r>
        <w:commentRangeStart w:id="56"/>
        <w:r w:rsidR="0015244D">
          <w:rPr>
            <w:sz w:val="24"/>
          </w:rPr>
          <w:t>Dingman, 2007)</w:t>
        </w:r>
      </w:ins>
      <w:r w:rsidR="00F14B87">
        <w:rPr>
          <w:sz w:val="24"/>
        </w:rPr>
        <w:t>.</w:t>
      </w:r>
      <w:commentRangeEnd w:id="56"/>
      <w:r w:rsidR="0015244D">
        <w:rPr>
          <w:rStyle w:val="CommentReference"/>
        </w:rPr>
        <w:commentReference w:id="56"/>
      </w:r>
    </w:p>
    <w:p w14:paraId="34CC29C5" w14:textId="3610C4D0" w:rsidR="00817C77" w:rsidRPr="005C6113" w:rsidRDefault="00817C77" w:rsidP="00817C77">
      <w:pPr>
        <w:pStyle w:val="Heading-Secondary"/>
        <w:ind w:left="0"/>
        <w:rPr>
          <w:b/>
          <w:bCs w:val="0"/>
        </w:rPr>
      </w:pPr>
      <w:r w:rsidRPr="00DB103F">
        <w:rPr>
          <w:b/>
          <w:bCs w:val="0"/>
        </w:rPr>
        <w:t>3.</w:t>
      </w:r>
      <w:r>
        <w:rPr>
          <w:b/>
          <w:bCs w:val="0"/>
        </w:rPr>
        <w:t>2</w:t>
      </w:r>
      <w:r w:rsidRPr="00DB103F">
        <w:rPr>
          <w:b/>
          <w:bCs w:val="0"/>
        </w:rPr>
        <w:t xml:space="preserve"> </w:t>
      </w:r>
      <w:r w:rsidR="001C7508">
        <w:rPr>
          <w:b/>
          <w:bCs w:val="0"/>
        </w:rPr>
        <w:t>Mapping river type from remote sensing</w:t>
      </w:r>
    </w:p>
    <w:p w14:paraId="176B3187" w14:textId="5C2FBA8C" w:rsidR="00817C77" w:rsidRDefault="00817C77" w:rsidP="00817C77">
      <w:pPr>
        <w:spacing w:line="480" w:lineRule="auto"/>
        <w:ind w:firstLine="720"/>
        <w:jc w:val="both"/>
        <w:rPr>
          <w:sz w:val="24"/>
        </w:rPr>
      </w:pPr>
      <w:r>
        <w:rPr>
          <w:sz w:val="24"/>
        </w:rPr>
        <w:t>The goal of this study is to improve ungauged discharge prediction at the global scale.</w:t>
      </w:r>
      <w:r w:rsidR="00D269E6">
        <w:rPr>
          <w:sz w:val="24"/>
        </w:rPr>
        <w:t xml:space="preserve"> </w:t>
      </w:r>
      <w:r>
        <w:rPr>
          <w:sz w:val="24"/>
        </w:rPr>
        <w:t>Thus, river types must be assignable to rivers using only RS observations</w:t>
      </w:r>
      <w:r w:rsidR="001C7508">
        <w:rPr>
          <w:sz w:val="24"/>
        </w:rPr>
        <w:t>. However,</w:t>
      </w:r>
      <w:r>
        <w:rPr>
          <w:sz w:val="24"/>
        </w:rPr>
        <w:t xml:space="preserve"> our </w:t>
      </w:r>
      <w:r w:rsidR="001C7508">
        <w:rPr>
          <w:sz w:val="24"/>
        </w:rPr>
        <w:lastRenderedPageBreak/>
        <w:t xml:space="preserve">classifications above are </w:t>
      </w:r>
      <w:r>
        <w:rPr>
          <w:sz w:val="24"/>
        </w:rPr>
        <w:t xml:space="preserve">defined using </w:t>
      </w:r>
      <w:r>
        <w:rPr>
          <w:i/>
          <w:iCs/>
          <w:sz w:val="24"/>
        </w:rPr>
        <w:t xml:space="preserve">in situ </w:t>
      </w:r>
      <w:r>
        <w:rPr>
          <w:sz w:val="24"/>
        </w:rPr>
        <w:t>measurements that are not remotely sensible.</w:t>
      </w:r>
      <w:r w:rsidR="00D269E6">
        <w:rPr>
          <w:sz w:val="24"/>
        </w:rPr>
        <w:t xml:space="preserve"> </w:t>
      </w:r>
      <w:r>
        <w:rPr>
          <w:sz w:val="24"/>
        </w:rPr>
        <w:t xml:space="preserve">This presents a unique </w:t>
      </w:r>
      <w:r w:rsidR="00F6385A">
        <w:rPr>
          <w:sz w:val="24"/>
        </w:rPr>
        <w:t xml:space="preserve">supervised </w:t>
      </w:r>
      <w:r>
        <w:rPr>
          <w:sz w:val="24"/>
        </w:rPr>
        <w:t xml:space="preserve">classification challenge </w:t>
      </w:r>
      <w:r w:rsidR="0001349B">
        <w:rPr>
          <w:sz w:val="24"/>
        </w:rPr>
        <w:t>necessitating</w:t>
      </w:r>
      <w:r>
        <w:rPr>
          <w:sz w:val="24"/>
        </w:rPr>
        <w:t xml:space="preserve"> width and/or slope</w:t>
      </w:r>
      <w:r w:rsidR="001C7508">
        <w:rPr>
          <w:sz w:val="24"/>
        </w:rPr>
        <w:t xml:space="preserve"> (i.e., current synoptically available fluvial parameters)</w:t>
      </w:r>
      <w:r>
        <w:rPr>
          <w:sz w:val="24"/>
        </w:rPr>
        <w:t xml:space="preserve"> as the sole predictors of the river types.</w:t>
      </w:r>
      <w:r w:rsidR="00D016FC">
        <w:rPr>
          <w:sz w:val="24"/>
        </w:rPr>
        <w:t xml:space="preserve"> Here, we</w:t>
      </w:r>
      <w:r w:rsidR="00651E20">
        <w:rPr>
          <w:sz w:val="24"/>
        </w:rPr>
        <w:t xml:space="preserve"> use ‘river type mapping’ to</w:t>
      </w:r>
      <w:r w:rsidR="00D016FC">
        <w:rPr>
          <w:sz w:val="24"/>
        </w:rPr>
        <w:t xml:space="preserve"> refer to </w:t>
      </w:r>
      <w:r w:rsidR="0001349B">
        <w:rPr>
          <w:sz w:val="24"/>
        </w:rPr>
        <w:t xml:space="preserve">a </w:t>
      </w:r>
      <w:ins w:id="57" w:author="Colin Gleason" w:date="2020-04-27T10:52:00Z">
        <w:r w:rsidR="0015244D">
          <w:rPr>
            <w:sz w:val="24"/>
          </w:rPr>
          <w:t xml:space="preserve">final </w:t>
        </w:r>
      </w:ins>
      <w:r w:rsidR="00D016FC">
        <w:rPr>
          <w:sz w:val="24"/>
        </w:rPr>
        <w:t xml:space="preserve">supervised classification </w:t>
      </w:r>
      <w:r w:rsidR="00062B79">
        <w:rPr>
          <w:sz w:val="24"/>
        </w:rPr>
        <w:t>where the target variables are</w:t>
      </w:r>
      <w:r w:rsidR="00D016FC">
        <w:rPr>
          <w:sz w:val="24"/>
        </w:rPr>
        <w:t xml:space="preserve"> our river types </w:t>
      </w:r>
      <w:r w:rsidR="00651E20">
        <w:rPr>
          <w:sz w:val="24"/>
        </w:rPr>
        <w:t xml:space="preserve">and </w:t>
      </w:r>
      <w:r w:rsidR="00062B79">
        <w:rPr>
          <w:sz w:val="24"/>
        </w:rPr>
        <w:t xml:space="preserve">the predictors are </w:t>
      </w:r>
      <w:r w:rsidR="00651E20">
        <w:rPr>
          <w:sz w:val="24"/>
        </w:rPr>
        <w:t>river width and/or slope</w:t>
      </w:r>
      <w:r w:rsidR="00062B79">
        <w:rPr>
          <w:sz w:val="24"/>
        </w:rPr>
        <w:t>.</w:t>
      </w:r>
      <w:ins w:id="58" w:author="Colin Gleason" w:date="2020-04-27T10:52:00Z">
        <w:r w:rsidR="0015244D">
          <w:rPr>
            <w:sz w:val="24"/>
          </w:rPr>
          <w:t xml:space="preserve"> This is a second classification step applied to both the unsupervised and expert classifications already performed on the in situ data.</w:t>
        </w:r>
      </w:ins>
    </w:p>
    <w:p w14:paraId="0657BC0C" w14:textId="79B1CE57" w:rsidR="00817C77" w:rsidRPr="00BA700B" w:rsidRDefault="00817C77" w:rsidP="00817C77">
      <w:pPr>
        <w:spacing w:line="480" w:lineRule="auto"/>
        <w:ind w:firstLine="720"/>
        <w:jc w:val="both"/>
        <w:rPr>
          <w:sz w:val="24"/>
        </w:rPr>
      </w:pPr>
      <w:r w:rsidRPr="00BA700B">
        <w:rPr>
          <w:sz w:val="24"/>
        </w:rPr>
        <w:t>For the DBSCAN framework, neither width nor slope were strong predictors of river types.</w:t>
      </w:r>
      <w:r w:rsidR="00D269E6" w:rsidRPr="00BA700B">
        <w:rPr>
          <w:sz w:val="24"/>
        </w:rPr>
        <w:t xml:space="preserve"> </w:t>
      </w:r>
      <w:r w:rsidR="00831257" w:rsidRPr="00BA700B">
        <w:rPr>
          <w:sz w:val="24"/>
        </w:rPr>
        <w:t xml:space="preserve">Therefore, we needed a way to map </w:t>
      </w:r>
      <w:r w:rsidR="0001349B" w:rsidRPr="00BA700B">
        <w:rPr>
          <w:sz w:val="24"/>
        </w:rPr>
        <w:t xml:space="preserve">RS </w:t>
      </w:r>
      <w:r w:rsidR="00831257" w:rsidRPr="00BA700B">
        <w:rPr>
          <w:sz w:val="24"/>
        </w:rPr>
        <w:t>observations at the scale of the Mackenzie basin (</w:t>
      </w:r>
      <w:r w:rsidR="002D20FA" w:rsidRPr="00BA700B">
        <w:rPr>
          <w:sz w:val="24"/>
        </w:rPr>
        <w:t xml:space="preserve">228,659 </w:t>
      </w:r>
      <w:r w:rsidR="00831257" w:rsidRPr="00BA700B">
        <w:rPr>
          <w:sz w:val="24"/>
        </w:rPr>
        <w:t>cross sections) to the DBSCAN-generated classes (which use no RS data). To do s</w:t>
      </w:r>
      <w:r w:rsidRPr="00BA700B">
        <w:rPr>
          <w:sz w:val="24"/>
        </w:rPr>
        <w:t xml:space="preserve">o, we turned to </w:t>
      </w:r>
      <w:r w:rsidR="00D9260A" w:rsidRPr="00BA700B">
        <w:rPr>
          <w:sz w:val="24"/>
        </w:rPr>
        <w:t xml:space="preserve">basic </w:t>
      </w:r>
      <w:r w:rsidR="00F15CD2" w:rsidRPr="00BA700B">
        <w:rPr>
          <w:sz w:val="24"/>
        </w:rPr>
        <w:t xml:space="preserve">supervised </w:t>
      </w:r>
      <w:r w:rsidR="00644C06">
        <w:rPr>
          <w:sz w:val="24"/>
        </w:rPr>
        <w:t>statistical</w:t>
      </w:r>
      <w:r w:rsidRPr="00BA700B">
        <w:rPr>
          <w:sz w:val="24"/>
        </w:rPr>
        <w:t xml:space="preserve"> learning to assign river types, which </w:t>
      </w:r>
      <w:r w:rsidR="008027D8" w:rsidRPr="00BA700B">
        <w:rPr>
          <w:sz w:val="24"/>
        </w:rPr>
        <w:t>h</w:t>
      </w:r>
      <w:r w:rsidRPr="00BA700B">
        <w:rPr>
          <w:sz w:val="24"/>
        </w:rPr>
        <w:t>as seen some success at the regional scale (</w:t>
      </w:r>
      <w:proofErr w:type="spellStart"/>
      <w:r w:rsidRPr="00BA700B">
        <w:rPr>
          <w:sz w:val="24"/>
        </w:rPr>
        <w:t>Guillon</w:t>
      </w:r>
      <w:proofErr w:type="spellEnd"/>
      <w:r w:rsidRPr="00BA700B">
        <w:rPr>
          <w:sz w:val="24"/>
        </w:rPr>
        <w:t xml:space="preserve"> et al., 2020).</w:t>
      </w:r>
      <w:r w:rsidR="00BA700B" w:rsidRPr="00BA700B">
        <w:rPr>
          <w:sz w:val="24"/>
        </w:rPr>
        <w:t xml:space="preserve"> </w:t>
      </w:r>
      <w:r w:rsidRPr="00BA700B">
        <w:rPr>
          <w:sz w:val="24"/>
        </w:rPr>
        <w:t xml:space="preserve">Using a classic validation-set approach to model training, we trained </w:t>
      </w:r>
      <w:r w:rsidR="00831257" w:rsidRPr="00BA700B">
        <w:rPr>
          <w:sz w:val="24"/>
        </w:rPr>
        <w:t xml:space="preserve">a </w:t>
      </w:r>
      <w:r w:rsidR="002E17C0">
        <w:rPr>
          <w:sz w:val="24"/>
        </w:rPr>
        <w:t xml:space="preserve">multi-class </w:t>
      </w:r>
      <w:r w:rsidR="008133B5" w:rsidRPr="00BA700B">
        <w:rPr>
          <w:sz w:val="24"/>
        </w:rPr>
        <w:t>logistic regression</w:t>
      </w:r>
      <w:r w:rsidR="00831257" w:rsidRPr="00BA700B">
        <w:rPr>
          <w:sz w:val="24"/>
        </w:rPr>
        <w:t xml:space="preserve"> </w:t>
      </w:r>
      <w:r w:rsidRPr="00BA700B">
        <w:rPr>
          <w:sz w:val="24"/>
        </w:rPr>
        <w:t xml:space="preserve">classifier on 80% of the training data </w:t>
      </w:r>
      <w:r w:rsidR="000340AD" w:rsidRPr="00BA700B">
        <w:rPr>
          <w:sz w:val="24"/>
        </w:rPr>
        <w:t>using</w:t>
      </w:r>
      <w:r w:rsidRPr="00BA700B">
        <w:rPr>
          <w:sz w:val="24"/>
        </w:rPr>
        <w:t xml:space="preserve"> </w:t>
      </w:r>
      <w:r w:rsidR="00B269CC">
        <w:rPr>
          <w:sz w:val="24"/>
        </w:rPr>
        <w:t xml:space="preserve">the </w:t>
      </w:r>
      <w:r w:rsidR="008133B5" w:rsidRPr="00BA700B">
        <w:rPr>
          <w:sz w:val="24"/>
        </w:rPr>
        <w:t>median</w:t>
      </w:r>
      <w:r w:rsidRPr="00BA700B">
        <w:rPr>
          <w:sz w:val="24"/>
        </w:rPr>
        <w:t xml:space="preserve"> of cross-sectional width</w:t>
      </w:r>
      <w:r w:rsidR="00420C3C" w:rsidRPr="00BA700B">
        <w:rPr>
          <w:sz w:val="24"/>
        </w:rPr>
        <w:t>s</w:t>
      </w:r>
      <w:r w:rsidRPr="00BA700B">
        <w:rPr>
          <w:sz w:val="24"/>
        </w:rPr>
        <w:t xml:space="preserve"> </w:t>
      </w:r>
      <w:r w:rsidR="000340AD" w:rsidRPr="00BA700B">
        <w:rPr>
          <w:sz w:val="24"/>
        </w:rPr>
        <w:t>as</w:t>
      </w:r>
      <w:r w:rsidRPr="00BA700B">
        <w:rPr>
          <w:sz w:val="24"/>
        </w:rPr>
        <w:t xml:space="preserve"> </w:t>
      </w:r>
      <w:r w:rsidR="00420C3C" w:rsidRPr="00BA700B">
        <w:rPr>
          <w:sz w:val="24"/>
        </w:rPr>
        <w:t xml:space="preserve">the sole </w:t>
      </w:r>
      <w:r w:rsidRPr="00BA700B">
        <w:rPr>
          <w:sz w:val="24"/>
        </w:rPr>
        <w:t>predictor.</w:t>
      </w:r>
      <w:r w:rsidR="00D269E6" w:rsidRPr="00BA700B">
        <w:rPr>
          <w:sz w:val="24"/>
        </w:rPr>
        <w:t xml:space="preserve"> </w:t>
      </w:r>
      <w:r w:rsidR="00BA700B" w:rsidRPr="00BA700B">
        <w:rPr>
          <w:sz w:val="24"/>
        </w:rPr>
        <w:t xml:space="preserve">Logistic regression models </w:t>
      </w:r>
      <w:r w:rsidR="00357917">
        <w:rPr>
          <w:sz w:val="24"/>
        </w:rPr>
        <w:t xml:space="preserve">yield </w:t>
      </w:r>
      <w:r w:rsidR="00BA700B" w:rsidRPr="00BA700B">
        <w:rPr>
          <w:sz w:val="24"/>
        </w:rPr>
        <w:t>the probability of an observation being assigned some class, conditional on the observations in the dataset (Hastie et al. 2009). While generally used to predict binary classes, multi-class logistic regression is possible, and implemented here</w:t>
      </w:r>
      <w:r w:rsidR="00B269CC">
        <w:rPr>
          <w:sz w:val="24"/>
        </w:rPr>
        <w:t xml:space="preserve"> using a ‘</w:t>
      </w:r>
      <w:r w:rsidR="00F21A89">
        <w:rPr>
          <w:sz w:val="24"/>
        </w:rPr>
        <w:t>o</w:t>
      </w:r>
      <w:r w:rsidR="00B269CC">
        <w:rPr>
          <w:sz w:val="24"/>
        </w:rPr>
        <w:t>ne-versus-rest’ classifier</w:t>
      </w:r>
      <w:r w:rsidR="00F21A89">
        <w:rPr>
          <w:sz w:val="24"/>
        </w:rPr>
        <w:t xml:space="preserve"> (</w:t>
      </w:r>
      <w:r w:rsidR="00DF5AB2">
        <w:rPr>
          <w:sz w:val="24"/>
        </w:rPr>
        <w:t>Bishop et al. 2006</w:t>
      </w:r>
      <w:r w:rsidR="00F21A89">
        <w:rPr>
          <w:sz w:val="24"/>
        </w:rPr>
        <w:t>).</w:t>
      </w:r>
      <w:r w:rsidR="00BA700B" w:rsidRPr="00BA700B">
        <w:rPr>
          <w:sz w:val="24"/>
        </w:rPr>
        <w:t xml:space="preserve"> </w:t>
      </w:r>
      <w:r w:rsidRPr="00BA700B">
        <w:rPr>
          <w:sz w:val="24"/>
        </w:rPr>
        <w:t>When tested on the remaining 20%</w:t>
      </w:r>
      <w:r w:rsidR="000773DB" w:rsidRPr="00BA700B">
        <w:rPr>
          <w:sz w:val="24"/>
        </w:rPr>
        <w:t xml:space="preserve"> of the data</w:t>
      </w:r>
      <w:r w:rsidRPr="00BA700B">
        <w:rPr>
          <w:sz w:val="24"/>
        </w:rPr>
        <w:t xml:space="preserve">, the classification accuracy was </w:t>
      </w:r>
      <w:r w:rsidR="008133B5" w:rsidRPr="00BA700B">
        <w:rPr>
          <w:sz w:val="24"/>
        </w:rPr>
        <w:t>87</w:t>
      </w:r>
      <w:r w:rsidRPr="00BA700B">
        <w:rPr>
          <w:sz w:val="24"/>
        </w:rPr>
        <w:t>%.</w:t>
      </w:r>
      <w:r w:rsidR="00831257" w:rsidRPr="00BA700B">
        <w:rPr>
          <w:sz w:val="24"/>
        </w:rPr>
        <w:t xml:space="preserve"> Thus, we </w:t>
      </w:r>
      <w:r w:rsidR="002619A5" w:rsidRPr="00BA700B">
        <w:rPr>
          <w:sz w:val="24"/>
        </w:rPr>
        <w:t>can</w:t>
      </w:r>
      <w:r w:rsidR="00831257" w:rsidRPr="00BA700B">
        <w:rPr>
          <w:sz w:val="24"/>
        </w:rPr>
        <w:t xml:space="preserve"> reproduce our classification, which carries rich </w:t>
      </w:r>
      <w:r w:rsidR="00831257" w:rsidRPr="00BA700B">
        <w:rPr>
          <w:i/>
          <w:iCs/>
          <w:sz w:val="24"/>
        </w:rPr>
        <w:t>in</w:t>
      </w:r>
      <w:r w:rsidR="002619A5" w:rsidRPr="00BA700B">
        <w:rPr>
          <w:i/>
          <w:iCs/>
          <w:sz w:val="24"/>
        </w:rPr>
        <w:t xml:space="preserve"> </w:t>
      </w:r>
      <w:r w:rsidR="00831257" w:rsidRPr="00BA700B">
        <w:rPr>
          <w:i/>
          <w:iCs/>
          <w:sz w:val="24"/>
        </w:rPr>
        <w:t>situ</w:t>
      </w:r>
      <w:r w:rsidR="00831257" w:rsidRPr="00BA700B">
        <w:rPr>
          <w:sz w:val="24"/>
        </w:rPr>
        <w:t xml:space="preserve"> prior information, solely from RS.</w:t>
      </w:r>
    </w:p>
    <w:p w14:paraId="6ED5CE15" w14:textId="6540755C" w:rsidR="00817C77" w:rsidRPr="00F348B7" w:rsidRDefault="00FA4EF0" w:rsidP="00817C77">
      <w:pPr>
        <w:spacing w:line="480" w:lineRule="auto"/>
        <w:ind w:firstLine="720"/>
        <w:jc w:val="both"/>
        <w:rPr>
          <w:sz w:val="24"/>
        </w:rPr>
      </w:pPr>
      <w:r>
        <w:rPr>
          <w:sz w:val="24"/>
        </w:rPr>
        <w:t>As previously stressed, t</w:t>
      </w:r>
      <w:r w:rsidR="00063873">
        <w:rPr>
          <w:sz w:val="24"/>
        </w:rPr>
        <w:t>he expert</w:t>
      </w:r>
      <w:r w:rsidR="00817C77" w:rsidRPr="008D425F">
        <w:rPr>
          <w:sz w:val="24"/>
        </w:rPr>
        <w:t xml:space="preserve"> framewor</w:t>
      </w:r>
      <w:r w:rsidR="00817C77">
        <w:rPr>
          <w:sz w:val="24"/>
        </w:rPr>
        <w:t>k</w:t>
      </w:r>
      <w:r w:rsidR="00063873">
        <w:rPr>
          <w:sz w:val="24"/>
        </w:rPr>
        <w:t xml:space="preserve"> was developed explicitly</w:t>
      </w:r>
      <w:r w:rsidR="00831257">
        <w:rPr>
          <w:sz w:val="24"/>
        </w:rPr>
        <w:t xml:space="preserve"> </w:t>
      </w:r>
      <w:r w:rsidR="00063873">
        <w:rPr>
          <w:sz w:val="24"/>
        </w:rPr>
        <w:t xml:space="preserve">such that </w:t>
      </w:r>
      <w:r w:rsidR="00831257">
        <w:rPr>
          <w:sz w:val="24"/>
        </w:rPr>
        <w:t xml:space="preserve">river width was a strong predictor of river </w:t>
      </w:r>
      <w:r w:rsidR="00EC7074">
        <w:rPr>
          <w:sz w:val="24"/>
        </w:rPr>
        <w:t>type</w:t>
      </w:r>
      <w:r w:rsidR="00831257">
        <w:rPr>
          <w:sz w:val="24"/>
        </w:rPr>
        <w:t xml:space="preserve"> as produced by the PCA</w:t>
      </w:r>
      <w:r>
        <w:rPr>
          <w:sz w:val="24"/>
        </w:rPr>
        <w:t>. This is confirmed visually in Figure S</w:t>
      </w:r>
      <w:r w:rsidR="006A34FC">
        <w:rPr>
          <w:sz w:val="24"/>
        </w:rPr>
        <w:t>4</w:t>
      </w:r>
      <w:r w:rsidR="00831257">
        <w:rPr>
          <w:sz w:val="24"/>
        </w:rPr>
        <w:t>.</w:t>
      </w:r>
      <w:r w:rsidR="00D269E6">
        <w:rPr>
          <w:sz w:val="24"/>
        </w:rPr>
        <w:t xml:space="preserve"> </w:t>
      </w:r>
      <w:r w:rsidR="00D04376">
        <w:rPr>
          <w:sz w:val="24"/>
          <w:szCs w:val="24"/>
        </w:rPr>
        <w:t>Thus,</w:t>
      </w:r>
      <w:r w:rsidR="00831257">
        <w:rPr>
          <w:sz w:val="24"/>
          <w:szCs w:val="24"/>
        </w:rPr>
        <w:t xml:space="preserve"> we assigned river class by proximity </w:t>
      </w:r>
      <w:r w:rsidR="0001349B">
        <w:rPr>
          <w:sz w:val="24"/>
          <w:szCs w:val="24"/>
        </w:rPr>
        <w:t xml:space="preserve">of MERIT hydro widths </w:t>
      </w:r>
      <w:r w:rsidR="00831257">
        <w:rPr>
          <w:sz w:val="24"/>
          <w:szCs w:val="24"/>
        </w:rPr>
        <w:t xml:space="preserve">to the characteristic width (i.e., median of </w:t>
      </w:r>
      <w:r w:rsidR="00F24152">
        <w:rPr>
          <w:sz w:val="24"/>
          <w:szCs w:val="24"/>
        </w:rPr>
        <w:t>expert</w:t>
      </w:r>
      <w:r w:rsidR="00831257">
        <w:rPr>
          <w:sz w:val="24"/>
          <w:szCs w:val="24"/>
        </w:rPr>
        <w:t xml:space="preserve"> class river width) in the </w:t>
      </w:r>
      <w:r w:rsidR="00F24152">
        <w:rPr>
          <w:sz w:val="24"/>
          <w:szCs w:val="24"/>
        </w:rPr>
        <w:t>expert</w:t>
      </w:r>
      <w:r w:rsidR="00831257">
        <w:rPr>
          <w:sz w:val="24"/>
          <w:szCs w:val="24"/>
        </w:rPr>
        <w:t xml:space="preserve"> classes.</w:t>
      </w:r>
      <w:r w:rsidR="00844441">
        <w:rPr>
          <w:sz w:val="24"/>
          <w:szCs w:val="24"/>
        </w:rPr>
        <w:t xml:space="preserve"> </w:t>
      </w:r>
      <w:r w:rsidR="00844441">
        <w:rPr>
          <w:sz w:val="24"/>
        </w:rPr>
        <w:t xml:space="preserve">We mapped </w:t>
      </w:r>
      <w:r w:rsidR="0001349B">
        <w:rPr>
          <w:sz w:val="24"/>
        </w:rPr>
        <w:t xml:space="preserve">the </w:t>
      </w:r>
      <w:r w:rsidR="00844441">
        <w:rPr>
          <w:sz w:val="24"/>
        </w:rPr>
        <w:t>‘highly width-</w:t>
      </w:r>
      <w:r w:rsidR="00844441">
        <w:rPr>
          <w:sz w:val="24"/>
        </w:rPr>
        <w:lastRenderedPageBreak/>
        <w:t>variable’ type to rivers using a standard deviation of at-a-</w:t>
      </w:r>
      <w:commentRangeStart w:id="59"/>
      <w:r w:rsidR="00844441">
        <w:rPr>
          <w:sz w:val="24"/>
        </w:rPr>
        <w:t xml:space="preserve">station width &gt; </w:t>
      </w:r>
      <w:r w:rsidR="00510D05">
        <w:rPr>
          <w:sz w:val="24"/>
        </w:rPr>
        <w:t>1.57</w:t>
      </w:r>
      <w:r w:rsidR="00844441">
        <w:rPr>
          <w:sz w:val="24"/>
        </w:rPr>
        <w:t xml:space="preserve"> meters as the threshold</w:t>
      </w:r>
      <w:commentRangeEnd w:id="59"/>
      <w:r w:rsidR="00C520F5">
        <w:rPr>
          <w:rStyle w:val="CommentReference"/>
        </w:rPr>
        <w:commentReference w:id="59"/>
      </w:r>
      <w:r w:rsidR="00844441">
        <w:rPr>
          <w:sz w:val="24"/>
        </w:rPr>
        <w:t>.</w:t>
      </w:r>
      <w:r w:rsidR="00831257">
        <w:rPr>
          <w:sz w:val="24"/>
          <w:szCs w:val="24"/>
        </w:rPr>
        <w:t xml:space="preserve"> </w:t>
      </w:r>
    </w:p>
    <w:p w14:paraId="1B4FDE89" w14:textId="77777777" w:rsidR="00817C77" w:rsidRPr="00AC7826" w:rsidRDefault="00817C77" w:rsidP="00817C77">
      <w:pPr>
        <w:pStyle w:val="Heading-Secondary"/>
        <w:spacing w:line="480" w:lineRule="auto"/>
        <w:ind w:left="0"/>
        <w:rPr>
          <w:b/>
          <w:bCs w:val="0"/>
        </w:rPr>
      </w:pPr>
      <w:r>
        <w:rPr>
          <w:b/>
          <w:bCs w:val="0"/>
        </w:rPr>
        <w:t>3.3</w:t>
      </w:r>
      <w:r w:rsidRPr="00AC7826">
        <w:rPr>
          <w:b/>
          <w:bCs w:val="0"/>
        </w:rPr>
        <w:t xml:space="preserve"> Discharge </w:t>
      </w:r>
      <w:r>
        <w:rPr>
          <w:b/>
          <w:bCs w:val="0"/>
        </w:rPr>
        <w:t>e</w:t>
      </w:r>
      <w:r w:rsidRPr="00AC7826">
        <w:rPr>
          <w:b/>
          <w:bCs w:val="0"/>
        </w:rPr>
        <w:t>stimation</w:t>
      </w:r>
    </w:p>
    <w:p w14:paraId="6218FE9E" w14:textId="30F7D6EF" w:rsidR="00817C77" w:rsidRDefault="00817C77" w:rsidP="00817C77">
      <w:pPr>
        <w:spacing w:line="480" w:lineRule="auto"/>
        <w:ind w:firstLine="720"/>
        <w:jc w:val="both"/>
        <w:rPr>
          <w:sz w:val="24"/>
          <w:szCs w:val="24"/>
        </w:rPr>
      </w:pPr>
      <w:r>
        <w:rPr>
          <w:bCs/>
          <w:iCs/>
          <w:sz w:val="24"/>
        </w:rPr>
        <w:t xml:space="preserve">McFLI RSQ was performed using the BAM algorithm (Hagemann et al. 2017). BAM probabilistically estimates discharge </w:t>
      </w:r>
      <w:r w:rsidRPr="003453DA">
        <w:rPr>
          <w:sz w:val="24"/>
          <w:szCs w:val="24"/>
        </w:rPr>
        <w:t>via Bayesian inference</w:t>
      </w:r>
      <w:r>
        <w:rPr>
          <w:sz w:val="24"/>
          <w:szCs w:val="24"/>
        </w:rPr>
        <w:t xml:space="preserve"> and </w:t>
      </w:r>
      <w:r w:rsidRPr="003453DA">
        <w:rPr>
          <w:sz w:val="24"/>
          <w:szCs w:val="24"/>
        </w:rPr>
        <w:t>a Hamiltonian Monte Carlo sampling scheme</w:t>
      </w:r>
      <w:r>
        <w:rPr>
          <w:sz w:val="24"/>
          <w:szCs w:val="24"/>
        </w:rPr>
        <w:t>.</w:t>
      </w:r>
      <w:r w:rsidR="00D269E6">
        <w:rPr>
          <w:sz w:val="24"/>
          <w:szCs w:val="24"/>
        </w:rPr>
        <w:t xml:space="preserve"> </w:t>
      </w:r>
      <w:r>
        <w:rPr>
          <w:sz w:val="24"/>
          <w:szCs w:val="24"/>
        </w:rPr>
        <w:t xml:space="preserve">The user chooses to invert Manning’s equation, AMHG, or </w:t>
      </w:r>
      <w:r w:rsidR="0001349B">
        <w:rPr>
          <w:sz w:val="24"/>
          <w:szCs w:val="24"/>
        </w:rPr>
        <w:t xml:space="preserve">a </w:t>
      </w:r>
      <w:r>
        <w:rPr>
          <w:sz w:val="24"/>
          <w:szCs w:val="24"/>
        </w:rPr>
        <w:t>combination of both as its flow law.</w:t>
      </w:r>
      <w:r w:rsidR="00D269E6">
        <w:rPr>
          <w:bCs/>
          <w:iCs/>
          <w:sz w:val="24"/>
        </w:rPr>
        <w:t xml:space="preserve"> </w:t>
      </w:r>
      <w:r w:rsidR="004C03D1">
        <w:rPr>
          <w:bCs/>
          <w:iCs/>
          <w:sz w:val="24"/>
        </w:rPr>
        <w:t xml:space="preserve">The user also chooses whether to run </w:t>
      </w:r>
      <w:r w:rsidR="00BD4B56">
        <w:rPr>
          <w:bCs/>
          <w:iCs/>
          <w:sz w:val="24"/>
        </w:rPr>
        <w:t xml:space="preserve">BAM </w:t>
      </w:r>
      <w:r w:rsidR="000950EF">
        <w:rPr>
          <w:bCs/>
          <w:iCs/>
          <w:sz w:val="24"/>
        </w:rPr>
        <w:t>at every cross-section</w:t>
      </w:r>
      <w:r w:rsidR="004C03D1">
        <w:rPr>
          <w:bCs/>
          <w:iCs/>
          <w:sz w:val="24"/>
        </w:rPr>
        <w:t xml:space="preserve"> or to use reach</w:t>
      </w:r>
      <w:r w:rsidR="00F074AA">
        <w:rPr>
          <w:bCs/>
          <w:iCs/>
          <w:sz w:val="24"/>
        </w:rPr>
        <w:t>-</w:t>
      </w:r>
      <w:r w:rsidR="004C03D1">
        <w:rPr>
          <w:bCs/>
          <w:iCs/>
          <w:sz w:val="24"/>
        </w:rPr>
        <w:t>averaged observations in line with how SWOT will observe rivers.</w:t>
      </w:r>
      <w:r w:rsidR="00D269E6">
        <w:rPr>
          <w:bCs/>
          <w:iCs/>
          <w:sz w:val="24"/>
        </w:rPr>
        <w:t xml:space="preserve"> </w:t>
      </w:r>
      <w:commentRangeStart w:id="60"/>
      <w:r>
        <w:rPr>
          <w:bCs/>
          <w:iCs/>
          <w:sz w:val="24"/>
        </w:rPr>
        <w:t>For this study, we ran AMHG</w:t>
      </w:r>
      <w:r w:rsidR="007F4C80">
        <w:rPr>
          <w:bCs/>
          <w:iCs/>
          <w:sz w:val="24"/>
        </w:rPr>
        <w:t xml:space="preserve"> on every cross-section</w:t>
      </w:r>
      <w:r>
        <w:rPr>
          <w:bCs/>
          <w:iCs/>
          <w:sz w:val="24"/>
        </w:rPr>
        <w:t xml:space="preserve"> in the Mackenzie River basin </w:t>
      </w:r>
      <w:commentRangeEnd w:id="60"/>
      <w:r w:rsidR="00C520F5">
        <w:rPr>
          <w:rStyle w:val="CommentReference"/>
        </w:rPr>
        <w:commentReference w:id="60"/>
      </w:r>
      <w:r>
        <w:rPr>
          <w:bCs/>
          <w:iCs/>
          <w:sz w:val="24"/>
        </w:rPr>
        <w:t>and</w:t>
      </w:r>
      <w:r w:rsidR="00E928FA">
        <w:rPr>
          <w:bCs/>
          <w:iCs/>
          <w:sz w:val="24"/>
        </w:rPr>
        <w:t xml:space="preserve"> ran</w:t>
      </w:r>
      <w:r>
        <w:rPr>
          <w:bCs/>
          <w:iCs/>
          <w:sz w:val="24"/>
        </w:rPr>
        <w:t xml:space="preserve"> a ‘switch’ </w:t>
      </w:r>
      <w:r w:rsidR="00E928FA">
        <w:rPr>
          <w:bCs/>
          <w:iCs/>
          <w:sz w:val="24"/>
        </w:rPr>
        <w:t>flow law</w:t>
      </w:r>
      <w:r>
        <w:rPr>
          <w:bCs/>
          <w:iCs/>
          <w:sz w:val="24"/>
        </w:rPr>
        <w:t xml:space="preserve"> on the</w:t>
      </w:r>
      <w:r w:rsidR="007F4C80">
        <w:rPr>
          <w:bCs/>
          <w:iCs/>
          <w:sz w:val="24"/>
        </w:rPr>
        <w:t xml:space="preserve"> reach-averaged</w:t>
      </w:r>
      <w:r>
        <w:rPr>
          <w:bCs/>
          <w:iCs/>
          <w:sz w:val="24"/>
        </w:rPr>
        <w:t xml:space="preserve"> SWOT-simulated data.</w:t>
      </w:r>
      <w:r w:rsidR="00D269E6">
        <w:rPr>
          <w:bCs/>
          <w:iCs/>
          <w:sz w:val="24"/>
        </w:rPr>
        <w:t xml:space="preserve"> </w:t>
      </w:r>
      <w:r>
        <w:rPr>
          <w:bCs/>
          <w:iCs/>
          <w:sz w:val="24"/>
        </w:rPr>
        <w:t xml:space="preserve">This </w:t>
      </w:r>
      <w:r w:rsidR="00282187">
        <w:rPr>
          <w:bCs/>
          <w:iCs/>
          <w:sz w:val="24"/>
        </w:rPr>
        <w:t xml:space="preserve">‘switch’ </w:t>
      </w:r>
      <w:r>
        <w:rPr>
          <w:bCs/>
          <w:iCs/>
          <w:sz w:val="24"/>
        </w:rPr>
        <w:t>always inverts Manning’s equation</w:t>
      </w:r>
      <w:r w:rsidR="00A82941">
        <w:rPr>
          <w:bCs/>
          <w:iCs/>
          <w:sz w:val="24"/>
        </w:rPr>
        <w:t>,</w:t>
      </w:r>
      <w:r>
        <w:rPr>
          <w:bCs/>
          <w:iCs/>
          <w:sz w:val="24"/>
        </w:rPr>
        <w:t xml:space="preserve"> and inverts AMHG when it is deemed suitably strong</w:t>
      </w:r>
      <w:r w:rsidR="00AD7BB2">
        <w:rPr>
          <w:bCs/>
          <w:iCs/>
          <w:sz w:val="24"/>
        </w:rPr>
        <w:t xml:space="preserve"> (Text S</w:t>
      </w:r>
      <w:r w:rsidR="00401F8B">
        <w:rPr>
          <w:bCs/>
          <w:iCs/>
          <w:sz w:val="24"/>
        </w:rPr>
        <w:t>4</w:t>
      </w:r>
      <w:r w:rsidR="009648C6">
        <w:rPr>
          <w:bCs/>
          <w:iCs/>
          <w:sz w:val="24"/>
        </w:rPr>
        <w:t>)</w:t>
      </w:r>
      <w:r>
        <w:rPr>
          <w:bCs/>
          <w:iCs/>
          <w:sz w:val="24"/>
        </w:rPr>
        <w:t>.</w:t>
      </w:r>
      <w:r w:rsidR="00D269E6">
        <w:rPr>
          <w:bCs/>
          <w:iCs/>
          <w:sz w:val="24"/>
        </w:rPr>
        <w:t xml:space="preserve"> </w:t>
      </w:r>
      <w:r>
        <w:rPr>
          <w:bCs/>
          <w:iCs/>
          <w:sz w:val="24"/>
        </w:rPr>
        <w:t xml:space="preserve">We also </w:t>
      </w:r>
      <w:r>
        <w:rPr>
          <w:sz w:val="24"/>
          <w:szCs w:val="24"/>
        </w:rPr>
        <w:t>updated</w:t>
      </w:r>
      <w:r w:rsidRPr="003453DA">
        <w:rPr>
          <w:iCs/>
          <w:sz w:val="24"/>
          <w:szCs w:val="24"/>
        </w:rPr>
        <w:t xml:space="preserve"> AMHG</w:t>
      </w:r>
      <w:r>
        <w:rPr>
          <w:sz w:val="24"/>
          <w:szCs w:val="24"/>
        </w:rPr>
        <w:t xml:space="preserve">’s flow law </w:t>
      </w:r>
      <w:r w:rsidRPr="003453DA">
        <w:rPr>
          <w:sz w:val="24"/>
          <w:szCs w:val="24"/>
        </w:rPr>
        <w:t>to reflect new findings on the physical basis o</w:t>
      </w:r>
      <w:r>
        <w:rPr>
          <w:sz w:val="24"/>
          <w:szCs w:val="24"/>
        </w:rPr>
        <w:t xml:space="preserve">f AMHG (Brinkerhoff et al. 2019) and, following recent work on temporally defined roughness terms in </w:t>
      </w:r>
      <w:proofErr w:type="spellStart"/>
      <w:r>
        <w:rPr>
          <w:sz w:val="24"/>
          <w:szCs w:val="24"/>
        </w:rPr>
        <w:t>McFLIs</w:t>
      </w:r>
      <w:proofErr w:type="spellEnd"/>
      <w:r>
        <w:rPr>
          <w:sz w:val="24"/>
          <w:szCs w:val="24"/>
        </w:rPr>
        <w:t xml:space="preserve"> (</w:t>
      </w:r>
      <w:proofErr w:type="spellStart"/>
      <w:r>
        <w:rPr>
          <w:sz w:val="24"/>
          <w:szCs w:val="24"/>
        </w:rPr>
        <w:t>Tuozollo</w:t>
      </w:r>
      <w:proofErr w:type="spellEnd"/>
      <w:r>
        <w:rPr>
          <w:sz w:val="24"/>
          <w:szCs w:val="24"/>
        </w:rPr>
        <w:t xml:space="preserve"> et al. 2019b), tested </w:t>
      </w:r>
      <w:r w:rsidR="002F697A">
        <w:rPr>
          <w:sz w:val="24"/>
          <w:szCs w:val="24"/>
        </w:rPr>
        <w:t>space-varying and</w:t>
      </w:r>
      <w:r>
        <w:rPr>
          <w:sz w:val="24"/>
          <w:szCs w:val="24"/>
        </w:rPr>
        <w:t xml:space="preserve"> space-and-time-varying roughness term</w:t>
      </w:r>
      <w:r w:rsidR="002F697A">
        <w:rPr>
          <w:sz w:val="24"/>
          <w:szCs w:val="24"/>
        </w:rPr>
        <w:t>s</w:t>
      </w:r>
      <w:r>
        <w:rPr>
          <w:sz w:val="24"/>
          <w:szCs w:val="24"/>
        </w:rPr>
        <w:t xml:space="preserve"> in BAM.</w:t>
      </w:r>
      <w:r w:rsidR="00D269E6">
        <w:rPr>
          <w:sz w:val="24"/>
          <w:szCs w:val="24"/>
        </w:rPr>
        <w:t xml:space="preserve"> </w:t>
      </w:r>
      <w:r>
        <w:rPr>
          <w:sz w:val="24"/>
          <w:szCs w:val="24"/>
        </w:rPr>
        <w:t xml:space="preserve">We ultimately implemented a space-varying </w:t>
      </w:r>
      <w:r w:rsidR="00831257">
        <w:rPr>
          <w:sz w:val="24"/>
          <w:szCs w:val="24"/>
        </w:rPr>
        <w:t xml:space="preserve">roughness </w:t>
      </w:r>
      <w:r>
        <w:rPr>
          <w:sz w:val="24"/>
          <w:szCs w:val="24"/>
        </w:rPr>
        <w:t>term as a compromise between computational efficiency and predictive accuracy</w:t>
      </w:r>
      <w:r w:rsidR="001C1CE5">
        <w:rPr>
          <w:sz w:val="24"/>
          <w:szCs w:val="24"/>
        </w:rPr>
        <w:t xml:space="preserve"> (</w:t>
      </w:r>
      <w:r>
        <w:rPr>
          <w:sz w:val="24"/>
          <w:szCs w:val="24"/>
        </w:rPr>
        <w:t>Text S</w:t>
      </w:r>
      <w:r w:rsidR="00F07E1A">
        <w:rPr>
          <w:sz w:val="24"/>
          <w:szCs w:val="24"/>
        </w:rPr>
        <w:t>4</w:t>
      </w:r>
      <w:r w:rsidR="001C1CE5">
        <w:rPr>
          <w:sz w:val="24"/>
          <w:szCs w:val="24"/>
        </w:rPr>
        <w:t>)</w:t>
      </w:r>
      <w:r>
        <w:rPr>
          <w:sz w:val="24"/>
          <w:szCs w:val="24"/>
        </w:rPr>
        <w:t>.</w:t>
      </w:r>
    </w:p>
    <w:p w14:paraId="5CD69172" w14:textId="77777777" w:rsidR="00C520F5" w:rsidRDefault="00817C77" w:rsidP="00817C77">
      <w:pPr>
        <w:spacing w:line="480" w:lineRule="auto"/>
        <w:ind w:firstLine="720"/>
        <w:jc w:val="both"/>
        <w:rPr>
          <w:ins w:id="61" w:author="Colin Gleason" w:date="2020-04-27T10:57:00Z"/>
          <w:sz w:val="24"/>
        </w:rPr>
      </w:pPr>
      <w:r>
        <w:rPr>
          <w:sz w:val="24"/>
          <w:szCs w:val="24"/>
        </w:rPr>
        <w:t xml:space="preserve">To run BAM, the user provides width and/or slope RS observations, as well as prior </w:t>
      </w:r>
      <w:r w:rsidR="00831257">
        <w:rPr>
          <w:sz w:val="24"/>
          <w:szCs w:val="24"/>
        </w:rPr>
        <w:t xml:space="preserve">distributions of </w:t>
      </w:r>
      <w:r w:rsidR="00C15B42">
        <w:rPr>
          <w:sz w:val="24"/>
          <w:szCs w:val="24"/>
        </w:rPr>
        <w:t>34</w:t>
      </w:r>
      <w:r w:rsidR="00831257">
        <w:rPr>
          <w:sz w:val="24"/>
          <w:szCs w:val="24"/>
        </w:rPr>
        <w:t xml:space="preserve"> parameters.</w:t>
      </w:r>
      <w:r w:rsidR="00D269E6">
        <w:rPr>
          <w:sz w:val="24"/>
          <w:szCs w:val="24"/>
        </w:rPr>
        <w:t xml:space="preserve"> </w:t>
      </w:r>
      <w:r>
        <w:rPr>
          <w:sz w:val="24"/>
        </w:rPr>
        <w:t>These priors</w:t>
      </w:r>
      <w:r w:rsidR="00397237">
        <w:rPr>
          <w:sz w:val="24"/>
        </w:rPr>
        <w:t xml:space="preserve">, which are </w:t>
      </w:r>
      <w:commentRangeStart w:id="62"/>
      <w:r w:rsidR="00397237">
        <w:rPr>
          <w:sz w:val="24"/>
        </w:rPr>
        <w:t xml:space="preserve">the six terms </w:t>
      </w:r>
      <w:commentRangeEnd w:id="62"/>
      <w:r w:rsidR="00C520F5">
        <w:rPr>
          <w:rStyle w:val="CommentReference"/>
        </w:rPr>
        <w:commentReference w:id="62"/>
      </w:r>
      <w:r w:rsidR="00397237">
        <w:rPr>
          <w:sz w:val="24"/>
        </w:rPr>
        <w:t xml:space="preserve">in </w:t>
      </w:r>
      <w:commentRangeStart w:id="63"/>
      <w:r w:rsidR="00397237">
        <w:rPr>
          <w:sz w:val="24"/>
        </w:rPr>
        <w:t xml:space="preserve">Figure </w:t>
      </w:r>
      <w:r w:rsidR="00A82941">
        <w:rPr>
          <w:sz w:val="24"/>
        </w:rPr>
        <w:t>2</w:t>
      </w:r>
      <w:r w:rsidR="00573B32">
        <w:rPr>
          <w:sz w:val="24"/>
        </w:rPr>
        <w:t xml:space="preserve"> (Section 5.1)</w:t>
      </w:r>
      <w:r w:rsidR="00397237">
        <w:rPr>
          <w:sz w:val="24"/>
        </w:rPr>
        <w:t xml:space="preserve">, flow </w:t>
      </w:r>
      <w:commentRangeEnd w:id="63"/>
      <w:r w:rsidR="00C520F5">
        <w:rPr>
          <w:rStyle w:val="CommentReference"/>
        </w:rPr>
        <w:commentReference w:id="63"/>
      </w:r>
      <w:r w:rsidR="00397237">
        <w:rPr>
          <w:sz w:val="24"/>
        </w:rPr>
        <w:t xml:space="preserve">law errors, and AMHG’s </w:t>
      </w:r>
      <w:r w:rsidR="00FF05A2">
        <w:rPr>
          <w:sz w:val="24"/>
        </w:rPr>
        <w:t>‘</w:t>
      </w:r>
      <w:r w:rsidR="00397237">
        <w:rPr>
          <w:sz w:val="24"/>
        </w:rPr>
        <w:t>congruent width</w:t>
      </w:r>
      <w:r w:rsidR="00FF05A2">
        <w:rPr>
          <w:sz w:val="24"/>
        </w:rPr>
        <w:t>’</w:t>
      </w:r>
      <w:r w:rsidR="00397237">
        <w:rPr>
          <w:sz w:val="24"/>
        </w:rPr>
        <w:t xml:space="preserve"> term,</w:t>
      </w:r>
      <w:r>
        <w:rPr>
          <w:sz w:val="24"/>
        </w:rPr>
        <w:t xml:space="preserve"> are formalized within BAM as truncated, lognormal distributions </w:t>
      </w:r>
      <w:r w:rsidR="00306756">
        <w:rPr>
          <w:sz w:val="24"/>
        </w:rPr>
        <w:t>where</w:t>
      </w:r>
      <w:r>
        <w:rPr>
          <w:sz w:val="24"/>
        </w:rPr>
        <w:t xml:space="preserve"> </w:t>
      </w:r>
      <m:oMath>
        <m:r>
          <m:rPr>
            <m:sty m:val="p"/>
          </m:rPr>
          <w:rPr>
            <w:rFonts w:ascii="Cambria Math" w:hAnsi="Cambria Math"/>
            <w:sz w:val="24"/>
          </w:rPr>
          <m:t>ln⁡</m:t>
        </m:r>
        <m:r>
          <w:rPr>
            <w:rFonts w:ascii="Cambria Math" w:hAnsi="Cambria Math"/>
            <w:sz w:val="24"/>
          </w:rPr>
          <m:t>(</m:t>
        </m:r>
        <m:r>
          <w:rPr>
            <w:rFonts w:ascii="Cambria Math" w:eastAsiaTheme="minorEastAsia" w:hAnsi="Cambria Math"/>
            <w:sz w:val="24"/>
          </w:rPr>
          <m:t>X)~</m:t>
        </m:r>
        <m:r>
          <m:rPr>
            <m:sty m:val="p"/>
          </m:rPr>
          <w:rPr>
            <w:rFonts w:ascii="Cambria Math" w:hAnsi="Cambria Math"/>
            <w:sz w:val="24"/>
          </w:rPr>
          <m:t>Ν</m:t>
        </m:r>
        <m:r>
          <w:rPr>
            <w:rFonts w:ascii="Cambria Math" w:hAnsi="Cambria Math"/>
            <w:sz w:val="24"/>
          </w:rPr>
          <m:t>(μ,</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sz w:val="24"/>
        </w:rPr>
        <w:t xml:space="preserve">) for </w:t>
      </w:r>
      <m:oMath>
        <m:r>
          <w:rPr>
            <w:rFonts w:ascii="Cambria Math" w:hAnsi="Cambria Math"/>
            <w:sz w:val="24"/>
          </w:rPr>
          <m:t>λ&lt;X&lt;ε</m:t>
        </m:r>
      </m:oMath>
      <w:r>
        <w:rPr>
          <w:rFonts w:eastAsiaTheme="minorEastAsia"/>
          <w:sz w:val="24"/>
        </w:rPr>
        <w:t>, using mean (</w:t>
      </w:r>
      <m:oMath>
        <m:r>
          <w:rPr>
            <w:rFonts w:ascii="Cambria Math" w:eastAsiaTheme="minorEastAsia" w:hAnsi="Cambria Math"/>
            <w:sz w:val="24"/>
          </w:rPr>
          <m:t>μ</m:t>
        </m:r>
      </m:oMath>
      <w:r>
        <w:rPr>
          <w:sz w:val="24"/>
        </w:rPr>
        <w:t>), standard deviation (σ</w:t>
      </w:r>
      <w:r>
        <w:rPr>
          <w:rFonts w:eastAsiaTheme="minorEastAsia"/>
          <w:sz w:val="24"/>
        </w:rPr>
        <w:t>), and upper (</w:t>
      </w:r>
      <m:oMath>
        <m:r>
          <w:rPr>
            <w:rFonts w:ascii="Cambria Math" w:eastAsiaTheme="minorEastAsia" w:hAnsi="Cambria Math"/>
            <w:sz w:val="24"/>
          </w:rPr>
          <m:t>ε</m:t>
        </m:r>
      </m:oMath>
      <w:r>
        <w:rPr>
          <w:rFonts w:eastAsiaTheme="minorEastAsia"/>
          <w:sz w:val="24"/>
        </w:rPr>
        <w:t>) and lower bounds (</w:t>
      </w:r>
      <m:oMath>
        <m:r>
          <w:rPr>
            <w:rFonts w:ascii="Cambria Math" w:eastAsiaTheme="minorEastAsia" w:hAnsi="Cambria Math"/>
            <w:sz w:val="24"/>
          </w:rPr>
          <m:t>λ</m:t>
        </m:r>
      </m:oMath>
      <w:r>
        <w:rPr>
          <w:rFonts w:eastAsiaTheme="minorEastAsia"/>
          <w:sz w:val="24"/>
        </w:rPr>
        <w:t>) as parameters.</w:t>
      </w:r>
      <w:r w:rsidR="00D269E6">
        <w:rPr>
          <w:rFonts w:eastAsiaTheme="minorEastAsia"/>
          <w:sz w:val="24"/>
        </w:rPr>
        <w:t xml:space="preserve"> </w:t>
      </w:r>
      <w:r>
        <w:rPr>
          <w:sz w:val="24"/>
          <w:szCs w:val="24"/>
        </w:rPr>
        <w:t xml:space="preserve">For </w:t>
      </w:r>
      <w:r w:rsidR="006540FD">
        <w:rPr>
          <w:sz w:val="24"/>
          <w:szCs w:val="24"/>
        </w:rPr>
        <w:t>our tests</w:t>
      </w:r>
      <w:r w:rsidR="00704D6F">
        <w:rPr>
          <w:sz w:val="24"/>
          <w:szCs w:val="24"/>
        </w:rPr>
        <w:t xml:space="preserve"> </w:t>
      </w:r>
      <w:commentRangeStart w:id="64"/>
      <w:r w:rsidR="00704D6F">
        <w:rPr>
          <w:sz w:val="24"/>
          <w:szCs w:val="24"/>
        </w:rPr>
        <w:t>(see Figure 2 for a flowchart)</w:t>
      </w:r>
      <w:r>
        <w:rPr>
          <w:sz w:val="24"/>
          <w:szCs w:val="24"/>
        </w:rPr>
        <w:t>, we used geomorphic river types to redefine the prior</w:t>
      </w:r>
      <w:r w:rsidR="008B6408">
        <w:rPr>
          <w:sz w:val="24"/>
          <w:szCs w:val="24"/>
        </w:rPr>
        <w:t xml:space="preserve"> river knowledge</w:t>
      </w:r>
      <w:r>
        <w:rPr>
          <w:sz w:val="24"/>
          <w:szCs w:val="24"/>
        </w:rPr>
        <w:t xml:space="preserve"> on </w:t>
      </w:r>
      <w:r w:rsidR="00400352">
        <w:rPr>
          <w:sz w:val="24"/>
          <w:szCs w:val="24"/>
        </w:rPr>
        <w:t xml:space="preserve">the six hydraulic terms in Figure </w:t>
      </w:r>
      <w:r w:rsidR="00247702">
        <w:rPr>
          <w:sz w:val="24"/>
          <w:szCs w:val="24"/>
        </w:rPr>
        <w:t>2</w:t>
      </w:r>
      <w:commentRangeEnd w:id="64"/>
      <w:r w:rsidR="00C520F5">
        <w:rPr>
          <w:rStyle w:val="CommentReference"/>
        </w:rPr>
        <w:commentReference w:id="64"/>
      </w:r>
      <w:r w:rsidR="00A82941">
        <w:rPr>
          <w:rFonts w:eastAsiaTheme="minorEastAsia"/>
          <w:iCs/>
          <w:sz w:val="24"/>
        </w:rPr>
        <w:t xml:space="preserve"> </w:t>
      </w:r>
      <w:r w:rsidR="00831257">
        <w:rPr>
          <w:rFonts w:eastAsiaTheme="minorEastAsia"/>
          <w:iCs/>
          <w:sz w:val="24"/>
        </w:rPr>
        <w:t>using the river mapping in Section 3.2 to assign a river type to each BAM reach</w:t>
      </w:r>
      <w:r>
        <w:rPr>
          <w:sz w:val="24"/>
        </w:rPr>
        <w:t>.</w:t>
      </w:r>
    </w:p>
    <w:p w14:paraId="73ECCCDC" w14:textId="0DCD98A3" w:rsidR="00817C77" w:rsidRDefault="00C520F5" w:rsidP="00817C77">
      <w:pPr>
        <w:spacing w:line="480" w:lineRule="auto"/>
        <w:ind w:firstLine="720"/>
        <w:jc w:val="both"/>
        <w:rPr>
          <w:sz w:val="24"/>
        </w:rPr>
      </w:pPr>
      <w:ins w:id="65" w:author="Colin Gleason" w:date="2020-04-27T10:57:00Z">
        <w:r>
          <w:rPr>
            <w:sz w:val="24"/>
          </w:rPr>
          <w:lastRenderedPageBreak/>
          <w:t>Once a river type had been assigned,</w:t>
        </w:r>
      </w:ins>
      <w:r w:rsidR="002D28A9">
        <w:rPr>
          <w:sz w:val="24"/>
        </w:rPr>
        <w:t xml:space="preserve"> </w:t>
      </w:r>
      <w:del w:id="66" w:author="Colin Gleason" w:date="2020-04-27T10:57:00Z">
        <w:r w:rsidR="004842D0" w:rsidDel="00C520F5">
          <w:rPr>
            <w:sz w:val="24"/>
          </w:rPr>
          <w:delText xml:space="preserve">The </w:delText>
        </w:r>
        <w:r w:rsidR="00A21E83" w:rsidDel="00C520F5">
          <w:rPr>
            <w:sz w:val="24"/>
          </w:rPr>
          <w:delText>34</w:delText>
        </w:r>
        <w:r w:rsidR="00F45D7A" w:rsidDel="00C520F5">
          <w:rPr>
            <w:sz w:val="24"/>
          </w:rPr>
          <w:delText xml:space="preserve"> </w:delText>
        </w:r>
        <w:r w:rsidR="004842D0" w:rsidDel="00C520F5">
          <w:rPr>
            <w:sz w:val="24"/>
          </w:rPr>
          <w:delText>prior</w:delText>
        </w:r>
        <w:r w:rsidR="00A21E83" w:rsidDel="00C520F5">
          <w:rPr>
            <w:sz w:val="24"/>
          </w:rPr>
          <w:delText xml:space="preserve"> parameters, for the assigned river type,</w:delText>
        </w:r>
      </w:del>
      <w:ins w:id="67" w:author="Colin Gleason" w:date="2020-04-27T10:57:00Z">
        <w:r>
          <w:rPr>
            <w:sz w:val="24"/>
          </w:rPr>
          <w:t>priors</w:t>
        </w:r>
      </w:ins>
      <w:r w:rsidR="00A21E83">
        <w:rPr>
          <w:sz w:val="24"/>
        </w:rPr>
        <w:t xml:space="preserve"> were extracted directly from the training data’</w:t>
      </w:r>
      <w:r w:rsidR="00F45D7A">
        <w:rPr>
          <w:sz w:val="24"/>
        </w:rPr>
        <w:t>s</w:t>
      </w:r>
      <w:r w:rsidR="00A21E83">
        <w:rPr>
          <w:sz w:val="24"/>
        </w:rPr>
        <w:t xml:space="preserve"> distribution</w:t>
      </w:r>
      <w:r w:rsidR="00F45D7A">
        <w:rPr>
          <w:sz w:val="24"/>
        </w:rPr>
        <w:t xml:space="preserve"> of </w:t>
      </w:r>
      <w:r w:rsidR="004842D0">
        <w:rPr>
          <w:sz w:val="24"/>
        </w:rPr>
        <w:t>each hydraulic prior (</w:t>
      </w:r>
      <w:r w:rsidR="002D28A9">
        <w:rPr>
          <w:sz w:val="24"/>
        </w:rPr>
        <w:t xml:space="preserve"> </w:t>
      </w:r>
      <w:r w:rsidR="004E1F04">
        <w:rPr>
          <w:sz w:val="24"/>
        </w:rPr>
        <w:t>Figures S</w:t>
      </w:r>
      <w:r w:rsidR="00AA0B92">
        <w:rPr>
          <w:sz w:val="24"/>
        </w:rPr>
        <w:t>3</w:t>
      </w:r>
      <w:r w:rsidR="004E1F04">
        <w:rPr>
          <w:sz w:val="24"/>
        </w:rPr>
        <w:t xml:space="preserve"> and S</w:t>
      </w:r>
      <w:r w:rsidR="00AA0B92">
        <w:rPr>
          <w:sz w:val="24"/>
        </w:rPr>
        <w:t>4</w:t>
      </w:r>
      <w:r w:rsidR="004E1F04">
        <w:rPr>
          <w:sz w:val="24"/>
        </w:rPr>
        <w:t>).</w:t>
      </w:r>
      <w:r w:rsidR="001C31C9">
        <w:rPr>
          <w:sz w:val="24"/>
        </w:rPr>
        <w:t xml:space="preserve"> </w:t>
      </w:r>
      <w:r w:rsidR="004E1F04">
        <w:rPr>
          <w:sz w:val="24"/>
        </w:rPr>
        <w:t>S</w:t>
      </w:r>
      <w:r w:rsidR="002D28A9">
        <w:rPr>
          <w:sz w:val="24"/>
        </w:rPr>
        <w:t>ee Text S3 for how these hydraulic terms were calculated</w:t>
      </w:r>
      <w:r w:rsidR="00A21E83">
        <w:rPr>
          <w:sz w:val="24"/>
        </w:rPr>
        <w:t>.</w:t>
      </w:r>
      <w:r w:rsidR="001C31C9">
        <w:rPr>
          <w:sz w:val="24"/>
        </w:rPr>
        <w:t xml:space="preserve"> </w:t>
      </w:r>
      <w:r w:rsidR="003E32F8">
        <w:rPr>
          <w:sz w:val="24"/>
        </w:rPr>
        <w:t>For ‘big’ and ‘</w:t>
      </w:r>
      <w:ins w:id="68" w:author="Colin Gleason" w:date="2020-04-27T10:57:00Z">
        <w:r>
          <w:rPr>
            <w:sz w:val="24"/>
          </w:rPr>
          <w:t>width variable</w:t>
        </w:r>
      </w:ins>
      <w:del w:id="69" w:author="Colin Gleason" w:date="2020-04-27T10:57:00Z">
        <w:r w:rsidR="003E32F8" w:rsidDel="00C520F5">
          <w:rPr>
            <w:sz w:val="24"/>
          </w:rPr>
          <w:delText>noisy</w:delText>
        </w:r>
      </w:del>
      <w:r w:rsidR="003E32F8">
        <w:rPr>
          <w:sz w:val="24"/>
        </w:rPr>
        <w:t>’ rivers</w:t>
      </w:r>
      <w:ins w:id="70" w:author="Colin Gleason" w:date="2020-04-27T10:58:00Z">
        <w:r>
          <w:rPr>
            <w:sz w:val="24"/>
          </w:rPr>
          <w:t xml:space="preserve"> with poor representation in our training data</w:t>
        </w:r>
      </w:ins>
      <w:r w:rsidR="003E32F8">
        <w:rPr>
          <w:sz w:val="24"/>
        </w:rPr>
        <w:t xml:space="preserve">, </w:t>
      </w:r>
      <w:ins w:id="71" w:author="Colin Gleason" w:date="2020-04-27T10:58:00Z">
        <w:r>
          <w:rPr>
            <w:sz w:val="24"/>
          </w:rPr>
          <w:t xml:space="preserve">we </w:t>
        </w:r>
      </w:ins>
      <w:del w:id="72" w:author="Colin Gleason" w:date="2020-04-27T10:58:00Z">
        <w:r w:rsidR="00F45D7A" w:rsidDel="00C520F5">
          <w:rPr>
            <w:sz w:val="24"/>
          </w:rPr>
          <w:delText xml:space="preserve">functions to estimate the parameters </w:delText>
        </w:r>
      </w:del>
      <w:r w:rsidR="00F45D7A">
        <w:rPr>
          <w:sz w:val="24"/>
        </w:rPr>
        <w:t>followed the method outlined in Hagemann et al. (2017</w:t>
      </w:r>
      <w:ins w:id="73" w:author="Colin Gleason" w:date="2020-04-27T10:58:00Z">
        <w:r>
          <w:rPr>
            <w:sz w:val="24"/>
          </w:rPr>
          <w:t>)</w:t>
        </w:r>
      </w:ins>
      <w:r w:rsidR="000A311F">
        <w:rPr>
          <w:sz w:val="24"/>
        </w:rPr>
        <w:t xml:space="preserve">- </w:t>
      </w:r>
      <w:del w:id="74" w:author="Colin Gleason" w:date="2020-04-27T10:58:00Z">
        <w:r w:rsidR="00F45D7A" w:rsidDel="00C520F5">
          <w:rPr>
            <w:sz w:val="24"/>
          </w:rPr>
          <w:delText>here termed ‘Global’</w:delText>
        </w:r>
        <w:r w:rsidR="000A311F" w:rsidDel="00C520F5">
          <w:rPr>
            <w:sz w:val="24"/>
          </w:rPr>
          <w:delText xml:space="preserve">) but </w:delText>
        </w:r>
      </w:del>
      <w:ins w:id="75" w:author="Colin Gleason" w:date="2020-04-27T10:58:00Z">
        <w:r>
          <w:rPr>
            <w:sz w:val="24"/>
          </w:rPr>
          <w:t xml:space="preserve">by using a ‘global’ class that represents all rivers in a single summary from our </w:t>
        </w:r>
      </w:ins>
      <w:del w:id="76" w:author="Colin Gleason" w:date="2020-04-27T10:58:00Z">
        <w:r w:rsidR="000A311F" w:rsidDel="00C520F5">
          <w:rPr>
            <w:sz w:val="24"/>
          </w:rPr>
          <w:delText xml:space="preserve">were trained using our </w:delText>
        </w:r>
      </w:del>
      <w:r w:rsidR="000A311F">
        <w:rPr>
          <w:sz w:val="24"/>
        </w:rPr>
        <w:t>training dataset</w:t>
      </w:r>
      <w:r w:rsidR="000D6E05">
        <w:rPr>
          <w:sz w:val="24"/>
        </w:rPr>
        <w:t xml:space="preserve"> (Figure S</w:t>
      </w:r>
      <w:r w:rsidR="00AA0B92">
        <w:rPr>
          <w:sz w:val="24"/>
        </w:rPr>
        <w:t>5</w:t>
      </w:r>
      <w:r w:rsidR="000D6E05">
        <w:rPr>
          <w:sz w:val="24"/>
        </w:rPr>
        <w:t>)</w:t>
      </w:r>
      <w:r w:rsidR="00F45D7A">
        <w:rPr>
          <w:sz w:val="24"/>
        </w:rPr>
        <w:t>.</w:t>
      </w:r>
      <w:r w:rsidR="001C31C9">
        <w:rPr>
          <w:sz w:val="24"/>
        </w:rPr>
        <w:t xml:space="preserve"> </w:t>
      </w:r>
      <w:r w:rsidR="00AF2575">
        <w:rPr>
          <w:sz w:val="24"/>
        </w:rPr>
        <w:t>For the expert framework, we further accounted for ‘big’ rivers by setting the bounds on some priors to large</w:t>
      </w:r>
      <w:r w:rsidR="00247702">
        <w:rPr>
          <w:sz w:val="24"/>
        </w:rPr>
        <w:t>r</w:t>
      </w:r>
      <w:r w:rsidR="00AF2575">
        <w:rPr>
          <w:sz w:val="24"/>
        </w:rPr>
        <w:t xml:space="preserve"> values</w:t>
      </w:r>
      <w:ins w:id="77" w:author="Colin Gleason" w:date="2020-04-27T10:58:00Z">
        <w:r w:rsidR="004566B1">
          <w:rPr>
            <w:sz w:val="24"/>
          </w:rPr>
          <w:t xml:space="preserve"> </w:t>
        </w:r>
      </w:ins>
      <w:ins w:id="78" w:author="Colin Gleason" w:date="2020-04-27T10:59:00Z">
        <w:r w:rsidR="004566B1">
          <w:rPr>
            <w:sz w:val="24"/>
          </w:rPr>
          <w:t>than produced by the global prior</w:t>
        </w:r>
      </w:ins>
      <w:r w:rsidR="00AF2575">
        <w:rPr>
          <w:sz w:val="24"/>
        </w:rPr>
        <w:t xml:space="preserve"> (Table S</w:t>
      </w:r>
      <w:r w:rsidR="00386C30">
        <w:rPr>
          <w:sz w:val="24"/>
        </w:rPr>
        <w:t>4</w:t>
      </w:r>
      <w:r w:rsidR="00AF2575">
        <w:rPr>
          <w:sz w:val="24"/>
        </w:rPr>
        <w:t>).</w:t>
      </w:r>
      <w:r w:rsidR="001C31C9">
        <w:rPr>
          <w:sz w:val="24"/>
        </w:rPr>
        <w:t xml:space="preserve"> </w:t>
      </w:r>
      <w:r w:rsidR="006540FD">
        <w:rPr>
          <w:sz w:val="24"/>
          <w:szCs w:val="24"/>
        </w:rPr>
        <w:t>T</w:t>
      </w:r>
      <w:r w:rsidR="006540FD">
        <w:rPr>
          <w:sz w:val="24"/>
        </w:rPr>
        <w:t xml:space="preserve">he prior estimate on discharge was defined </w:t>
      </w:r>
      <w:r w:rsidR="00831257">
        <w:rPr>
          <w:sz w:val="24"/>
        </w:rPr>
        <w:t>differently for our two tests</w:t>
      </w:r>
      <w:r w:rsidR="00485F78">
        <w:rPr>
          <w:sz w:val="24"/>
        </w:rPr>
        <w:t>: f</w:t>
      </w:r>
      <w:r w:rsidR="006540FD">
        <w:rPr>
          <w:sz w:val="24"/>
        </w:rPr>
        <w:t>or the Mackenzie River basin, we used a stream gauge when available and otherwise used the mean daily discharge estimate from</w:t>
      </w:r>
      <w:r w:rsidR="00EC24C8">
        <w:rPr>
          <w:sz w:val="24"/>
        </w:rPr>
        <w:t xml:space="preserve"> </w:t>
      </w:r>
      <w:r w:rsidR="00831257">
        <w:rPr>
          <w:sz w:val="24"/>
        </w:rPr>
        <w:t>GRADES</w:t>
      </w:r>
      <w:r w:rsidR="006540FD">
        <w:rPr>
          <w:sz w:val="24"/>
        </w:rPr>
        <w:t xml:space="preserve"> (Lin et al 2019).</w:t>
      </w:r>
      <w:r w:rsidR="00D269E6">
        <w:rPr>
          <w:sz w:val="24"/>
        </w:rPr>
        <w:t xml:space="preserve"> </w:t>
      </w:r>
      <w:r w:rsidR="006540FD">
        <w:rPr>
          <w:sz w:val="24"/>
        </w:rPr>
        <w:t>For the SWOT-simulated rivers, output from a water-balance model (</w:t>
      </w:r>
      <w:proofErr w:type="spellStart"/>
      <w:r w:rsidR="006540FD">
        <w:rPr>
          <w:sz w:val="24"/>
        </w:rPr>
        <w:t>Wisser</w:t>
      </w:r>
      <w:proofErr w:type="spellEnd"/>
      <w:r w:rsidR="006540FD">
        <w:rPr>
          <w:sz w:val="24"/>
        </w:rPr>
        <w:t xml:space="preserve"> et al. 2010) was used in line with Durand et al. (2016).</w:t>
      </w:r>
    </w:p>
    <w:p w14:paraId="52F53D36" w14:textId="77777777" w:rsidR="00865276" w:rsidRDefault="00865276" w:rsidP="00865276">
      <w:pPr>
        <w:keepNext/>
        <w:spacing w:line="480" w:lineRule="auto"/>
        <w:jc w:val="center"/>
      </w:pPr>
      <w:r>
        <w:rPr>
          <w:noProof/>
          <w:sz w:val="24"/>
          <w:szCs w:val="24"/>
        </w:rPr>
        <w:lastRenderedPageBreak/>
        <w:drawing>
          <wp:inline distT="0" distB="0" distL="0" distR="0" wp14:anchorId="0A847041" wp14:editId="6E0F5DC3">
            <wp:extent cx="5097780" cy="688231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png"/>
                    <pic:cNvPicPr/>
                  </pic:nvPicPr>
                  <pic:blipFill>
                    <a:blip r:embed="rId11" cstate="screen">
                      <a:extLst>
                        <a:ext uri="{28A0092B-C50C-407E-A947-70E740481C1C}">
                          <a14:useLocalDpi xmlns:a14="http://schemas.microsoft.com/office/drawing/2010/main"/>
                        </a:ext>
                      </a:extLst>
                    </a:blip>
                    <a:stretch>
                      <a:fillRect/>
                    </a:stretch>
                  </pic:blipFill>
                  <pic:spPr>
                    <a:xfrm>
                      <a:off x="0" y="0"/>
                      <a:ext cx="5101321" cy="6887097"/>
                    </a:xfrm>
                    <a:prstGeom prst="rect">
                      <a:avLst/>
                    </a:prstGeom>
                  </pic:spPr>
                </pic:pic>
              </a:graphicData>
            </a:graphic>
          </wp:inline>
        </w:drawing>
      </w:r>
    </w:p>
    <w:p w14:paraId="387BB591" w14:textId="743DB198" w:rsidR="00865276" w:rsidRPr="00DE586A" w:rsidRDefault="00865276" w:rsidP="00865276">
      <w:pPr>
        <w:pStyle w:val="Caption"/>
        <w:jc w:val="both"/>
        <w:rPr>
          <w:i w:val="0"/>
          <w:iCs w:val="0"/>
          <w:color w:val="auto"/>
          <w:sz w:val="36"/>
          <w:szCs w:val="36"/>
        </w:rPr>
      </w:pPr>
      <w:r w:rsidRPr="00DE586A">
        <w:rPr>
          <w:b/>
          <w:bCs/>
          <w:i w:val="0"/>
          <w:iCs w:val="0"/>
          <w:color w:val="auto"/>
          <w:sz w:val="24"/>
          <w:szCs w:val="24"/>
        </w:rPr>
        <w:t xml:space="preserve">Figure </w:t>
      </w:r>
      <w:r w:rsidR="00573B32" w:rsidRPr="00DE586A">
        <w:rPr>
          <w:b/>
          <w:bCs/>
          <w:i w:val="0"/>
          <w:iCs w:val="0"/>
          <w:color w:val="auto"/>
          <w:sz w:val="24"/>
          <w:szCs w:val="24"/>
        </w:rPr>
        <w:t>1</w:t>
      </w:r>
      <w:r w:rsidRPr="00DE586A">
        <w:rPr>
          <w:b/>
          <w:bCs/>
          <w:i w:val="0"/>
          <w:iCs w:val="0"/>
          <w:color w:val="auto"/>
          <w:sz w:val="24"/>
          <w:szCs w:val="24"/>
        </w:rPr>
        <w:t>.</w:t>
      </w:r>
      <w:r w:rsidRPr="00DE586A">
        <w:rPr>
          <w:i w:val="0"/>
          <w:iCs w:val="0"/>
          <w:color w:val="auto"/>
          <w:sz w:val="24"/>
          <w:szCs w:val="24"/>
        </w:rPr>
        <w:t xml:space="preserve"> Flowchart detailing our two classifications and </w:t>
      </w:r>
      <w:del w:id="79" w:author="Colin Gleason" w:date="2020-04-27T10:59:00Z">
        <w:r w:rsidRPr="00DE586A" w:rsidDel="004566B1">
          <w:rPr>
            <w:i w:val="0"/>
            <w:iCs w:val="0"/>
            <w:color w:val="auto"/>
            <w:sz w:val="24"/>
            <w:szCs w:val="24"/>
          </w:rPr>
          <w:delText>the tests we ultimately ran</w:delText>
        </w:r>
      </w:del>
      <w:ins w:id="80" w:author="Colin Gleason" w:date="2020-04-27T10:59:00Z">
        <w:r w:rsidR="004566B1">
          <w:rPr>
            <w:i w:val="0"/>
            <w:iCs w:val="0"/>
            <w:color w:val="auto"/>
            <w:sz w:val="24"/>
            <w:szCs w:val="24"/>
          </w:rPr>
          <w:t>experiment design</w:t>
        </w:r>
      </w:ins>
      <w:r w:rsidRPr="00DE586A">
        <w:rPr>
          <w:i w:val="0"/>
          <w:iCs w:val="0"/>
          <w:color w:val="auto"/>
          <w:sz w:val="24"/>
          <w:szCs w:val="24"/>
        </w:rPr>
        <w:t xml:space="preserve">. In the </w:t>
      </w:r>
      <w:commentRangeStart w:id="81"/>
      <w:r w:rsidRPr="00DE586A">
        <w:rPr>
          <w:i w:val="0"/>
          <w:iCs w:val="0"/>
          <w:color w:val="auto"/>
          <w:sz w:val="24"/>
          <w:szCs w:val="24"/>
        </w:rPr>
        <w:t>final row of discharge products: ‘Q’ is discharge, ‘m’ is Mackenzie River basin, ‘s’ is SWOT-simulated rivers</w:t>
      </w:r>
      <w:commentRangeEnd w:id="81"/>
      <w:r w:rsidR="004566B1">
        <w:rPr>
          <w:rStyle w:val="CommentReference"/>
          <w:i w:val="0"/>
          <w:iCs w:val="0"/>
          <w:color w:val="auto"/>
        </w:rPr>
        <w:commentReference w:id="81"/>
      </w:r>
      <w:r w:rsidR="00C53A92" w:rsidRPr="00DE586A">
        <w:rPr>
          <w:i w:val="0"/>
          <w:iCs w:val="0"/>
          <w:color w:val="auto"/>
          <w:sz w:val="24"/>
          <w:szCs w:val="24"/>
        </w:rPr>
        <w:t xml:space="preserve">, </w:t>
      </w:r>
      <w:r w:rsidR="0091256E" w:rsidRPr="00DE586A">
        <w:rPr>
          <w:i w:val="0"/>
          <w:iCs w:val="0"/>
          <w:color w:val="auto"/>
          <w:sz w:val="24"/>
          <w:szCs w:val="24"/>
        </w:rPr>
        <w:t>g</w:t>
      </w:r>
      <w:r w:rsidR="00C53A92" w:rsidRPr="00DE586A">
        <w:rPr>
          <w:i w:val="0"/>
          <w:iCs w:val="0"/>
          <w:color w:val="auto"/>
          <w:sz w:val="24"/>
          <w:szCs w:val="24"/>
        </w:rPr>
        <w:t>reen outputs correspond to the Mackenzie River basin test, and blue outputs correspond to the SWOT-simulated rivers.</w:t>
      </w:r>
      <w:ins w:id="82" w:author="Colin Gleason" w:date="2020-04-27T10:59:00Z">
        <w:r w:rsidR="004566B1">
          <w:rPr>
            <w:i w:val="0"/>
            <w:iCs w:val="0"/>
            <w:color w:val="auto"/>
            <w:sz w:val="24"/>
            <w:szCs w:val="24"/>
          </w:rPr>
          <w:t xml:space="preserve"> </w:t>
        </w:r>
      </w:ins>
      <w:ins w:id="83" w:author="Colin Gleason" w:date="2020-04-27T11:01:00Z">
        <w:r w:rsidR="004566B1">
          <w:rPr>
            <w:i w:val="0"/>
            <w:iCs w:val="0"/>
            <w:color w:val="auto"/>
            <w:sz w:val="24"/>
            <w:szCs w:val="24"/>
          </w:rPr>
          <w:t>‘</w:t>
        </w:r>
      </w:ins>
      <w:ins w:id="84" w:author="Colin Gleason" w:date="2020-04-27T10:59:00Z">
        <w:r w:rsidR="004566B1">
          <w:rPr>
            <w:i w:val="0"/>
            <w:iCs w:val="0"/>
            <w:color w:val="auto"/>
            <w:sz w:val="24"/>
            <w:szCs w:val="24"/>
          </w:rPr>
          <w:t>Control</w:t>
        </w:r>
      </w:ins>
      <w:ins w:id="85" w:author="Colin Gleason" w:date="2020-04-27T11:00:00Z">
        <w:r w:rsidR="004566B1">
          <w:rPr>
            <w:i w:val="0"/>
            <w:iCs w:val="0"/>
            <w:color w:val="auto"/>
            <w:sz w:val="24"/>
            <w:szCs w:val="24"/>
          </w:rPr>
          <w:t>’</w:t>
        </w:r>
      </w:ins>
      <w:ins w:id="86" w:author="Colin Gleason" w:date="2020-04-27T10:59:00Z">
        <w:r w:rsidR="004566B1">
          <w:rPr>
            <w:i w:val="0"/>
            <w:iCs w:val="0"/>
            <w:color w:val="auto"/>
            <w:sz w:val="24"/>
            <w:szCs w:val="24"/>
          </w:rPr>
          <w:t xml:space="preserve"> </w:t>
        </w:r>
      </w:ins>
      <w:ins w:id="87" w:author="Colin Gleason" w:date="2020-04-27T11:00:00Z">
        <w:r w:rsidR="004566B1">
          <w:rPr>
            <w:i w:val="0"/>
            <w:iCs w:val="0"/>
            <w:color w:val="auto"/>
            <w:sz w:val="24"/>
            <w:szCs w:val="24"/>
          </w:rPr>
          <w:t>refers to the default prior generation as published by Hagemann et al (2017), and ‘expert’ and ‘unsupervised’ refer to our two classifications.</w:t>
        </w:r>
      </w:ins>
    </w:p>
    <w:p w14:paraId="61B9470D" w14:textId="4C5FA83B" w:rsidR="00817C77" w:rsidRPr="00CB4387" w:rsidRDefault="00817C77" w:rsidP="00CB4387">
      <w:pPr>
        <w:pStyle w:val="Heading-Secondary"/>
        <w:spacing w:line="480" w:lineRule="auto"/>
        <w:ind w:left="0"/>
        <w:rPr>
          <w:b/>
          <w:bCs w:val="0"/>
        </w:rPr>
      </w:pPr>
      <w:r>
        <w:rPr>
          <w:b/>
          <w:bCs w:val="0"/>
        </w:rPr>
        <w:lastRenderedPageBreak/>
        <w:t>3.4</w:t>
      </w:r>
      <w:r w:rsidRPr="00AC7826">
        <w:rPr>
          <w:b/>
          <w:bCs w:val="0"/>
        </w:rPr>
        <w:t xml:space="preserve"> </w:t>
      </w:r>
      <w:r w:rsidR="00C82058">
        <w:rPr>
          <w:b/>
          <w:bCs w:val="0"/>
        </w:rPr>
        <w:t>Validation</w:t>
      </w:r>
    </w:p>
    <w:p w14:paraId="1BE7AABF" w14:textId="102323BF" w:rsidR="00817C77" w:rsidRPr="00FF0495" w:rsidRDefault="00817C77" w:rsidP="00953E7D">
      <w:pPr>
        <w:spacing w:line="480" w:lineRule="auto"/>
        <w:ind w:firstLine="720"/>
        <w:jc w:val="both"/>
        <w:rPr>
          <w:sz w:val="24"/>
        </w:rPr>
      </w:pPr>
      <w:r>
        <w:rPr>
          <w:sz w:val="24"/>
        </w:rPr>
        <w:t xml:space="preserve">Error metrics (Table 3) to quantify </w:t>
      </w:r>
      <w:r w:rsidRPr="002F2818">
        <w:rPr>
          <w:sz w:val="24"/>
        </w:rPr>
        <w:t>RSQ</w:t>
      </w:r>
      <w:r>
        <w:rPr>
          <w:i/>
          <w:iCs/>
          <w:sz w:val="24"/>
        </w:rPr>
        <w:t xml:space="preserve"> </w:t>
      </w:r>
      <w:r>
        <w:rPr>
          <w:sz w:val="24"/>
        </w:rPr>
        <w:t>accuracy followed Hagemann et al. (2017).</w:t>
      </w:r>
      <w:r w:rsidR="00D269E6">
        <w:rPr>
          <w:sz w:val="24"/>
        </w:rPr>
        <w:t xml:space="preserve"> </w:t>
      </w:r>
      <w:proofErr w:type="spellStart"/>
      <w:r>
        <w:rPr>
          <w:sz w:val="24"/>
        </w:rPr>
        <w:t>rBIAS</w:t>
      </w:r>
      <w:proofErr w:type="spellEnd"/>
      <w:r>
        <w:rPr>
          <w:sz w:val="24"/>
        </w:rPr>
        <w:t xml:space="preserve"> and RRMSE define the range and central tendency of prediction errors, respectively.</w:t>
      </w:r>
      <w:r w:rsidR="00D269E6">
        <w:rPr>
          <w:sz w:val="24"/>
        </w:rPr>
        <w:t xml:space="preserve"> </w:t>
      </w:r>
      <w:r>
        <w:rPr>
          <w:sz w:val="24"/>
        </w:rPr>
        <w:t>NRMSE is a normalized variant of RRMSE to account for RRMSE’s high sensitivity to errors in low flow estimation, and NSE represents the amount of variance in the observed data that the model explains.</w:t>
      </w:r>
      <w:r w:rsidR="00D269E6">
        <w:rPr>
          <w:sz w:val="24"/>
        </w:rPr>
        <w:t xml:space="preserve"> </w:t>
      </w:r>
      <w:r w:rsidR="00B62850">
        <w:rPr>
          <w:sz w:val="24"/>
        </w:rPr>
        <w:t>An NSE greater than zero indicates that our model estimates better than guessing mean flow every time.</w:t>
      </w:r>
      <w:r w:rsidR="00524262">
        <w:rPr>
          <w:sz w:val="24"/>
        </w:rPr>
        <w:t xml:space="preserve"> Scores are reported at the river-scale for the SWOT-simulated rivers and at the reach-scale for the Mackenzie River basin.</w:t>
      </w:r>
    </w:p>
    <w:p w14:paraId="218E1FE1" w14:textId="00696D16" w:rsidR="00817C77" w:rsidRPr="00DE586A" w:rsidRDefault="00817C77" w:rsidP="00817C77">
      <w:pPr>
        <w:pStyle w:val="Caption"/>
        <w:keepNext/>
        <w:jc w:val="both"/>
        <w:rPr>
          <w:i w:val="0"/>
          <w:color w:val="auto"/>
          <w:sz w:val="24"/>
          <w:szCs w:val="22"/>
        </w:rPr>
      </w:pPr>
      <w:r w:rsidRPr="00DE586A">
        <w:rPr>
          <w:b/>
          <w:i w:val="0"/>
          <w:color w:val="auto"/>
          <w:sz w:val="24"/>
          <w:szCs w:val="22"/>
        </w:rPr>
        <w:t>Table 3:</w:t>
      </w:r>
      <w:r w:rsidRPr="00DE586A">
        <w:rPr>
          <w:color w:val="auto"/>
          <w:sz w:val="24"/>
          <w:szCs w:val="22"/>
        </w:rPr>
        <w:t xml:space="preserve"> </w:t>
      </w:r>
      <w:r w:rsidRPr="00DE586A">
        <w:rPr>
          <w:i w:val="0"/>
          <w:color w:val="auto"/>
          <w:sz w:val="24"/>
          <w:szCs w:val="22"/>
        </w:rPr>
        <w:t>Error metrics used in this study.</w:t>
      </w:r>
    </w:p>
    <w:tbl>
      <w:tblPr>
        <w:tblStyle w:val="TableGrid"/>
        <w:tblW w:w="0" w:type="auto"/>
        <w:tblLook w:val="04A0" w:firstRow="1" w:lastRow="0" w:firstColumn="1" w:lastColumn="0" w:noHBand="0" w:noVBand="1"/>
      </w:tblPr>
      <w:tblGrid>
        <w:gridCol w:w="1580"/>
        <w:gridCol w:w="1602"/>
        <w:gridCol w:w="3563"/>
        <w:gridCol w:w="1307"/>
        <w:gridCol w:w="1298"/>
      </w:tblGrid>
      <w:tr w:rsidR="00D83C90" w14:paraId="4033ED5E" w14:textId="077A2796" w:rsidTr="00A73604">
        <w:trPr>
          <w:trHeight w:val="440"/>
        </w:trPr>
        <w:tc>
          <w:tcPr>
            <w:tcW w:w="1580" w:type="dxa"/>
          </w:tcPr>
          <w:p w14:paraId="6469C0F2"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Description</w:t>
            </w:r>
          </w:p>
        </w:tc>
        <w:tc>
          <w:tcPr>
            <w:tcW w:w="1602" w:type="dxa"/>
          </w:tcPr>
          <w:p w14:paraId="481BE552"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Abbreviation</w:t>
            </w:r>
          </w:p>
        </w:tc>
        <w:tc>
          <w:tcPr>
            <w:tcW w:w="3563" w:type="dxa"/>
          </w:tcPr>
          <w:p w14:paraId="713959B8"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Definition</w:t>
            </w:r>
          </w:p>
        </w:tc>
        <w:tc>
          <w:tcPr>
            <w:tcW w:w="1307" w:type="dxa"/>
          </w:tcPr>
          <w:p w14:paraId="1483FEB8" w14:textId="73BF0224" w:rsidR="00D83C90" w:rsidRPr="00EA4C5E" w:rsidRDefault="00D83C90" w:rsidP="0059196F">
            <w:pPr>
              <w:pStyle w:val="NoSpacing"/>
              <w:jc w:val="both"/>
              <w:rPr>
                <w:rFonts w:ascii="Times New Roman" w:hAnsi="Times New Roman" w:cs="Times New Roman"/>
                <w:b/>
                <w:sz w:val="24"/>
                <w:szCs w:val="24"/>
              </w:rPr>
            </w:pPr>
            <w:r>
              <w:rPr>
                <w:rFonts w:ascii="Times New Roman" w:hAnsi="Times New Roman" w:cs="Times New Roman"/>
                <w:b/>
                <w:sz w:val="24"/>
                <w:szCs w:val="24"/>
              </w:rPr>
              <w:t>Ideal Score</w:t>
            </w:r>
          </w:p>
        </w:tc>
        <w:tc>
          <w:tcPr>
            <w:tcW w:w="1298" w:type="dxa"/>
          </w:tcPr>
          <w:p w14:paraId="744D616F" w14:textId="3C993655" w:rsidR="00D83C90" w:rsidRDefault="00D83C90" w:rsidP="0059196F">
            <w:pPr>
              <w:pStyle w:val="NoSpacing"/>
              <w:jc w:val="both"/>
              <w:rPr>
                <w:rFonts w:ascii="Times New Roman" w:hAnsi="Times New Roman" w:cs="Times New Roman"/>
                <w:b/>
                <w:sz w:val="24"/>
                <w:szCs w:val="24"/>
              </w:rPr>
            </w:pPr>
            <w:r>
              <w:rPr>
                <w:rFonts w:ascii="Times New Roman" w:hAnsi="Times New Roman" w:cs="Times New Roman"/>
                <w:b/>
                <w:sz w:val="24"/>
                <w:szCs w:val="24"/>
              </w:rPr>
              <w:t>Possible Range</w:t>
            </w:r>
          </w:p>
        </w:tc>
      </w:tr>
      <w:tr w:rsidR="00D83C90" w14:paraId="71C5F019" w14:textId="579FC527" w:rsidTr="00A73604">
        <w:trPr>
          <w:trHeight w:val="350"/>
        </w:trPr>
        <w:tc>
          <w:tcPr>
            <w:tcW w:w="1580" w:type="dxa"/>
          </w:tcPr>
          <w:p w14:paraId="2325FD00"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root-mean-square error</w:t>
            </w:r>
          </w:p>
        </w:tc>
        <w:tc>
          <w:tcPr>
            <w:tcW w:w="1602" w:type="dxa"/>
          </w:tcPr>
          <w:p w14:paraId="0367B847"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RRMSE</w:t>
            </w:r>
          </w:p>
        </w:tc>
        <w:tc>
          <w:tcPr>
            <w:tcW w:w="3563" w:type="dxa"/>
          </w:tcPr>
          <w:p w14:paraId="3D153603" w14:textId="0CDAC75C" w:rsidR="00D83C90" w:rsidRPr="00EA4C5E" w:rsidRDefault="00CF0570"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c>
          <w:tcPr>
            <w:tcW w:w="1307" w:type="dxa"/>
          </w:tcPr>
          <w:p w14:paraId="024FC296" w14:textId="22A7456F" w:rsidR="00D83C90" w:rsidRDefault="00D83C90" w:rsidP="0059196F">
            <w:pPr>
              <w:pStyle w:val="NoSpacing"/>
              <w:jc w:val="both"/>
              <w:rPr>
                <w:rFonts w:ascii="Times New Roman" w:eastAsia="MS Gothic" w:hAnsi="Times New Roman" w:cs="Times New Roman"/>
                <w:sz w:val="24"/>
                <w:szCs w:val="24"/>
              </w:rPr>
            </w:pPr>
            <w:r>
              <w:rPr>
                <w:rFonts w:ascii="Times New Roman" w:eastAsia="MS Gothic" w:hAnsi="Times New Roman" w:cs="Times New Roman"/>
                <w:sz w:val="24"/>
                <w:szCs w:val="24"/>
              </w:rPr>
              <w:t>0</w:t>
            </w:r>
          </w:p>
        </w:tc>
        <w:tc>
          <w:tcPr>
            <w:tcW w:w="1298" w:type="dxa"/>
          </w:tcPr>
          <w:p w14:paraId="275B3D50" w14:textId="46422DDA" w:rsidR="00D83C90" w:rsidRDefault="00D83C90" w:rsidP="0059196F">
            <w:pPr>
              <w:pStyle w:val="NoSpacing"/>
              <w:jc w:val="both"/>
              <w:rPr>
                <w:rFonts w:ascii="Times New Roman" w:eastAsia="MS Gothic" w:hAnsi="Times New Roman" w:cs="Times New Roman"/>
                <w:sz w:val="24"/>
                <w:szCs w:val="24"/>
              </w:rPr>
            </w:pPr>
            <w:r>
              <w:rPr>
                <w:rFonts w:ascii="Times New Roman" w:eastAsia="MS Gothic" w:hAnsi="Times New Roman" w:cs="Times New Roman"/>
                <w:sz w:val="24"/>
                <w:szCs w:val="24"/>
              </w:rPr>
              <w:t xml:space="preserve">0 to </w:t>
            </w:r>
            <w:ins w:id="88" w:author="Colin Gleason" w:date="2020-04-27T11:02:00Z">
              <w:r w:rsidR="004566B1">
                <w:rPr>
                  <w:rFonts w:ascii="Times New Roman" w:eastAsia="Calibri" w:hAnsi="Times New Roman" w:cs="Times New Roman"/>
                  <w:sz w:val="24"/>
                  <w:szCs w:val="24"/>
                </w:rPr>
                <w:t>∞</w:t>
              </w:r>
            </w:ins>
            <w:del w:id="89" w:author="Colin Gleason" w:date="2020-04-27T11:02:00Z">
              <w:r w:rsidDel="004566B1">
                <w:rPr>
                  <w:rFonts w:ascii="Times New Roman" w:eastAsia="MS Gothic" w:hAnsi="Times New Roman" w:cs="Times New Roman"/>
                  <w:sz w:val="24"/>
                  <w:szCs w:val="24"/>
                </w:rPr>
                <w:delText>1</w:delText>
              </w:r>
            </w:del>
          </w:p>
        </w:tc>
      </w:tr>
      <w:tr w:rsidR="00D83C90" w14:paraId="00CF5382" w14:textId="724BFF39" w:rsidTr="00A73604">
        <w:trPr>
          <w:trHeight w:val="350"/>
        </w:trPr>
        <w:tc>
          <w:tcPr>
            <w:tcW w:w="1580" w:type="dxa"/>
          </w:tcPr>
          <w:p w14:paraId="5198D53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Normalized root-mean-square error</w:t>
            </w:r>
          </w:p>
        </w:tc>
        <w:tc>
          <w:tcPr>
            <w:tcW w:w="1602" w:type="dxa"/>
          </w:tcPr>
          <w:p w14:paraId="6F38424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NRMSE</w:t>
            </w:r>
          </w:p>
        </w:tc>
        <w:tc>
          <w:tcPr>
            <w:tcW w:w="3563" w:type="dxa"/>
          </w:tcPr>
          <w:p w14:paraId="5C53401C" w14:textId="77777777" w:rsidR="00D83C90" w:rsidRPr="00EA4C5E" w:rsidRDefault="00CF0570"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c>
          <w:tcPr>
            <w:tcW w:w="1307" w:type="dxa"/>
          </w:tcPr>
          <w:p w14:paraId="2605A7DC" w14:textId="76994F05"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w:t>
            </w:r>
          </w:p>
          <w:p w14:paraId="21CE17C5" w14:textId="652E1C57" w:rsidR="00D83C90" w:rsidRDefault="00D83C90" w:rsidP="0059196F">
            <w:pPr>
              <w:pStyle w:val="NoSpacing"/>
              <w:jc w:val="both"/>
              <w:rPr>
                <w:rFonts w:ascii="Times New Roman" w:eastAsia="Calibri" w:hAnsi="Times New Roman" w:cs="Times New Roman"/>
                <w:sz w:val="24"/>
                <w:szCs w:val="24"/>
              </w:rPr>
            </w:pPr>
          </w:p>
        </w:tc>
        <w:tc>
          <w:tcPr>
            <w:tcW w:w="1298" w:type="dxa"/>
          </w:tcPr>
          <w:p w14:paraId="688B33C0" w14:textId="05ECB611"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0 to </w:t>
            </w:r>
            <w:ins w:id="90" w:author="Colin Gleason" w:date="2020-04-27T11:02:00Z">
              <w:r w:rsidR="004566B1">
                <w:rPr>
                  <w:rFonts w:ascii="Times New Roman" w:eastAsia="Calibri" w:hAnsi="Times New Roman" w:cs="Times New Roman"/>
                  <w:sz w:val="24"/>
                  <w:szCs w:val="24"/>
                </w:rPr>
                <w:t>∞</w:t>
              </w:r>
            </w:ins>
            <w:del w:id="91" w:author="Colin Gleason" w:date="2020-04-27T11:02:00Z">
              <w:r w:rsidDel="004566B1">
                <w:rPr>
                  <w:rFonts w:ascii="Times New Roman" w:eastAsia="Calibri" w:hAnsi="Times New Roman" w:cs="Times New Roman"/>
                  <w:sz w:val="24"/>
                  <w:szCs w:val="24"/>
                </w:rPr>
                <w:delText>1</w:delText>
              </w:r>
            </w:del>
          </w:p>
        </w:tc>
      </w:tr>
      <w:tr w:rsidR="00D83C90" w14:paraId="1393EF29" w14:textId="3F4D4B4E" w:rsidTr="00A73604">
        <w:trPr>
          <w:trHeight w:val="350"/>
        </w:trPr>
        <w:tc>
          <w:tcPr>
            <w:tcW w:w="1580" w:type="dxa"/>
          </w:tcPr>
          <w:p w14:paraId="2CC353D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bias</w:t>
            </w:r>
          </w:p>
        </w:tc>
        <w:tc>
          <w:tcPr>
            <w:tcW w:w="1602" w:type="dxa"/>
          </w:tcPr>
          <w:p w14:paraId="5C73CF4C" w14:textId="77777777" w:rsidR="00D83C90" w:rsidRPr="00EA4C5E" w:rsidRDefault="00D83C90" w:rsidP="0059196F">
            <w:pPr>
              <w:pStyle w:val="NoSpacing"/>
              <w:jc w:val="both"/>
              <w:rPr>
                <w:rFonts w:ascii="Times New Roman" w:hAnsi="Times New Roman" w:cs="Times New Roman"/>
                <w:sz w:val="24"/>
                <w:szCs w:val="24"/>
              </w:rPr>
            </w:pPr>
            <w:proofErr w:type="spellStart"/>
            <w:r w:rsidRPr="00EA4C5E">
              <w:rPr>
                <w:rFonts w:ascii="Times New Roman" w:hAnsi="Times New Roman" w:cs="Times New Roman"/>
                <w:sz w:val="24"/>
                <w:szCs w:val="24"/>
              </w:rPr>
              <w:t>rBIAS</w:t>
            </w:r>
            <w:proofErr w:type="spellEnd"/>
          </w:p>
        </w:tc>
        <w:tc>
          <w:tcPr>
            <w:tcW w:w="3563" w:type="dxa"/>
          </w:tcPr>
          <w:p w14:paraId="61E46F6F" w14:textId="77777777" w:rsidR="00D83C90" w:rsidRPr="00EA4C5E" w:rsidRDefault="00CF0570" w:rsidP="0059196F">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c>
          <w:tcPr>
            <w:tcW w:w="1307" w:type="dxa"/>
          </w:tcPr>
          <w:p w14:paraId="19611344" w14:textId="71631A4C"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w:t>
            </w:r>
          </w:p>
        </w:tc>
        <w:tc>
          <w:tcPr>
            <w:tcW w:w="1298" w:type="dxa"/>
          </w:tcPr>
          <w:p w14:paraId="134EC129" w14:textId="7CD379AB"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to ∞</w:t>
            </w:r>
          </w:p>
        </w:tc>
      </w:tr>
      <w:tr w:rsidR="00D83C90" w14:paraId="0CE1908D" w14:textId="4F5502DB" w:rsidTr="00A73604">
        <w:trPr>
          <w:trHeight w:val="350"/>
        </w:trPr>
        <w:tc>
          <w:tcPr>
            <w:tcW w:w="1580" w:type="dxa"/>
          </w:tcPr>
          <w:p w14:paraId="2D4AB8B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Nash-Sutcliffe efficiency</w:t>
            </w:r>
          </w:p>
        </w:tc>
        <w:tc>
          <w:tcPr>
            <w:tcW w:w="1602" w:type="dxa"/>
          </w:tcPr>
          <w:p w14:paraId="269CD62A"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NSE</w:t>
            </w:r>
          </w:p>
        </w:tc>
        <w:tc>
          <w:tcPr>
            <w:tcW w:w="3563" w:type="dxa"/>
          </w:tcPr>
          <w:p w14:paraId="69D0DE00" w14:textId="77777777" w:rsidR="00D83C90" w:rsidRPr="00EA4C5E" w:rsidRDefault="00D83C90" w:rsidP="0059196F">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c>
          <w:tcPr>
            <w:tcW w:w="1307" w:type="dxa"/>
          </w:tcPr>
          <w:p w14:paraId="1D86F4DE" w14:textId="449C8200"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298" w:type="dxa"/>
          </w:tcPr>
          <w:p w14:paraId="0B5B77E9" w14:textId="650CF17D"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to 1</w:t>
            </w:r>
          </w:p>
        </w:tc>
      </w:tr>
    </w:tbl>
    <w:p w14:paraId="6EB77176" w14:textId="668CB183" w:rsidR="002F3B11" w:rsidRDefault="002F3B11" w:rsidP="00F21FC0">
      <w:pPr>
        <w:pStyle w:val="Heading-Main"/>
        <w:numPr>
          <w:ilvl w:val="0"/>
          <w:numId w:val="28"/>
        </w:numPr>
        <w:spacing w:line="480" w:lineRule="auto"/>
      </w:pPr>
      <w:r>
        <w:t>Results</w:t>
      </w:r>
    </w:p>
    <w:p w14:paraId="105C0152" w14:textId="4FED89CE" w:rsidR="006A0D56" w:rsidRDefault="009035DD" w:rsidP="00953E7D">
      <w:pPr>
        <w:spacing w:line="480" w:lineRule="auto"/>
        <w:ind w:firstLine="360"/>
        <w:jc w:val="both"/>
        <w:rPr>
          <w:sz w:val="24"/>
          <w:szCs w:val="24"/>
        </w:rPr>
      </w:pPr>
      <w:r>
        <w:rPr>
          <w:sz w:val="24"/>
          <w:szCs w:val="24"/>
        </w:rPr>
        <w:t xml:space="preserve">We </w:t>
      </w:r>
      <w:r w:rsidR="006A0D56">
        <w:rPr>
          <w:sz w:val="24"/>
          <w:szCs w:val="24"/>
        </w:rPr>
        <w:t xml:space="preserve">first </w:t>
      </w:r>
      <w:r w:rsidR="00A81FC9">
        <w:rPr>
          <w:sz w:val="24"/>
          <w:szCs w:val="24"/>
        </w:rPr>
        <w:t xml:space="preserve">look at </w:t>
      </w:r>
      <w:r w:rsidR="00BE5E5E">
        <w:rPr>
          <w:sz w:val="24"/>
          <w:szCs w:val="24"/>
        </w:rPr>
        <w:t>NSE scores and representative hydrographs</w:t>
      </w:r>
      <w:r w:rsidR="00A81FC9">
        <w:rPr>
          <w:sz w:val="24"/>
          <w:szCs w:val="24"/>
        </w:rPr>
        <w:t xml:space="preserve"> for the Mackenzie River </w:t>
      </w:r>
      <w:commentRangeStart w:id="92"/>
      <w:r w:rsidR="00A81FC9">
        <w:rPr>
          <w:sz w:val="24"/>
          <w:szCs w:val="24"/>
        </w:rPr>
        <w:t>basin</w:t>
      </w:r>
      <w:commentRangeEnd w:id="92"/>
      <w:r w:rsidR="00DB7BA7">
        <w:rPr>
          <w:rStyle w:val="CommentReference"/>
        </w:rPr>
        <w:commentReference w:id="92"/>
      </w:r>
      <w:r w:rsidR="00A81FC9">
        <w:rPr>
          <w:sz w:val="24"/>
          <w:szCs w:val="24"/>
        </w:rPr>
        <w:t xml:space="preserve"> (Section 5.1), followed by </w:t>
      </w:r>
      <w:del w:id="93" w:author="Colin Gleason" w:date="2020-04-27T11:03:00Z">
        <w:r w:rsidR="00A81FC9" w:rsidDel="001700FA">
          <w:rPr>
            <w:sz w:val="24"/>
            <w:szCs w:val="24"/>
          </w:rPr>
          <w:delText>the</w:delText>
        </w:r>
        <w:r w:rsidR="006A0D56" w:rsidDel="001700FA">
          <w:rPr>
            <w:sz w:val="24"/>
            <w:szCs w:val="24"/>
          </w:rPr>
          <w:delText xml:space="preserve"> </w:delText>
        </w:r>
        <w:r w:rsidR="00BE5E5E" w:rsidDel="001700FA">
          <w:rPr>
            <w:sz w:val="24"/>
            <w:szCs w:val="24"/>
          </w:rPr>
          <w:delText xml:space="preserve">same for the </w:delText>
        </w:r>
      </w:del>
      <w:r w:rsidR="006A0D56">
        <w:rPr>
          <w:sz w:val="24"/>
          <w:szCs w:val="24"/>
        </w:rPr>
        <w:t>SWOT-simulated rivers (Section 5.2)</w:t>
      </w:r>
      <w:r w:rsidR="00A81FC9">
        <w:rPr>
          <w:sz w:val="24"/>
          <w:szCs w:val="24"/>
        </w:rPr>
        <w:t xml:space="preserve">. Then, we compare </w:t>
      </w:r>
      <w:ins w:id="94" w:author="Colin Gleason" w:date="2020-04-27T11:03:00Z">
        <w:r w:rsidR="001700FA">
          <w:rPr>
            <w:sz w:val="24"/>
            <w:szCs w:val="24"/>
          </w:rPr>
          <w:t xml:space="preserve">results across </w:t>
        </w:r>
      </w:ins>
      <w:r w:rsidR="00A81FC9">
        <w:rPr>
          <w:sz w:val="24"/>
          <w:szCs w:val="24"/>
        </w:rPr>
        <w:t>classifications</w:t>
      </w:r>
      <w:r w:rsidR="00A009CB">
        <w:rPr>
          <w:sz w:val="24"/>
          <w:szCs w:val="24"/>
        </w:rPr>
        <w:t xml:space="preserve"> </w:t>
      </w:r>
      <w:del w:id="95" w:author="Colin Gleason" w:date="2020-04-27T11:03:00Z">
        <w:r w:rsidR="00A009CB" w:rsidDel="001700FA">
          <w:rPr>
            <w:sz w:val="24"/>
            <w:szCs w:val="24"/>
          </w:rPr>
          <w:delText xml:space="preserve">across river hydraulics </w:delText>
        </w:r>
        <w:r w:rsidR="00A81FC9" w:rsidDel="001700FA">
          <w:rPr>
            <w:sz w:val="24"/>
            <w:szCs w:val="24"/>
          </w:rPr>
          <w:delText>(</w:delText>
        </w:r>
      </w:del>
      <w:ins w:id="96" w:author="Colin Gleason" w:date="2020-04-27T11:03:00Z">
        <w:r w:rsidR="001700FA">
          <w:rPr>
            <w:sz w:val="24"/>
            <w:szCs w:val="24"/>
          </w:rPr>
          <w:t>(</w:t>
        </w:r>
      </w:ins>
      <w:r w:rsidR="00A81FC9">
        <w:rPr>
          <w:sz w:val="24"/>
          <w:szCs w:val="24"/>
        </w:rPr>
        <w:t>Section 5.3)</w:t>
      </w:r>
      <w:r w:rsidR="00463E8D">
        <w:rPr>
          <w:sz w:val="24"/>
          <w:szCs w:val="24"/>
        </w:rPr>
        <w:t xml:space="preserve"> and</w:t>
      </w:r>
      <w:r w:rsidR="006A0D56">
        <w:rPr>
          <w:sz w:val="24"/>
          <w:szCs w:val="24"/>
        </w:rPr>
        <w:t xml:space="preserve"> map the Mackenzie River basin with classified streams and </w:t>
      </w:r>
      <w:r w:rsidR="00A179D9">
        <w:rPr>
          <w:sz w:val="24"/>
          <w:szCs w:val="24"/>
        </w:rPr>
        <w:t>NSE</w:t>
      </w:r>
      <w:r w:rsidR="006A0D56">
        <w:rPr>
          <w:sz w:val="24"/>
          <w:szCs w:val="24"/>
        </w:rPr>
        <w:t xml:space="preserve"> improvement to assess spatial patterns in RSQ accuracy (Section 5.4).</w:t>
      </w:r>
      <w:r w:rsidR="000771F3">
        <w:rPr>
          <w:sz w:val="24"/>
          <w:szCs w:val="24"/>
        </w:rPr>
        <w:t xml:space="preserve"> </w:t>
      </w:r>
      <w:commentRangeStart w:id="97"/>
      <w:r w:rsidR="00463E8D">
        <w:rPr>
          <w:sz w:val="24"/>
          <w:szCs w:val="24"/>
        </w:rPr>
        <w:t xml:space="preserve">Finally, we orient </w:t>
      </w:r>
      <w:r w:rsidR="00D34827">
        <w:rPr>
          <w:sz w:val="24"/>
          <w:szCs w:val="24"/>
        </w:rPr>
        <w:t>these</w:t>
      </w:r>
      <w:r w:rsidR="00463E8D">
        <w:rPr>
          <w:sz w:val="24"/>
          <w:szCs w:val="24"/>
        </w:rPr>
        <w:t xml:space="preserve"> results using </w:t>
      </w:r>
      <w:r w:rsidR="004C7794">
        <w:rPr>
          <w:sz w:val="24"/>
          <w:szCs w:val="24"/>
        </w:rPr>
        <w:t>additional</w:t>
      </w:r>
      <w:r w:rsidR="00463E8D">
        <w:rPr>
          <w:sz w:val="24"/>
          <w:szCs w:val="24"/>
        </w:rPr>
        <w:t xml:space="preserve"> RSQ error metrics </w:t>
      </w:r>
      <w:r w:rsidR="00463E8D">
        <w:rPr>
          <w:sz w:val="24"/>
          <w:szCs w:val="24"/>
        </w:rPr>
        <w:lastRenderedPageBreak/>
        <w:t xml:space="preserve">(Section 5.5). </w:t>
      </w:r>
      <w:commentRangeEnd w:id="97"/>
      <w:r w:rsidR="001700FA">
        <w:rPr>
          <w:rStyle w:val="CommentReference"/>
        </w:rPr>
        <w:commentReference w:id="97"/>
      </w:r>
      <w:del w:id="98" w:author="Colin Gleason" w:date="2020-04-27T11:03:00Z">
        <w:r w:rsidR="000771F3" w:rsidDel="001700FA">
          <w:rPr>
            <w:sz w:val="24"/>
            <w:szCs w:val="24"/>
          </w:rPr>
          <w:delText>For visualization’s sake, we plot hydrographs with only geoBAM</w:delText>
        </w:r>
        <w:r w:rsidR="00A009CB" w:rsidDel="001700FA">
          <w:rPr>
            <w:sz w:val="24"/>
            <w:szCs w:val="24"/>
          </w:rPr>
          <w:delText>-</w:delText>
        </w:r>
        <w:r w:rsidR="000771F3" w:rsidDel="001700FA">
          <w:rPr>
            <w:sz w:val="24"/>
            <w:szCs w:val="24"/>
          </w:rPr>
          <w:delText>Expert and not geoBAM-Unsupervised.</w:delText>
        </w:r>
      </w:del>
    </w:p>
    <w:p w14:paraId="5E2A24D7" w14:textId="5D9BA3F3" w:rsidR="00650FE5" w:rsidRPr="001F70D4" w:rsidRDefault="00650FE5" w:rsidP="00650FE5">
      <w:pPr>
        <w:pStyle w:val="Heading-Secondary"/>
        <w:ind w:left="0"/>
        <w:rPr>
          <w:b/>
          <w:bCs w:val="0"/>
        </w:rPr>
      </w:pPr>
      <w:r>
        <w:rPr>
          <w:b/>
          <w:bCs w:val="0"/>
        </w:rPr>
        <w:t>5.1 Mackenzie River basin</w:t>
      </w:r>
    </w:p>
    <w:p w14:paraId="11D4377B" w14:textId="22CCFC28" w:rsidR="00650FE5" w:rsidRPr="00953E7D" w:rsidRDefault="00171BA4" w:rsidP="00650FE5">
      <w:pPr>
        <w:spacing w:line="480" w:lineRule="auto"/>
        <w:ind w:firstLine="720"/>
        <w:jc w:val="both"/>
        <w:rPr>
          <w:sz w:val="24"/>
          <w:szCs w:val="24"/>
        </w:rPr>
      </w:pPr>
      <w:del w:id="99" w:author="Colin Gleason" w:date="2020-04-27T11:04:00Z">
        <w:r w:rsidDel="001700FA">
          <w:rPr>
            <w:sz w:val="24"/>
            <w:szCs w:val="24"/>
          </w:rPr>
          <w:delText xml:space="preserve">Both versions of </w:delText>
        </w:r>
      </w:del>
      <w:r w:rsidR="00650FE5">
        <w:rPr>
          <w:sz w:val="24"/>
          <w:szCs w:val="24"/>
        </w:rPr>
        <w:t>geoBAM</w:t>
      </w:r>
      <w:r w:rsidR="00802A4F">
        <w:rPr>
          <w:sz w:val="24"/>
          <w:szCs w:val="24"/>
        </w:rPr>
        <w:t xml:space="preserve"> </w:t>
      </w:r>
      <w:r w:rsidR="00650FE5">
        <w:rPr>
          <w:sz w:val="24"/>
          <w:szCs w:val="24"/>
        </w:rPr>
        <w:t>predicted discharge</w:t>
      </w:r>
      <w:ins w:id="100" w:author="Colin Gleason" w:date="2020-04-27T11:04:00Z">
        <w:r w:rsidR="001700FA">
          <w:rPr>
            <w:sz w:val="24"/>
            <w:szCs w:val="24"/>
          </w:rPr>
          <w:t>s</w:t>
        </w:r>
      </w:ins>
      <w:r w:rsidR="00650FE5">
        <w:rPr>
          <w:sz w:val="24"/>
          <w:szCs w:val="24"/>
        </w:rPr>
        <w:t xml:space="preserve"> </w:t>
      </w:r>
      <w:r w:rsidR="00A47CC7">
        <w:rPr>
          <w:sz w:val="24"/>
          <w:szCs w:val="24"/>
        </w:rPr>
        <w:t>are</w:t>
      </w:r>
      <w:r w:rsidR="00650FE5" w:rsidRPr="00953E7D">
        <w:rPr>
          <w:sz w:val="24"/>
          <w:szCs w:val="24"/>
        </w:rPr>
        <w:t xml:space="preserve"> </w:t>
      </w:r>
      <w:r w:rsidR="007A7147">
        <w:rPr>
          <w:sz w:val="24"/>
          <w:szCs w:val="24"/>
        </w:rPr>
        <w:t xml:space="preserve">much </w:t>
      </w:r>
      <w:r w:rsidR="00650FE5" w:rsidRPr="00953E7D">
        <w:rPr>
          <w:sz w:val="24"/>
          <w:szCs w:val="24"/>
        </w:rPr>
        <w:t xml:space="preserve">improved </w:t>
      </w:r>
      <w:r w:rsidR="00650FE5">
        <w:rPr>
          <w:sz w:val="24"/>
          <w:szCs w:val="24"/>
        </w:rPr>
        <w:t>over control BAM (Figure 3)</w:t>
      </w:r>
      <w:r w:rsidR="00650FE5" w:rsidRPr="00953E7D">
        <w:rPr>
          <w:sz w:val="24"/>
          <w:szCs w:val="24"/>
        </w:rPr>
        <w:t>.</w:t>
      </w:r>
      <w:r w:rsidR="00650FE5">
        <w:rPr>
          <w:sz w:val="24"/>
          <w:szCs w:val="24"/>
        </w:rPr>
        <w:t xml:space="preserve"> Despite</w:t>
      </w:r>
      <w:r w:rsidR="00650FE5" w:rsidRPr="00953E7D">
        <w:rPr>
          <w:sz w:val="24"/>
          <w:szCs w:val="24"/>
        </w:rPr>
        <w:t xml:space="preserve"> no new RS </w:t>
      </w:r>
      <w:r w:rsidR="00650FE5">
        <w:rPr>
          <w:sz w:val="24"/>
          <w:szCs w:val="24"/>
        </w:rPr>
        <w:t xml:space="preserve">observations </w:t>
      </w:r>
      <w:r w:rsidR="00650FE5" w:rsidRPr="00953E7D">
        <w:rPr>
          <w:sz w:val="24"/>
          <w:szCs w:val="24"/>
        </w:rPr>
        <w:t xml:space="preserve">and no changes to BAM, we have yielded a </w:t>
      </w:r>
      <w:r>
        <w:rPr>
          <w:sz w:val="24"/>
          <w:szCs w:val="24"/>
        </w:rPr>
        <w:t>mean increase in NSE</w:t>
      </w:r>
      <w:del w:id="101" w:author="Colin Gleason" w:date="2020-04-27T11:04:00Z">
        <w:r w:rsidDel="001700FA">
          <w:rPr>
            <w:sz w:val="24"/>
            <w:szCs w:val="24"/>
          </w:rPr>
          <w:delText>,</w:delText>
        </w:r>
      </w:del>
      <w:r>
        <w:rPr>
          <w:sz w:val="24"/>
          <w:szCs w:val="24"/>
        </w:rPr>
        <w:t xml:space="preserve"> </w:t>
      </w:r>
      <w:del w:id="102" w:author="Colin Gleason" w:date="2020-04-27T11:04:00Z">
        <w:r w:rsidDel="001700FA">
          <w:rPr>
            <w:sz w:val="24"/>
            <w:szCs w:val="24"/>
          </w:rPr>
          <w:delText xml:space="preserve">when using geoBAM-Unsupervised, </w:delText>
        </w:r>
      </w:del>
      <w:r>
        <w:rPr>
          <w:sz w:val="24"/>
          <w:szCs w:val="24"/>
        </w:rPr>
        <w:t>of 0.64</w:t>
      </w:r>
      <w:r w:rsidR="00650FE5" w:rsidRPr="00953E7D">
        <w:rPr>
          <w:sz w:val="24"/>
          <w:szCs w:val="24"/>
        </w:rPr>
        <w:t xml:space="preserve"> (Figure 3c)</w:t>
      </w:r>
      <w:r w:rsidR="00650FE5">
        <w:rPr>
          <w:sz w:val="24"/>
          <w:szCs w:val="24"/>
        </w:rPr>
        <w:t xml:space="preserve"> across the </w:t>
      </w:r>
      <w:r w:rsidR="00A47CC7">
        <w:rPr>
          <w:sz w:val="24"/>
          <w:szCs w:val="24"/>
        </w:rPr>
        <w:t xml:space="preserve">108 </w:t>
      </w:r>
      <w:r w:rsidR="00650FE5">
        <w:rPr>
          <w:sz w:val="24"/>
          <w:szCs w:val="24"/>
        </w:rPr>
        <w:t>validation gauges</w:t>
      </w:r>
      <w:ins w:id="103" w:author="Colin Gleason" w:date="2020-04-27T11:04:00Z">
        <w:r w:rsidR="001700FA">
          <w:rPr>
            <w:sz w:val="24"/>
            <w:szCs w:val="24"/>
          </w:rPr>
          <w:t xml:space="preserve"> when using geoBAM-Unsupervised</w:t>
        </w:r>
      </w:ins>
      <w:r w:rsidR="00650FE5">
        <w:rPr>
          <w:sz w:val="24"/>
          <w:szCs w:val="24"/>
        </w:rPr>
        <w:t xml:space="preserve">. </w:t>
      </w:r>
      <w:del w:id="104" w:author="Colin Gleason" w:date="2020-04-27T11:05:00Z">
        <w:r w:rsidR="00AA2EE4" w:rsidDel="001700FA">
          <w:rPr>
            <w:sz w:val="24"/>
            <w:szCs w:val="24"/>
          </w:rPr>
          <w:delText>A</w:delText>
        </w:r>
      </w:del>
      <w:ins w:id="105" w:author="Colin Gleason" w:date="2020-04-27T11:05:00Z">
        <w:r w:rsidR="001700FA">
          <w:rPr>
            <w:sz w:val="24"/>
            <w:szCs w:val="24"/>
          </w:rPr>
          <w:t>A</w:t>
        </w:r>
      </w:ins>
      <w:r w:rsidR="00AA2EE4">
        <w:rPr>
          <w:sz w:val="24"/>
          <w:szCs w:val="24"/>
        </w:rPr>
        <w:t>lmost</w:t>
      </w:r>
      <w:r w:rsidR="00650FE5">
        <w:rPr>
          <w:sz w:val="24"/>
          <w:szCs w:val="24"/>
        </w:rPr>
        <w:t xml:space="preserve"> the </w:t>
      </w:r>
      <w:r w:rsidR="0079194D">
        <w:rPr>
          <w:sz w:val="24"/>
          <w:szCs w:val="24"/>
        </w:rPr>
        <w:t xml:space="preserve">entire </w:t>
      </w:r>
      <w:r w:rsidR="00650FE5">
        <w:rPr>
          <w:sz w:val="24"/>
          <w:szCs w:val="24"/>
        </w:rPr>
        <w:t>improvement distribution is greater than 0</w:t>
      </w:r>
      <w:ins w:id="106" w:author="Colin Gleason" w:date="2020-04-27T11:05:00Z">
        <w:r w:rsidR="001700FA">
          <w:rPr>
            <w:sz w:val="24"/>
            <w:szCs w:val="24"/>
          </w:rPr>
          <w:t xml:space="preserve"> when we take the difference in NSE between geoBAM and control BAM</w:t>
        </w:r>
      </w:ins>
      <w:r w:rsidR="00650FE5">
        <w:rPr>
          <w:sz w:val="24"/>
          <w:szCs w:val="24"/>
        </w:rPr>
        <w:t xml:space="preserve">, and improvement is often greater than </w:t>
      </w:r>
      <w:r w:rsidR="00AA2EE4">
        <w:rPr>
          <w:sz w:val="24"/>
          <w:szCs w:val="24"/>
        </w:rPr>
        <w:t>1.0</w:t>
      </w:r>
      <w:r w:rsidR="0079194D">
        <w:rPr>
          <w:sz w:val="24"/>
          <w:szCs w:val="24"/>
        </w:rPr>
        <w:t xml:space="preserve"> (Figure 3a)</w:t>
      </w:r>
      <w:r w:rsidR="00650FE5">
        <w:rPr>
          <w:sz w:val="24"/>
          <w:szCs w:val="24"/>
        </w:rPr>
        <w:t xml:space="preserve">. The largest </w:t>
      </w:r>
      <w:r w:rsidR="00650FE5" w:rsidRPr="00953E7D">
        <w:rPr>
          <w:sz w:val="24"/>
          <w:szCs w:val="24"/>
        </w:rPr>
        <w:t xml:space="preserve">improvement </w:t>
      </w:r>
      <w:r w:rsidR="00650FE5">
        <w:rPr>
          <w:sz w:val="24"/>
          <w:szCs w:val="24"/>
        </w:rPr>
        <w:t>occurs</w:t>
      </w:r>
      <w:r w:rsidR="00650FE5" w:rsidRPr="00953E7D">
        <w:rPr>
          <w:sz w:val="24"/>
          <w:szCs w:val="24"/>
        </w:rPr>
        <w:t xml:space="preserve"> in reaches that were poorly estimated</w:t>
      </w:r>
      <w:r w:rsidR="00650FE5">
        <w:rPr>
          <w:sz w:val="24"/>
          <w:szCs w:val="24"/>
        </w:rPr>
        <w:t xml:space="preserve"> (</w:t>
      </w:r>
      <w:r w:rsidR="007D1CEA">
        <w:rPr>
          <w:sz w:val="24"/>
          <w:szCs w:val="24"/>
        </w:rPr>
        <w:t xml:space="preserve">approximately </w:t>
      </w:r>
      <w:r w:rsidR="00650FE5">
        <w:rPr>
          <w:sz w:val="24"/>
          <w:szCs w:val="24"/>
        </w:rPr>
        <w:t>NSE &lt; 0)</w:t>
      </w:r>
      <w:r w:rsidR="00650FE5" w:rsidRPr="00953E7D">
        <w:rPr>
          <w:sz w:val="24"/>
          <w:szCs w:val="24"/>
        </w:rPr>
        <w:t xml:space="preserve"> by </w:t>
      </w:r>
      <w:r w:rsidR="00650FE5">
        <w:rPr>
          <w:sz w:val="24"/>
          <w:szCs w:val="24"/>
        </w:rPr>
        <w:t>control</w:t>
      </w:r>
      <w:r w:rsidR="00650FE5" w:rsidRPr="00953E7D">
        <w:rPr>
          <w:sz w:val="24"/>
          <w:szCs w:val="24"/>
        </w:rPr>
        <w:t xml:space="preserve"> BAM</w:t>
      </w:r>
      <w:r w:rsidR="0079194D">
        <w:rPr>
          <w:sz w:val="24"/>
          <w:szCs w:val="24"/>
        </w:rPr>
        <w:t xml:space="preserve">. </w:t>
      </w:r>
      <w:r w:rsidR="0003536D">
        <w:rPr>
          <w:sz w:val="24"/>
          <w:szCs w:val="24"/>
        </w:rPr>
        <w:t>This area of largest improvement is also the only portion of the CDF (Figure 3a) with notable differences between unsupervised and expert</w:t>
      </w:r>
      <w:ins w:id="107" w:author="Colin Gleason" w:date="2020-04-27T11:06:00Z">
        <w:r w:rsidR="001700FA">
          <w:rPr>
            <w:sz w:val="24"/>
            <w:szCs w:val="24"/>
          </w:rPr>
          <w:t xml:space="preserve"> variants of geoBAM</w:t>
        </w:r>
      </w:ins>
      <w:r w:rsidR="0003536D">
        <w:rPr>
          <w:sz w:val="24"/>
          <w:szCs w:val="24"/>
        </w:rPr>
        <w:t xml:space="preserve">, with geoBAM-Unsupervised performing slightly better. </w:t>
      </w:r>
      <w:r w:rsidR="007D1CEA">
        <w:rPr>
          <w:sz w:val="24"/>
          <w:szCs w:val="24"/>
        </w:rPr>
        <w:t>C</w:t>
      </w:r>
      <w:r w:rsidR="00650FE5">
        <w:rPr>
          <w:sz w:val="24"/>
          <w:szCs w:val="24"/>
        </w:rPr>
        <w:t xml:space="preserve">ontrol </w:t>
      </w:r>
      <w:r w:rsidR="00650FE5" w:rsidRPr="00953E7D">
        <w:rPr>
          <w:sz w:val="24"/>
          <w:szCs w:val="24"/>
        </w:rPr>
        <w:t xml:space="preserve">BAM </w:t>
      </w:r>
      <w:r w:rsidR="00650FE5">
        <w:rPr>
          <w:sz w:val="24"/>
          <w:szCs w:val="24"/>
        </w:rPr>
        <w:t xml:space="preserve">had positive NSE </w:t>
      </w:r>
      <w:r w:rsidR="007D1CEA">
        <w:rPr>
          <w:sz w:val="24"/>
          <w:szCs w:val="24"/>
        </w:rPr>
        <w:t xml:space="preserve">for </w:t>
      </w:r>
      <w:r w:rsidR="00650FE5" w:rsidRPr="00953E7D">
        <w:rPr>
          <w:sz w:val="24"/>
          <w:szCs w:val="24"/>
        </w:rPr>
        <w:t>less than half of the reaches (42%)</w:t>
      </w:r>
      <w:r w:rsidR="00650FE5">
        <w:rPr>
          <w:sz w:val="24"/>
          <w:szCs w:val="24"/>
        </w:rPr>
        <w:t xml:space="preserve">. </w:t>
      </w:r>
      <w:r w:rsidR="00650FE5" w:rsidRPr="00953E7D">
        <w:rPr>
          <w:sz w:val="24"/>
          <w:szCs w:val="24"/>
        </w:rPr>
        <w:t>geoBAM</w:t>
      </w:r>
      <w:r w:rsidR="00650FE5">
        <w:rPr>
          <w:sz w:val="24"/>
          <w:szCs w:val="24"/>
        </w:rPr>
        <w:t>-</w:t>
      </w:r>
      <w:r w:rsidR="003813FD">
        <w:rPr>
          <w:sz w:val="24"/>
          <w:szCs w:val="24"/>
        </w:rPr>
        <w:t>Unsupervised</w:t>
      </w:r>
      <w:r w:rsidR="00650FE5" w:rsidRPr="00953E7D">
        <w:rPr>
          <w:sz w:val="24"/>
          <w:szCs w:val="24"/>
        </w:rPr>
        <w:t xml:space="preserve">, however, </w:t>
      </w:r>
      <w:r w:rsidR="00650FE5">
        <w:rPr>
          <w:sz w:val="24"/>
          <w:szCs w:val="24"/>
        </w:rPr>
        <w:t>has a positive NSE in</w:t>
      </w:r>
      <w:r w:rsidR="00650FE5" w:rsidRPr="00953E7D">
        <w:rPr>
          <w:sz w:val="24"/>
          <w:szCs w:val="24"/>
        </w:rPr>
        <w:t xml:space="preserve"> most reaches (</w:t>
      </w:r>
      <w:r w:rsidR="003813FD">
        <w:rPr>
          <w:sz w:val="24"/>
          <w:szCs w:val="24"/>
        </w:rPr>
        <w:t>80</w:t>
      </w:r>
      <w:r w:rsidR="00650FE5" w:rsidRPr="00953E7D">
        <w:rPr>
          <w:sz w:val="24"/>
          <w:szCs w:val="24"/>
        </w:rPr>
        <w:t>%)</w:t>
      </w:r>
      <w:ins w:id="108" w:author="Colin Gleason" w:date="2020-04-27T11:06:00Z">
        <w:r w:rsidR="001700FA">
          <w:rPr>
            <w:sz w:val="24"/>
            <w:szCs w:val="24"/>
          </w:rPr>
          <w:t>, and</w:t>
        </w:r>
      </w:ins>
      <w:del w:id="109" w:author="Colin Gleason" w:date="2020-04-27T11:06:00Z">
        <w:r w:rsidR="00DB4A5E" w:rsidDel="001700FA">
          <w:rPr>
            <w:sz w:val="24"/>
            <w:szCs w:val="24"/>
          </w:rPr>
          <w:delText>.</w:delText>
        </w:r>
      </w:del>
      <w:r w:rsidR="00DB4A5E">
        <w:rPr>
          <w:sz w:val="24"/>
          <w:szCs w:val="24"/>
        </w:rPr>
        <w:t xml:space="preserve"> </w:t>
      </w:r>
      <w:r w:rsidR="003813FD">
        <w:rPr>
          <w:sz w:val="24"/>
          <w:szCs w:val="24"/>
        </w:rPr>
        <w:t>geoBAM-Expert has positive NSE in 79% of reaches.</w:t>
      </w:r>
      <w:r w:rsidR="001C31C9">
        <w:rPr>
          <w:sz w:val="24"/>
          <w:szCs w:val="24"/>
        </w:rPr>
        <w:t xml:space="preserve"> </w:t>
      </w:r>
      <w:del w:id="110" w:author="Colin Gleason" w:date="2020-04-27T11:07:00Z">
        <w:r w:rsidR="00650FE5" w:rsidRPr="00953E7D" w:rsidDel="001700FA">
          <w:rPr>
            <w:sz w:val="24"/>
            <w:szCs w:val="24"/>
          </w:rPr>
          <w:delText xml:space="preserve">In </w:delText>
        </w:r>
        <w:r w:rsidR="00650FE5" w:rsidDel="001700FA">
          <w:rPr>
            <w:sz w:val="24"/>
            <w:szCs w:val="24"/>
          </w:rPr>
          <w:delText>Figure 3b</w:delText>
        </w:r>
        <w:r w:rsidR="00650FE5" w:rsidRPr="00953E7D" w:rsidDel="001700FA">
          <w:rPr>
            <w:sz w:val="24"/>
            <w:szCs w:val="24"/>
          </w:rPr>
          <w:delText>, m</w:delText>
        </w:r>
      </w:del>
      <w:ins w:id="111" w:author="Colin Gleason" w:date="2020-04-27T11:07:00Z">
        <w:r w:rsidR="001700FA">
          <w:rPr>
            <w:sz w:val="24"/>
            <w:szCs w:val="24"/>
          </w:rPr>
          <w:t>M</w:t>
        </w:r>
      </w:ins>
      <w:r w:rsidR="00650FE5" w:rsidRPr="00953E7D">
        <w:rPr>
          <w:sz w:val="24"/>
          <w:szCs w:val="24"/>
        </w:rPr>
        <w:t xml:space="preserve">edian NSE across all reaches improved from </w:t>
      </w:r>
      <w:ins w:id="112" w:author="Colin Gleason" w:date="2020-04-27T11:07:00Z">
        <w:r w:rsidR="001700FA">
          <w:rPr>
            <w:sz w:val="24"/>
            <w:szCs w:val="24"/>
          </w:rPr>
          <w:t>-</w:t>
        </w:r>
      </w:ins>
      <w:r w:rsidR="00650FE5" w:rsidRPr="00953E7D">
        <w:rPr>
          <w:sz w:val="24"/>
          <w:szCs w:val="24"/>
        </w:rPr>
        <w:t>0.</w:t>
      </w:r>
      <w:r w:rsidR="007F5D8C">
        <w:rPr>
          <w:sz w:val="24"/>
          <w:szCs w:val="24"/>
        </w:rPr>
        <w:t>05</w:t>
      </w:r>
      <w:r w:rsidR="00650FE5" w:rsidRPr="00953E7D">
        <w:rPr>
          <w:sz w:val="24"/>
          <w:szCs w:val="24"/>
        </w:rPr>
        <w:t xml:space="preserve"> to 0.</w:t>
      </w:r>
      <w:r w:rsidR="007F5D8C">
        <w:rPr>
          <w:sz w:val="24"/>
          <w:szCs w:val="24"/>
        </w:rPr>
        <w:t>24</w:t>
      </w:r>
      <w:r w:rsidR="00650FE5">
        <w:rPr>
          <w:sz w:val="24"/>
          <w:szCs w:val="24"/>
        </w:rPr>
        <w:t xml:space="preserve"> with geoBAM-Expert</w:t>
      </w:r>
      <w:r w:rsidR="007F5D8C">
        <w:rPr>
          <w:sz w:val="24"/>
          <w:szCs w:val="24"/>
        </w:rPr>
        <w:t xml:space="preserve"> and </w:t>
      </w:r>
      <w:ins w:id="113" w:author="Colin Gleason" w:date="2020-04-27T11:07:00Z">
        <w:r w:rsidR="001700FA">
          <w:rPr>
            <w:sz w:val="24"/>
            <w:szCs w:val="24"/>
          </w:rPr>
          <w:t xml:space="preserve">to </w:t>
        </w:r>
      </w:ins>
      <w:r w:rsidR="007F5D8C">
        <w:rPr>
          <w:sz w:val="24"/>
          <w:szCs w:val="24"/>
        </w:rPr>
        <w:t>0.26 with geoBAM-Unsupervised</w:t>
      </w:r>
      <w:r w:rsidR="00650FE5">
        <w:rPr>
          <w:sz w:val="24"/>
          <w:szCs w:val="24"/>
        </w:rPr>
        <w:t>. Finally, t</w:t>
      </w:r>
      <w:r w:rsidR="00650FE5" w:rsidRPr="00953E7D">
        <w:rPr>
          <w:sz w:val="24"/>
          <w:szCs w:val="24"/>
        </w:rPr>
        <w:t xml:space="preserve">he </w:t>
      </w:r>
      <w:r w:rsidR="00650FE5">
        <w:rPr>
          <w:sz w:val="24"/>
          <w:szCs w:val="24"/>
        </w:rPr>
        <w:t>entire distribution</w:t>
      </w:r>
      <w:r w:rsidR="00650FE5" w:rsidRPr="00953E7D">
        <w:rPr>
          <w:sz w:val="24"/>
          <w:szCs w:val="24"/>
        </w:rPr>
        <w:t xml:space="preserve"> of </w:t>
      </w:r>
      <w:r w:rsidR="00650FE5">
        <w:rPr>
          <w:sz w:val="24"/>
          <w:szCs w:val="24"/>
        </w:rPr>
        <w:t>NSE scores</w:t>
      </w:r>
      <w:r w:rsidR="00650FE5" w:rsidRPr="00953E7D">
        <w:rPr>
          <w:sz w:val="24"/>
          <w:szCs w:val="24"/>
        </w:rPr>
        <w:t xml:space="preserve"> is </w:t>
      </w:r>
      <w:r w:rsidR="00650FE5">
        <w:rPr>
          <w:sz w:val="24"/>
          <w:szCs w:val="24"/>
        </w:rPr>
        <w:t>higher and more consistent</w:t>
      </w:r>
      <w:ins w:id="114" w:author="Colin Gleason" w:date="2020-04-27T11:07:00Z">
        <w:r w:rsidR="001700FA">
          <w:rPr>
            <w:sz w:val="24"/>
            <w:szCs w:val="24"/>
          </w:rPr>
          <w:t xml:space="preserve"> with geoBAM</w:t>
        </w:r>
      </w:ins>
      <w:r w:rsidR="00650FE5">
        <w:rPr>
          <w:sz w:val="24"/>
          <w:szCs w:val="24"/>
        </w:rPr>
        <w:t xml:space="preserve">: </w:t>
      </w:r>
      <w:r w:rsidR="00650FE5" w:rsidRPr="00953E7D">
        <w:rPr>
          <w:sz w:val="24"/>
          <w:szCs w:val="24"/>
        </w:rPr>
        <w:t>the</w:t>
      </w:r>
      <w:r w:rsidR="00650FE5">
        <w:rPr>
          <w:sz w:val="24"/>
          <w:szCs w:val="24"/>
        </w:rPr>
        <w:t xml:space="preserve"> middle 50% of scores increased and</w:t>
      </w:r>
      <w:r w:rsidR="00650FE5" w:rsidRPr="00953E7D">
        <w:rPr>
          <w:sz w:val="24"/>
          <w:szCs w:val="24"/>
        </w:rPr>
        <w:t xml:space="preserve"> </w:t>
      </w:r>
      <w:r w:rsidR="00650FE5">
        <w:rPr>
          <w:sz w:val="24"/>
          <w:szCs w:val="24"/>
        </w:rPr>
        <w:t xml:space="preserve">the </w:t>
      </w:r>
      <w:r w:rsidR="00650FE5" w:rsidRPr="00953E7D">
        <w:rPr>
          <w:sz w:val="24"/>
          <w:szCs w:val="24"/>
        </w:rPr>
        <w:t>inter-quartile range (IQR)</w:t>
      </w:r>
      <w:r w:rsidR="00650FE5">
        <w:rPr>
          <w:sz w:val="24"/>
          <w:szCs w:val="24"/>
        </w:rPr>
        <w:t xml:space="preserve"> narrowed substantially</w:t>
      </w:r>
      <w:r w:rsidR="00650FE5" w:rsidRPr="00953E7D">
        <w:rPr>
          <w:sz w:val="24"/>
          <w:szCs w:val="24"/>
        </w:rPr>
        <w:t xml:space="preserve"> (from </w:t>
      </w:r>
      <w:r w:rsidR="00316E31">
        <w:rPr>
          <w:sz w:val="24"/>
          <w:szCs w:val="24"/>
        </w:rPr>
        <w:t>0.91</w:t>
      </w:r>
      <w:r w:rsidR="00650FE5" w:rsidRPr="00953E7D">
        <w:rPr>
          <w:sz w:val="24"/>
          <w:szCs w:val="24"/>
        </w:rPr>
        <w:t xml:space="preserve"> to 0.</w:t>
      </w:r>
      <w:r w:rsidR="00316E31">
        <w:rPr>
          <w:sz w:val="24"/>
          <w:szCs w:val="24"/>
        </w:rPr>
        <w:t xml:space="preserve">38 for geoBAM-Unsupervised and </w:t>
      </w:r>
      <w:del w:id="115" w:author="Colin Gleason" w:date="2020-04-27T11:08:00Z">
        <w:r w:rsidR="00161C5B" w:rsidDel="001700FA">
          <w:rPr>
            <w:sz w:val="24"/>
            <w:szCs w:val="24"/>
          </w:rPr>
          <w:delText xml:space="preserve">and </w:delText>
        </w:r>
      </w:del>
      <w:r w:rsidR="00161C5B">
        <w:rPr>
          <w:sz w:val="24"/>
          <w:szCs w:val="24"/>
        </w:rPr>
        <w:t xml:space="preserve">0.39 </w:t>
      </w:r>
      <w:r w:rsidR="00316E31">
        <w:rPr>
          <w:sz w:val="24"/>
          <w:szCs w:val="24"/>
        </w:rPr>
        <w:t>geoBAM-Expert).</w:t>
      </w:r>
      <w:r w:rsidR="00650FE5">
        <w:rPr>
          <w:sz w:val="24"/>
          <w:szCs w:val="24"/>
        </w:rPr>
        <w:t xml:space="preserve"> </w:t>
      </w:r>
      <w:del w:id="116" w:author="Colin Gleason" w:date="2020-04-27T11:08:00Z">
        <w:r w:rsidR="00711F68" w:rsidDel="001700FA">
          <w:rPr>
            <w:sz w:val="24"/>
            <w:szCs w:val="24"/>
          </w:rPr>
          <w:delText>This contributes to their being no</w:delText>
        </w:r>
      </w:del>
      <w:ins w:id="117" w:author="Colin Gleason" w:date="2020-04-27T11:08:00Z">
        <w:r w:rsidR="001700FA">
          <w:rPr>
            <w:sz w:val="24"/>
            <w:szCs w:val="24"/>
          </w:rPr>
          <w:t>The minimum</w:t>
        </w:r>
      </w:ins>
      <w:r w:rsidR="00711F68">
        <w:rPr>
          <w:sz w:val="24"/>
          <w:szCs w:val="24"/>
        </w:rPr>
        <w:t xml:space="preserve"> geoBAM </w:t>
      </w:r>
      <w:del w:id="118" w:author="Colin Gleason" w:date="2020-04-27T11:08:00Z">
        <w:r w:rsidR="00711F68" w:rsidDel="001700FA">
          <w:rPr>
            <w:sz w:val="24"/>
            <w:szCs w:val="24"/>
          </w:rPr>
          <w:delText xml:space="preserve">reaches with </w:delText>
        </w:r>
      </w:del>
      <w:r w:rsidR="00711F68">
        <w:rPr>
          <w:sz w:val="24"/>
          <w:szCs w:val="24"/>
        </w:rPr>
        <w:t xml:space="preserve">NSE </w:t>
      </w:r>
      <w:ins w:id="119" w:author="Colin Gleason" w:date="2020-04-27T11:08:00Z">
        <w:r w:rsidR="001700FA">
          <w:rPr>
            <w:sz w:val="24"/>
            <w:szCs w:val="24"/>
          </w:rPr>
          <w:t>is also</w:t>
        </w:r>
      </w:ins>
      <w:del w:id="120" w:author="Colin Gleason" w:date="2020-04-27T11:08:00Z">
        <w:r w:rsidR="00711F68" w:rsidDel="001700FA">
          <w:rPr>
            <w:sz w:val="24"/>
            <w:szCs w:val="24"/>
          </w:rPr>
          <w:delText>&lt;</w:delText>
        </w:r>
      </w:del>
      <w:r w:rsidR="00711F68">
        <w:rPr>
          <w:sz w:val="24"/>
          <w:szCs w:val="24"/>
        </w:rPr>
        <w:t xml:space="preserve"> -2.3,</w:t>
      </w:r>
      <w:ins w:id="121" w:author="Colin Gleason" w:date="2020-04-27T11:08:00Z">
        <w:r w:rsidR="001700FA">
          <w:rPr>
            <w:sz w:val="24"/>
            <w:szCs w:val="24"/>
          </w:rPr>
          <w:t xml:space="preserve"> which is within the xxx whatever the line means in a boxplot xxx for control BAM</w:t>
        </w:r>
      </w:ins>
      <w:del w:id="122" w:author="Colin Gleason" w:date="2020-04-27T11:08:00Z">
        <w:r w:rsidR="00711F68" w:rsidDel="001700FA">
          <w:rPr>
            <w:sz w:val="24"/>
            <w:szCs w:val="24"/>
          </w:rPr>
          <w:delText xml:space="preserve"> where Figure 3b’s y-axis is truncated</w:delText>
        </w:r>
      </w:del>
      <w:r w:rsidR="00711F68">
        <w:rPr>
          <w:sz w:val="24"/>
          <w:szCs w:val="24"/>
        </w:rPr>
        <w:t xml:space="preserve">. </w:t>
      </w:r>
      <w:r w:rsidR="00650FE5">
        <w:rPr>
          <w:sz w:val="24"/>
          <w:szCs w:val="24"/>
        </w:rPr>
        <w:t>In sum, geoBAM substantially outperforms BAM in both the magnitude and consistency of NSE</w:t>
      </w:r>
      <w:r w:rsidR="00CC5288">
        <w:rPr>
          <w:sz w:val="24"/>
          <w:szCs w:val="24"/>
        </w:rPr>
        <w:t xml:space="preserve"> scores over all 108 validation reaches.</w:t>
      </w:r>
    </w:p>
    <w:p w14:paraId="15612854" w14:textId="77777777" w:rsidR="00650FE5" w:rsidRDefault="00650FE5" w:rsidP="00413B70">
      <w:pPr>
        <w:pStyle w:val="NoSpacing"/>
        <w:jc w:val="center"/>
      </w:pPr>
      <w:r>
        <w:rPr>
          <w:noProof/>
        </w:rPr>
        <w:lastRenderedPageBreak/>
        <w:drawing>
          <wp:inline distT="0" distB="0" distL="0" distR="0" wp14:anchorId="2D89A964" wp14:editId="32EF7881">
            <wp:extent cx="5857724" cy="452642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enzie.tiff"/>
                    <pic:cNvPicPr/>
                  </pic:nvPicPr>
                  <pic:blipFill>
                    <a:blip r:embed="rId12" cstate="screen">
                      <a:extLst>
                        <a:ext uri="{28A0092B-C50C-407E-A947-70E740481C1C}">
                          <a14:useLocalDpi xmlns:a14="http://schemas.microsoft.com/office/drawing/2010/main"/>
                        </a:ext>
                      </a:extLst>
                    </a:blip>
                    <a:stretch>
                      <a:fillRect/>
                    </a:stretch>
                  </pic:blipFill>
                  <pic:spPr>
                    <a:xfrm>
                      <a:off x="0" y="0"/>
                      <a:ext cx="5872982" cy="4538214"/>
                    </a:xfrm>
                    <a:prstGeom prst="rect">
                      <a:avLst/>
                    </a:prstGeom>
                  </pic:spPr>
                </pic:pic>
              </a:graphicData>
            </a:graphic>
          </wp:inline>
        </w:drawing>
      </w:r>
    </w:p>
    <w:p w14:paraId="4B54CC4C" w14:textId="3BC26F91" w:rsidR="00650FE5" w:rsidRPr="007B138C" w:rsidRDefault="00650FE5" w:rsidP="00650FE5">
      <w:pPr>
        <w:pStyle w:val="Caption"/>
        <w:jc w:val="both"/>
        <w:rPr>
          <w:i w:val="0"/>
          <w:iCs w:val="0"/>
          <w:color w:val="auto"/>
          <w:sz w:val="24"/>
          <w:szCs w:val="24"/>
        </w:rPr>
      </w:pPr>
      <w:r w:rsidRPr="007B138C">
        <w:rPr>
          <w:b/>
          <w:i w:val="0"/>
          <w:color w:val="auto"/>
          <w:sz w:val="24"/>
          <w:szCs w:val="22"/>
        </w:rPr>
        <w:t xml:space="preserve">Figure </w:t>
      </w:r>
      <w:r w:rsidR="00A74932">
        <w:rPr>
          <w:b/>
          <w:i w:val="0"/>
          <w:color w:val="auto"/>
          <w:sz w:val="24"/>
          <w:szCs w:val="22"/>
        </w:rPr>
        <w:t>3</w:t>
      </w:r>
      <w:r w:rsidRPr="007B138C">
        <w:rPr>
          <w:b/>
          <w:i w:val="0"/>
          <w:color w:val="auto"/>
          <w:sz w:val="24"/>
          <w:szCs w:val="22"/>
        </w:rPr>
        <w:t>:</w:t>
      </w:r>
      <w:r w:rsidRPr="007B138C">
        <w:rPr>
          <w:i w:val="0"/>
          <w:color w:val="auto"/>
          <w:sz w:val="24"/>
          <w:szCs w:val="22"/>
        </w:rPr>
        <w:t xml:space="preserve"> </w:t>
      </w:r>
      <w:commentRangeStart w:id="123"/>
      <w:r w:rsidRPr="007B138C">
        <w:rPr>
          <w:i w:val="0"/>
          <w:iCs w:val="0"/>
          <w:color w:val="auto"/>
          <w:sz w:val="24"/>
          <w:szCs w:val="24"/>
        </w:rPr>
        <w:t xml:space="preserve">NSE improvement for </w:t>
      </w:r>
      <w:r w:rsidR="000C3513">
        <w:rPr>
          <w:i w:val="0"/>
          <w:iCs w:val="0"/>
          <w:color w:val="auto"/>
          <w:sz w:val="24"/>
          <w:szCs w:val="24"/>
        </w:rPr>
        <w:t>108</w:t>
      </w:r>
      <w:r w:rsidRPr="007B138C">
        <w:rPr>
          <w:i w:val="0"/>
          <w:iCs w:val="0"/>
          <w:color w:val="auto"/>
          <w:sz w:val="24"/>
          <w:szCs w:val="24"/>
        </w:rPr>
        <w:t xml:space="preserve"> validation </w:t>
      </w:r>
      <w:r w:rsidR="00934A3D">
        <w:rPr>
          <w:i w:val="0"/>
          <w:iCs w:val="0"/>
          <w:color w:val="auto"/>
          <w:sz w:val="24"/>
          <w:szCs w:val="24"/>
        </w:rPr>
        <w:t>reaches</w:t>
      </w:r>
      <w:r w:rsidRPr="007B138C">
        <w:rPr>
          <w:i w:val="0"/>
          <w:iCs w:val="0"/>
          <w:color w:val="auto"/>
          <w:sz w:val="24"/>
          <w:szCs w:val="24"/>
        </w:rPr>
        <w:t xml:space="preserve"> in the Mackenzie River basin: A) </w:t>
      </w:r>
      <w:r w:rsidR="00937779">
        <w:rPr>
          <w:i w:val="0"/>
          <w:iCs w:val="0"/>
          <w:color w:val="auto"/>
          <w:sz w:val="24"/>
          <w:szCs w:val="24"/>
        </w:rPr>
        <w:t>e</w:t>
      </w:r>
      <w:r w:rsidRPr="007B138C">
        <w:rPr>
          <w:i w:val="0"/>
          <w:iCs w:val="0"/>
          <w:color w:val="auto"/>
          <w:sz w:val="24"/>
          <w:szCs w:val="24"/>
        </w:rPr>
        <w:t>mpirical cumulative density functions (CDFs) of the NSE scores for every reach; B) boxplots of the same results; c) probability density function (PDF) of the change in NSE</w:t>
      </w:r>
      <w:r w:rsidR="006877AC">
        <w:rPr>
          <w:i w:val="0"/>
          <w:iCs w:val="0"/>
          <w:color w:val="auto"/>
          <w:sz w:val="24"/>
          <w:szCs w:val="24"/>
        </w:rPr>
        <w:t xml:space="preserve"> from control BAM to</w:t>
      </w:r>
      <w:r>
        <w:rPr>
          <w:i w:val="0"/>
          <w:iCs w:val="0"/>
          <w:color w:val="auto"/>
          <w:sz w:val="24"/>
          <w:szCs w:val="24"/>
        </w:rPr>
        <w:t xml:space="preserve"> geoBAM-Unsupervised</w:t>
      </w:r>
      <w:r w:rsidRPr="007B138C">
        <w:rPr>
          <w:i w:val="0"/>
          <w:iCs w:val="0"/>
          <w:color w:val="auto"/>
          <w:sz w:val="24"/>
          <w:szCs w:val="24"/>
        </w:rPr>
        <w:t>. Axes are truncated for visualization’s sake. We have provided arrows and number of rivers not plotted when necessary.</w:t>
      </w:r>
      <w:commentRangeEnd w:id="123"/>
      <w:r w:rsidR="00145108">
        <w:rPr>
          <w:rStyle w:val="CommentReference"/>
          <w:i w:val="0"/>
          <w:iCs w:val="0"/>
          <w:color w:val="auto"/>
        </w:rPr>
        <w:commentReference w:id="123"/>
      </w:r>
    </w:p>
    <w:p w14:paraId="0F2E58C7" w14:textId="77777777" w:rsidR="00650FE5" w:rsidRDefault="00650FE5" w:rsidP="00650FE5">
      <w:pPr>
        <w:pStyle w:val="NoSpacing"/>
        <w:keepNext/>
        <w:jc w:val="center"/>
      </w:pPr>
      <w:r>
        <w:rPr>
          <w:rFonts w:ascii="Times New Roman" w:hAnsi="Times New Roman" w:cs="Times New Roman"/>
          <w:noProof/>
          <w:sz w:val="24"/>
        </w:rPr>
        <w:lastRenderedPageBreak/>
        <w:drawing>
          <wp:inline distT="0" distB="0" distL="0" distR="0" wp14:anchorId="0C50BA84" wp14:editId="10101CA4">
            <wp:extent cx="5969000"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graphs_mackenzie.png"/>
                    <pic:cNvPicPr/>
                  </pic:nvPicPr>
                  <pic:blipFill>
                    <a:blip r:embed="rId13" cstate="screen">
                      <a:extLst>
                        <a:ext uri="{28A0092B-C50C-407E-A947-70E740481C1C}">
                          <a14:useLocalDpi xmlns:a14="http://schemas.microsoft.com/office/drawing/2010/main"/>
                        </a:ext>
                      </a:extLst>
                    </a:blip>
                    <a:stretch>
                      <a:fillRect/>
                    </a:stretch>
                  </pic:blipFill>
                  <pic:spPr>
                    <a:xfrm>
                      <a:off x="0" y="0"/>
                      <a:ext cx="5971905" cy="5374715"/>
                    </a:xfrm>
                    <a:prstGeom prst="rect">
                      <a:avLst/>
                    </a:prstGeom>
                  </pic:spPr>
                </pic:pic>
              </a:graphicData>
            </a:graphic>
          </wp:inline>
        </w:drawing>
      </w:r>
    </w:p>
    <w:p w14:paraId="0010839E" w14:textId="1255954B" w:rsidR="00650FE5" w:rsidRPr="007B138C" w:rsidRDefault="00650FE5" w:rsidP="00650FE5">
      <w:pPr>
        <w:pStyle w:val="Caption"/>
        <w:jc w:val="both"/>
        <w:rPr>
          <w:i w:val="0"/>
          <w:iCs w:val="0"/>
          <w:color w:val="auto"/>
          <w:sz w:val="24"/>
          <w:szCs w:val="24"/>
        </w:rPr>
      </w:pPr>
      <w:r w:rsidRPr="007B138C">
        <w:rPr>
          <w:b/>
          <w:bCs/>
          <w:i w:val="0"/>
          <w:iCs w:val="0"/>
          <w:color w:val="auto"/>
          <w:sz w:val="24"/>
          <w:szCs w:val="24"/>
        </w:rPr>
        <w:t xml:space="preserve">Figure </w:t>
      </w:r>
      <w:r w:rsidR="00A74932">
        <w:rPr>
          <w:b/>
          <w:bCs/>
          <w:i w:val="0"/>
          <w:iCs w:val="0"/>
          <w:color w:val="auto"/>
          <w:sz w:val="24"/>
          <w:szCs w:val="24"/>
        </w:rPr>
        <w:t>4</w:t>
      </w:r>
      <w:r w:rsidRPr="007B138C">
        <w:rPr>
          <w:b/>
          <w:bCs/>
          <w:i w:val="0"/>
          <w:iCs w:val="0"/>
          <w:color w:val="auto"/>
          <w:sz w:val="24"/>
          <w:szCs w:val="24"/>
        </w:rPr>
        <w:t>.</w:t>
      </w:r>
      <w:r w:rsidRPr="007B138C">
        <w:rPr>
          <w:color w:val="auto"/>
          <w:sz w:val="24"/>
          <w:szCs w:val="24"/>
        </w:rPr>
        <w:t xml:space="preserve"> </w:t>
      </w:r>
      <w:r w:rsidR="008E3C75" w:rsidRPr="008E3C75">
        <w:rPr>
          <w:i w:val="0"/>
          <w:iCs w:val="0"/>
          <w:color w:val="auto"/>
          <w:sz w:val="24"/>
          <w:szCs w:val="24"/>
        </w:rPr>
        <w:t>14 r</w:t>
      </w:r>
      <w:r>
        <w:rPr>
          <w:i w:val="0"/>
          <w:iCs w:val="0"/>
          <w:color w:val="auto"/>
          <w:sz w:val="24"/>
          <w:szCs w:val="24"/>
        </w:rPr>
        <w:t>andomly selected</w:t>
      </w:r>
      <w:r w:rsidRPr="007B138C">
        <w:rPr>
          <w:i w:val="0"/>
          <w:iCs w:val="0"/>
          <w:color w:val="auto"/>
          <w:sz w:val="24"/>
          <w:szCs w:val="24"/>
        </w:rPr>
        <w:t xml:space="preserve"> hydrographs from the Mackenzie River basin</w:t>
      </w:r>
      <w:r>
        <w:rPr>
          <w:i w:val="0"/>
          <w:iCs w:val="0"/>
          <w:color w:val="auto"/>
          <w:sz w:val="24"/>
          <w:szCs w:val="24"/>
        </w:rPr>
        <w:t xml:space="preserve">: </w:t>
      </w:r>
      <w:r w:rsidRPr="007B138C">
        <w:rPr>
          <w:i w:val="0"/>
          <w:color w:val="auto"/>
          <w:sz w:val="24"/>
          <w:szCs w:val="22"/>
        </w:rPr>
        <w:t>observed discharge</w:t>
      </w:r>
      <w:r w:rsidRPr="007B138C">
        <w:rPr>
          <w:iCs w:val="0"/>
          <w:color w:val="auto"/>
          <w:sz w:val="24"/>
          <w:szCs w:val="22"/>
        </w:rPr>
        <w:t xml:space="preserve"> </w:t>
      </w:r>
      <w:r w:rsidRPr="007B138C">
        <w:rPr>
          <w:i w:val="0"/>
          <w:color w:val="auto"/>
          <w:sz w:val="24"/>
          <w:szCs w:val="22"/>
        </w:rPr>
        <w:t xml:space="preserve">(dashed black) is plotted alongside </w:t>
      </w:r>
      <w:r w:rsidR="002C66E5">
        <w:rPr>
          <w:i w:val="0"/>
          <w:color w:val="auto"/>
          <w:sz w:val="24"/>
          <w:szCs w:val="22"/>
        </w:rPr>
        <w:t>control</w:t>
      </w:r>
      <w:r w:rsidRPr="007B138C">
        <w:rPr>
          <w:i w:val="0"/>
          <w:color w:val="auto"/>
          <w:sz w:val="24"/>
          <w:szCs w:val="22"/>
        </w:rPr>
        <w:t xml:space="preserve"> BAM (light </w:t>
      </w:r>
      <w:r>
        <w:rPr>
          <w:i w:val="0"/>
          <w:color w:val="auto"/>
          <w:sz w:val="24"/>
          <w:szCs w:val="22"/>
        </w:rPr>
        <w:t>green</w:t>
      </w:r>
      <w:r w:rsidRPr="007B138C">
        <w:rPr>
          <w:i w:val="0"/>
          <w:color w:val="auto"/>
          <w:sz w:val="24"/>
          <w:szCs w:val="22"/>
        </w:rPr>
        <w:t>) and geoBAM-</w:t>
      </w:r>
      <w:commentRangeStart w:id="124"/>
      <w:commentRangeStart w:id="125"/>
      <w:r w:rsidRPr="007B138C">
        <w:rPr>
          <w:i w:val="0"/>
          <w:color w:val="auto"/>
          <w:sz w:val="24"/>
          <w:szCs w:val="22"/>
        </w:rPr>
        <w:t>Expert</w:t>
      </w:r>
      <w:commentRangeEnd w:id="124"/>
      <w:r w:rsidR="00C104AF">
        <w:rPr>
          <w:rStyle w:val="CommentReference"/>
          <w:i w:val="0"/>
          <w:iCs w:val="0"/>
          <w:color w:val="auto"/>
        </w:rPr>
        <w:commentReference w:id="124"/>
      </w:r>
      <w:commentRangeEnd w:id="125"/>
      <w:r w:rsidR="00145108">
        <w:rPr>
          <w:rStyle w:val="CommentReference"/>
          <w:i w:val="0"/>
          <w:iCs w:val="0"/>
          <w:color w:val="auto"/>
        </w:rPr>
        <w:commentReference w:id="125"/>
      </w:r>
      <w:r w:rsidRPr="007B138C">
        <w:rPr>
          <w:i w:val="0"/>
          <w:color w:val="auto"/>
          <w:sz w:val="24"/>
          <w:szCs w:val="22"/>
        </w:rPr>
        <w:t xml:space="preserve"> (dark </w:t>
      </w:r>
      <w:r>
        <w:rPr>
          <w:i w:val="0"/>
          <w:color w:val="auto"/>
          <w:sz w:val="24"/>
          <w:szCs w:val="22"/>
        </w:rPr>
        <w:t>green</w:t>
      </w:r>
      <w:r w:rsidRPr="007B138C">
        <w:rPr>
          <w:i w:val="0"/>
          <w:color w:val="auto"/>
          <w:sz w:val="24"/>
          <w:szCs w:val="22"/>
        </w:rPr>
        <w:t>).</w:t>
      </w:r>
    </w:p>
    <w:p w14:paraId="53743E5F" w14:textId="147B6F4C" w:rsidR="00650FE5" w:rsidRDefault="008A3D38" w:rsidP="006E6D06">
      <w:pPr>
        <w:pStyle w:val="NoSpacing"/>
        <w:spacing w:line="480" w:lineRule="auto"/>
        <w:ind w:firstLine="720"/>
        <w:jc w:val="both"/>
        <w:rPr>
          <w:rFonts w:ascii="Times New Roman" w:hAnsi="Times New Roman" w:cs="Times New Roman"/>
          <w:sz w:val="24"/>
        </w:rPr>
      </w:pPr>
      <w:commentRangeStart w:id="126"/>
      <w:r>
        <w:rPr>
          <w:rFonts w:ascii="Times New Roman" w:hAnsi="Times New Roman" w:cs="Times New Roman"/>
          <w:sz w:val="24"/>
        </w:rPr>
        <w:t xml:space="preserve">Moving beyond summary statistics, we </w:t>
      </w:r>
      <w:del w:id="127" w:author="Colin Gleason" w:date="2020-04-27T11:11:00Z">
        <w:r w:rsidDel="00145108">
          <w:rPr>
            <w:rFonts w:ascii="Times New Roman" w:hAnsi="Times New Roman" w:cs="Times New Roman"/>
            <w:sz w:val="24"/>
          </w:rPr>
          <w:delText xml:space="preserve">now </w:delText>
        </w:r>
      </w:del>
      <w:ins w:id="128" w:author="Colin Gleason" w:date="2020-04-27T11:11:00Z">
        <w:r w:rsidR="00145108">
          <w:rPr>
            <w:rFonts w:ascii="Times New Roman" w:hAnsi="Times New Roman" w:cs="Times New Roman"/>
            <w:sz w:val="24"/>
          </w:rPr>
          <w:t xml:space="preserve">can </w:t>
        </w:r>
      </w:ins>
      <w:r>
        <w:rPr>
          <w:rFonts w:ascii="Times New Roman" w:hAnsi="Times New Roman" w:cs="Times New Roman"/>
          <w:sz w:val="24"/>
        </w:rPr>
        <w:t>analyze hydrographs</w:t>
      </w:r>
      <w:r w:rsidR="008A07E4">
        <w:rPr>
          <w:rFonts w:ascii="Times New Roman" w:hAnsi="Times New Roman" w:cs="Times New Roman"/>
          <w:sz w:val="24"/>
        </w:rPr>
        <w:t xml:space="preserve"> (</w:t>
      </w:r>
      <w:r w:rsidR="00650FE5">
        <w:rPr>
          <w:rFonts w:ascii="Times New Roman" w:hAnsi="Times New Roman" w:cs="Times New Roman"/>
          <w:sz w:val="24"/>
        </w:rPr>
        <w:t>Figure 4</w:t>
      </w:r>
      <w:r>
        <w:rPr>
          <w:rFonts w:ascii="Times New Roman" w:hAnsi="Times New Roman" w:cs="Times New Roman"/>
          <w:sz w:val="24"/>
        </w:rPr>
        <w:t>:</w:t>
      </w:r>
      <w:r w:rsidR="006E6D06">
        <w:rPr>
          <w:rFonts w:ascii="Times New Roman" w:hAnsi="Times New Roman" w:cs="Times New Roman"/>
          <w:sz w:val="24"/>
        </w:rPr>
        <w:t xml:space="preserve"> 1</w:t>
      </w:r>
      <w:commentRangeStart w:id="129"/>
      <w:r w:rsidR="006E6D06">
        <w:rPr>
          <w:rFonts w:ascii="Times New Roman" w:hAnsi="Times New Roman" w:cs="Times New Roman"/>
          <w:sz w:val="24"/>
        </w:rPr>
        <w:t xml:space="preserve">4 </w:t>
      </w:r>
      <w:r w:rsidR="007F426F">
        <w:rPr>
          <w:rFonts w:ascii="Times New Roman" w:hAnsi="Times New Roman" w:cs="Times New Roman"/>
          <w:sz w:val="24"/>
        </w:rPr>
        <w:t>randomly selected validation</w:t>
      </w:r>
      <w:r w:rsidR="008A07E4">
        <w:rPr>
          <w:rFonts w:ascii="Times New Roman" w:hAnsi="Times New Roman" w:cs="Times New Roman"/>
          <w:sz w:val="24"/>
        </w:rPr>
        <w:t xml:space="preserve"> reaches</w:t>
      </w:r>
      <w:commentRangeEnd w:id="129"/>
      <w:r w:rsidR="00145108">
        <w:rPr>
          <w:rStyle w:val="CommentReference"/>
          <w:rFonts w:ascii="Times New Roman" w:eastAsia="Calibri" w:hAnsi="Times New Roman" w:cs="Times New Roman"/>
        </w:rPr>
        <w:commentReference w:id="129"/>
      </w:r>
      <w:r w:rsidR="00650FE5">
        <w:rPr>
          <w:rFonts w:ascii="Times New Roman" w:hAnsi="Times New Roman" w:cs="Times New Roman"/>
          <w:sz w:val="24"/>
        </w:rPr>
        <w:t>)</w:t>
      </w:r>
      <w:r w:rsidR="008A07E4">
        <w:rPr>
          <w:rFonts w:ascii="Times New Roman" w:hAnsi="Times New Roman" w:cs="Times New Roman"/>
          <w:sz w:val="24"/>
        </w:rPr>
        <w:t xml:space="preserve">. </w:t>
      </w:r>
      <w:del w:id="130" w:author="Colin Gleason" w:date="2020-04-27T11:12:00Z">
        <w:r w:rsidR="003F3493" w:rsidDel="00145108">
          <w:rPr>
            <w:rFonts w:ascii="Times New Roman" w:hAnsi="Times New Roman" w:cs="Times New Roman"/>
            <w:sz w:val="24"/>
          </w:rPr>
          <w:delText xml:space="preserve">While </w:delText>
        </w:r>
        <w:r w:rsidR="008A07E4" w:rsidDel="00145108">
          <w:rPr>
            <w:rFonts w:ascii="Times New Roman" w:hAnsi="Times New Roman" w:cs="Times New Roman"/>
            <w:sz w:val="24"/>
          </w:rPr>
          <w:delText>geoBAM-Expert still struggl</w:delText>
        </w:r>
        <w:r w:rsidR="003F3493" w:rsidDel="00145108">
          <w:rPr>
            <w:rFonts w:ascii="Times New Roman" w:hAnsi="Times New Roman" w:cs="Times New Roman"/>
            <w:sz w:val="24"/>
          </w:rPr>
          <w:delText>es</w:delText>
        </w:r>
        <w:r w:rsidR="008A07E4" w:rsidDel="00145108">
          <w:rPr>
            <w:rFonts w:ascii="Times New Roman" w:hAnsi="Times New Roman" w:cs="Times New Roman"/>
            <w:sz w:val="24"/>
          </w:rPr>
          <w:delText xml:space="preserve"> to reproduce observed flow in many of these hydrographs</w:delText>
        </w:r>
        <w:r w:rsidR="003F3493" w:rsidDel="00145108">
          <w:rPr>
            <w:rFonts w:ascii="Times New Roman" w:hAnsi="Times New Roman" w:cs="Times New Roman"/>
            <w:sz w:val="24"/>
          </w:rPr>
          <w:delText xml:space="preserve"> (</w:delText>
        </w:r>
        <w:r w:rsidR="00D46BC8" w:rsidDel="00145108">
          <w:rPr>
            <w:rFonts w:ascii="Times New Roman" w:hAnsi="Times New Roman" w:cs="Times New Roman"/>
            <w:sz w:val="24"/>
          </w:rPr>
          <w:delText>which is reflected in a median NSE of 0.24</w:delText>
        </w:r>
        <w:r w:rsidR="003F3493" w:rsidDel="00145108">
          <w:rPr>
            <w:rFonts w:ascii="Times New Roman" w:hAnsi="Times New Roman" w:cs="Times New Roman"/>
            <w:sz w:val="24"/>
          </w:rPr>
          <w:delText>)</w:delText>
        </w:r>
        <w:r w:rsidR="00D46BC8" w:rsidDel="00145108">
          <w:rPr>
            <w:rFonts w:ascii="Times New Roman" w:hAnsi="Times New Roman" w:cs="Times New Roman"/>
            <w:sz w:val="24"/>
          </w:rPr>
          <w:delText xml:space="preserve">, </w:delText>
        </w:r>
        <w:r w:rsidR="008A07E4" w:rsidDel="00145108">
          <w:rPr>
            <w:rFonts w:ascii="Times New Roman" w:hAnsi="Times New Roman" w:cs="Times New Roman"/>
            <w:sz w:val="24"/>
          </w:rPr>
          <w:delText>the flow dynamics and magnitude are visually more in line with the observed record than the hydrographs produced by control BAM.</w:delText>
        </w:r>
        <w:r w:rsidR="00650FE5" w:rsidDel="00145108">
          <w:rPr>
            <w:rFonts w:ascii="Times New Roman" w:hAnsi="Times New Roman" w:cs="Times New Roman"/>
            <w:sz w:val="24"/>
          </w:rPr>
          <w:delText xml:space="preserve"> </w:delText>
        </w:r>
      </w:del>
      <w:r w:rsidR="008A07E4">
        <w:rPr>
          <w:rFonts w:ascii="Times New Roman" w:hAnsi="Times New Roman" w:cs="Times New Roman"/>
          <w:sz w:val="24"/>
        </w:rPr>
        <w:t xml:space="preserve">Reaches </w:t>
      </w:r>
      <w:r w:rsidR="006E6D06">
        <w:rPr>
          <w:rFonts w:ascii="Times New Roman" w:hAnsi="Times New Roman" w:cs="Times New Roman"/>
          <w:sz w:val="24"/>
        </w:rPr>
        <w:t>26551, 36806, 37257, and 33828</w:t>
      </w:r>
      <w:r w:rsidR="00DF762F">
        <w:rPr>
          <w:rFonts w:ascii="Times New Roman" w:hAnsi="Times New Roman" w:cs="Times New Roman"/>
          <w:sz w:val="24"/>
        </w:rPr>
        <w:t xml:space="preserve"> suggest a closer reproduction of observed flow than control BAM</w:t>
      </w:r>
      <w:r w:rsidR="006E6D06">
        <w:rPr>
          <w:rFonts w:ascii="Times New Roman" w:hAnsi="Times New Roman" w:cs="Times New Roman"/>
          <w:sz w:val="24"/>
        </w:rPr>
        <w:t xml:space="preserve">. In other cases, reproduction of the observed </w:t>
      </w:r>
      <w:r w:rsidR="006E6D06">
        <w:rPr>
          <w:rFonts w:ascii="Times New Roman" w:hAnsi="Times New Roman" w:cs="Times New Roman"/>
          <w:sz w:val="24"/>
        </w:rPr>
        <w:lastRenderedPageBreak/>
        <w:t xml:space="preserve">hydrograph </w:t>
      </w:r>
      <w:commentRangeEnd w:id="126"/>
      <w:r w:rsidR="00145108">
        <w:rPr>
          <w:rStyle w:val="CommentReference"/>
          <w:rFonts w:ascii="Times New Roman" w:eastAsia="Calibri" w:hAnsi="Times New Roman" w:cs="Times New Roman"/>
        </w:rPr>
        <w:commentReference w:id="126"/>
      </w:r>
      <w:r w:rsidR="006E6D06">
        <w:rPr>
          <w:rFonts w:ascii="Times New Roman" w:hAnsi="Times New Roman" w:cs="Times New Roman"/>
          <w:sz w:val="24"/>
        </w:rPr>
        <w:t xml:space="preserve">was </w:t>
      </w:r>
      <w:r w:rsidR="00CE0735">
        <w:rPr>
          <w:rFonts w:ascii="Times New Roman" w:hAnsi="Times New Roman" w:cs="Times New Roman"/>
          <w:sz w:val="24"/>
        </w:rPr>
        <w:t>similar to</w:t>
      </w:r>
      <w:r w:rsidR="006E6D06">
        <w:rPr>
          <w:rFonts w:ascii="Times New Roman" w:hAnsi="Times New Roman" w:cs="Times New Roman"/>
          <w:sz w:val="24"/>
        </w:rPr>
        <w:t xml:space="preserve"> </w:t>
      </w:r>
      <w:r w:rsidR="008A07E4">
        <w:rPr>
          <w:rFonts w:ascii="Times New Roman" w:hAnsi="Times New Roman" w:cs="Times New Roman"/>
          <w:sz w:val="24"/>
        </w:rPr>
        <w:t>control</w:t>
      </w:r>
      <w:r w:rsidR="006E6D06">
        <w:rPr>
          <w:rFonts w:ascii="Times New Roman" w:hAnsi="Times New Roman" w:cs="Times New Roman"/>
          <w:sz w:val="24"/>
        </w:rPr>
        <w:t xml:space="preserve"> BAM or worse: </w:t>
      </w:r>
      <w:r w:rsidR="008A07E4">
        <w:rPr>
          <w:rFonts w:ascii="Times New Roman" w:hAnsi="Times New Roman" w:cs="Times New Roman"/>
          <w:sz w:val="24"/>
        </w:rPr>
        <w:t>reaches</w:t>
      </w:r>
      <w:r w:rsidR="006E6D06">
        <w:rPr>
          <w:rFonts w:ascii="Times New Roman" w:hAnsi="Times New Roman" w:cs="Times New Roman"/>
          <w:sz w:val="24"/>
        </w:rPr>
        <w:t xml:space="preserve"> 34685, 38170, and 35636 are examples of this.</w:t>
      </w:r>
    </w:p>
    <w:p w14:paraId="440DD2E2" w14:textId="77777777" w:rsidR="00FE15BB" w:rsidRPr="003024A2" w:rsidRDefault="00FE15BB" w:rsidP="00FE15BB">
      <w:pPr>
        <w:pStyle w:val="Heading-Secondary"/>
        <w:ind w:left="0"/>
        <w:rPr>
          <w:b/>
          <w:bCs w:val="0"/>
        </w:rPr>
      </w:pPr>
      <w:r>
        <w:rPr>
          <w:b/>
          <w:bCs w:val="0"/>
        </w:rPr>
        <w:t>5.2 SWOT-simulated rivers</w:t>
      </w:r>
    </w:p>
    <w:p w14:paraId="615FFD25" w14:textId="77777777" w:rsidR="00FE15BB" w:rsidRDefault="00FE15BB" w:rsidP="00FE15BB">
      <w:pPr>
        <w:pStyle w:val="NoSpacing"/>
        <w:keepNext/>
        <w:spacing w:line="480" w:lineRule="auto"/>
        <w:jc w:val="center"/>
      </w:pPr>
      <w:commentRangeStart w:id="131"/>
      <w:r>
        <w:rPr>
          <w:rFonts w:ascii="Times New Roman" w:hAnsi="Times New Roman" w:cs="Times New Roman"/>
          <w:noProof/>
          <w:sz w:val="24"/>
          <w:szCs w:val="24"/>
        </w:rPr>
        <w:drawing>
          <wp:inline distT="0" distB="0" distL="0" distR="0" wp14:anchorId="44FE7A2C" wp14:editId="24051EF1">
            <wp:extent cx="5585457" cy="431603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tiff"/>
                    <pic:cNvPicPr/>
                  </pic:nvPicPr>
                  <pic:blipFill>
                    <a:blip r:embed="rId14" cstate="screen">
                      <a:extLst>
                        <a:ext uri="{28A0092B-C50C-407E-A947-70E740481C1C}">
                          <a14:useLocalDpi xmlns:a14="http://schemas.microsoft.com/office/drawing/2010/main"/>
                        </a:ext>
                      </a:extLst>
                    </a:blip>
                    <a:stretch>
                      <a:fillRect/>
                    </a:stretch>
                  </pic:blipFill>
                  <pic:spPr>
                    <a:xfrm>
                      <a:off x="0" y="0"/>
                      <a:ext cx="5585457" cy="4316036"/>
                    </a:xfrm>
                    <a:prstGeom prst="rect">
                      <a:avLst/>
                    </a:prstGeom>
                  </pic:spPr>
                </pic:pic>
              </a:graphicData>
            </a:graphic>
          </wp:inline>
        </w:drawing>
      </w:r>
      <w:commentRangeEnd w:id="131"/>
      <w:r w:rsidR="00145108">
        <w:rPr>
          <w:rStyle w:val="CommentReference"/>
          <w:rFonts w:ascii="Times New Roman" w:eastAsia="Calibri" w:hAnsi="Times New Roman" w:cs="Times New Roman"/>
        </w:rPr>
        <w:commentReference w:id="131"/>
      </w:r>
    </w:p>
    <w:p w14:paraId="3A7F5480" w14:textId="4AAC04B6" w:rsidR="00FE15BB" w:rsidRPr="007B138C" w:rsidRDefault="00FE15BB" w:rsidP="00FE15BB">
      <w:pPr>
        <w:pStyle w:val="Caption"/>
        <w:jc w:val="both"/>
        <w:rPr>
          <w:i w:val="0"/>
          <w:iCs w:val="0"/>
          <w:color w:val="auto"/>
          <w:sz w:val="24"/>
          <w:szCs w:val="24"/>
        </w:rPr>
      </w:pPr>
      <w:r w:rsidRPr="007B138C">
        <w:rPr>
          <w:b/>
          <w:i w:val="0"/>
          <w:color w:val="auto"/>
          <w:sz w:val="24"/>
          <w:szCs w:val="22"/>
        </w:rPr>
        <w:t>Figure 5:</w:t>
      </w:r>
      <w:r w:rsidRPr="007B138C">
        <w:rPr>
          <w:i w:val="0"/>
          <w:color w:val="auto"/>
          <w:sz w:val="24"/>
          <w:szCs w:val="22"/>
        </w:rPr>
        <w:t xml:space="preserve"> </w:t>
      </w:r>
      <w:r w:rsidRPr="007B138C">
        <w:rPr>
          <w:i w:val="0"/>
          <w:iCs w:val="0"/>
          <w:color w:val="auto"/>
          <w:sz w:val="24"/>
          <w:szCs w:val="24"/>
        </w:rPr>
        <w:t xml:space="preserve">NSE improvement for 19 SWOT-simulated rivers: A) </w:t>
      </w:r>
      <w:r w:rsidR="0088010A">
        <w:rPr>
          <w:i w:val="0"/>
          <w:iCs w:val="0"/>
          <w:color w:val="auto"/>
          <w:sz w:val="24"/>
          <w:szCs w:val="24"/>
        </w:rPr>
        <w:t>e</w:t>
      </w:r>
      <w:r w:rsidRPr="007B138C">
        <w:rPr>
          <w:i w:val="0"/>
          <w:iCs w:val="0"/>
          <w:color w:val="auto"/>
          <w:sz w:val="24"/>
          <w:szCs w:val="24"/>
        </w:rPr>
        <w:t>mpirical cumulative density functions (CDFs) of the NSE scores across rivers; B) boxplots of the same results; C) probability density function (PDF) of the change in NSE</w:t>
      </w:r>
      <w:r>
        <w:rPr>
          <w:i w:val="0"/>
          <w:iCs w:val="0"/>
          <w:color w:val="auto"/>
          <w:sz w:val="24"/>
          <w:szCs w:val="24"/>
        </w:rPr>
        <w:t xml:space="preserve"> using geoBAM-Unsupervised</w:t>
      </w:r>
      <w:r w:rsidRPr="007B138C">
        <w:rPr>
          <w:i w:val="0"/>
          <w:iCs w:val="0"/>
          <w:color w:val="auto"/>
          <w:sz w:val="24"/>
          <w:szCs w:val="24"/>
        </w:rPr>
        <w:t>. Axes are truncated for visualization’s sake. We have provided arrows and number of rivers not plotted when necessary.</w:t>
      </w:r>
    </w:p>
    <w:p w14:paraId="41D98718" w14:textId="0F86D459" w:rsidR="00FE15BB" w:rsidRDefault="00FE15BB" w:rsidP="00FE15BB">
      <w:pPr>
        <w:pStyle w:val="NoSpacing"/>
        <w:spacing w:line="480" w:lineRule="auto"/>
        <w:ind w:firstLine="720"/>
        <w:jc w:val="both"/>
        <w:rPr>
          <w:rFonts w:ascii="Times New Roman" w:hAnsi="Times New Roman" w:cs="Times New Roman"/>
          <w:sz w:val="24"/>
        </w:rPr>
      </w:pPr>
      <w:commentRangeStart w:id="132"/>
      <w:r>
        <w:rPr>
          <w:rFonts w:ascii="Times New Roman" w:hAnsi="Times New Roman" w:cs="Times New Roman"/>
          <w:sz w:val="24"/>
        </w:rPr>
        <w:t>There is continued</w:t>
      </w:r>
      <w:r w:rsidRPr="00DE422A">
        <w:rPr>
          <w:rFonts w:ascii="Times New Roman" w:hAnsi="Times New Roman" w:cs="Times New Roman"/>
          <w:sz w:val="24"/>
        </w:rPr>
        <w:t xml:space="preserve"> substantial improvement in NSE</w:t>
      </w:r>
      <w:r>
        <w:rPr>
          <w:rFonts w:ascii="Times New Roman" w:hAnsi="Times New Roman" w:cs="Times New Roman"/>
          <w:sz w:val="24"/>
        </w:rPr>
        <w:t xml:space="preserve"> </w:t>
      </w:r>
      <w:r w:rsidR="00331392">
        <w:rPr>
          <w:rFonts w:ascii="Times New Roman" w:hAnsi="Times New Roman" w:cs="Times New Roman"/>
          <w:sz w:val="24"/>
        </w:rPr>
        <w:t xml:space="preserve">for </w:t>
      </w:r>
      <w:r>
        <w:rPr>
          <w:rFonts w:ascii="Times New Roman" w:hAnsi="Times New Roman" w:cs="Times New Roman"/>
          <w:sz w:val="24"/>
        </w:rPr>
        <w:t xml:space="preserve">the </w:t>
      </w:r>
      <w:r w:rsidR="00A734AB">
        <w:rPr>
          <w:rFonts w:ascii="Times New Roman" w:hAnsi="Times New Roman" w:cs="Times New Roman"/>
          <w:sz w:val="24"/>
        </w:rPr>
        <w:t xml:space="preserve">19 </w:t>
      </w:r>
      <w:r>
        <w:rPr>
          <w:rFonts w:ascii="Times New Roman" w:hAnsi="Times New Roman" w:cs="Times New Roman"/>
          <w:sz w:val="24"/>
        </w:rPr>
        <w:t>SWOT-simulated rivers (Figure 5, Table S6), though there is less overall improvement than in the Mackenzie River test (Figure 3). geoBAM</w:t>
      </w:r>
      <w:r w:rsidR="006D5C12">
        <w:rPr>
          <w:rFonts w:ascii="Times New Roman" w:hAnsi="Times New Roman" w:cs="Times New Roman"/>
          <w:sz w:val="24"/>
        </w:rPr>
        <w:t>-Unsupervised</w:t>
      </w:r>
      <w:r w:rsidR="00AF53C0">
        <w:rPr>
          <w:rFonts w:ascii="Times New Roman" w:hAnsi="Times New Roman" w:cs="Times New Roman"/>
          <w:sz w:val="24"/>
        </w:rPr>
        <w:t xml:space="preserve"> yielded </w:t>
      </w:r>
      <w:r w:rsidRPr="00DE422A">
        <w:rPr>
          <w:rFonts w:ascii="Times New Roman" w:hAnsi="Times New Roman" w:cs="Times New Roman"/>
          <w:sz w:val="24"/>
        </w:rPr>
        <w:t xml:space="preserve">a </w:t>
      </w:r>
      <w:r w:rsidR="006D5C12">
        <w:rPr>
          <w:rFonts w:ascii="Times New Roman" w:hAnsi="Times New Roman" w:cs="Times New Roman"/>
          <w:sz w:val="24"/>
        </w:rPr>
        <w:t>mean</w:t>
      </w:r>
      <w:r>
        <w:rPr>
          <w:rFonts w:ascii="Times New Roman" w:hAnsi="Times New Roman" w:cs="Times New Roman"/>
          <w:sz w:val="24"/>
        </w:rPr>
        <w:t xml:space="preserve"> increase in</w:t>
      </w:r>
      <w:r w:rsidRPr="00DE422A">
        <w:rPr>
          <w:rFonts w:ascii="Times New Roman" w:hAnsi="Times New Roman" w:cs="Times New Roman"/>
          <w:sz w:val="24"/>
        </w:rPr>
        <w:t xml:space="preserve"> NSE </w:t>
      </w:r>
      <w:r>
        <w:rPr>
          <w:rFonts w:ascii="Times New Roman" w:hAnsi="Times New Roman" w:cs="Times New Roman"/>
          <w:sz w:val="24"/>
        </w:rPr>
        <w:t xml:space="preserve">for all rivers </w:t>
      </w:r>
      <w:r w:rsidRPr="00DE422A">
        <w:rPr>
          <w:rFonts w:ascii="Times New Roman" w:hAnsi="Times New Roman" w:cs="Times New Roman"/>
          <w:sz w:val="24"/>
        </w:rPr>
        <w:t xml:space="preserve">of </w:t>
      </w:r>
      <w:r w:rsidR="006D5C12">
        <w:rPr>
          <w:rFonts w:ascii="Times New Roman" w:hAnsi="Times New Roman" w:cs="Times New Roman"/>
          <w:sz w:val="24"/>
        </w:rPr>
        <w:t xml:space="preserve">0.31 </w:t>
      </w:r>
      <w:r>
        <w:rPr>
          <w:rFonts w:ascii="Times New Roman" w:hAnsi="Times New Roman" w:cs="Times New Roman"/>
          <w:sz w:val="24"/>
        </w:rPr>
        <w:t>(Figure 5c),</w:t>
      </w:r>
      <w:r w:rsidRPr="00DE422A">
        <w:rPr>
          <w:rFonts w:ascii="Times New Roman" w:hAnsi="Times New Roman" w:cs="Times New Roman"/>
          <w:sz w:val="24"/>
        </w:rPr>
        <w:t xml:space="preserve"> as well as consistent</w:t>
      </w:r>
      <w:r>
        <w:rPr>
          <w:rFonts w:ascii="Times New Roman" w:hAnsi="Times New Roman" w:cs="Times New Roman"/>
          <w:sz w:val="24"/>
        </w:rPr>
        <w:t xml:space="preserve">ly better </w:t>
      </w:r>
      <w:r w:rsidRPr="00DE422A">
        <w:rPr>
          <w:rFonts w:ascii="Times New Roman" w:hAnsi="Times New Roman" w:cs="Times New Roman"/>
          <w:sz w:val="24"/>
        </w:rPr>
        <w:t>performance</w:t>
      </w:r>
      <w:r>
        <w:rPr>
          <w:rFonts w:ascii="Times New Roman" w:hAnsi="Times New Roman" w:cs="Times New Roman"/>
          <w:sz w:val="24"/>
        </w:rPr>
        <w:t>: the IQR shrinks from 1.</w:t>
      </w:r>
      <w:r w:rsidR="004B304D">
        <w:rPr>
          <w:rFonts w:ascii="Times New Roman" w:hAnsi="Times New Roman" w:cs="Times New Roman"/>
          <w:sz w:val="24"/>
        </w:rPr>
        <w:t>40</w:t>
      </w:r>
      <w:r>
        <w:rPr>
          <w:rFonts w:ascii="Times New Roman" w:hAnsi="Times New Roman" w:cs="Times New Roman"/>
          <w:sz w:val="24"/>
        </w:rPr>
        <w:t xml:space="preserve"> to </w:t>
      </w:r>
      <w:r w:rsidR="004B304D">
        <w:rPr>
          <w:rFonts w:ascii="Times New Roman" w:hAnsi="Times New Roman" w:cs="Times New Roman"/>
          <w:sz w:val="24"/>
        </w:rPr>
        <w:t>1.07 for geoBAM-Expert and 1.17 for geoBAM-Unsupervised</w:t>
      </w:r>
      <w:r>
        <w:rPr>
          <w:rFonts w:ascii="Times New Roman" w:hAnsi="Times New Roman" w:cs="Times New Roman"/>
          <w:sz w:val="24"/>
        </w:rPr>
        <w:t xml:space="preserve"> (Figure 5b). While this improvement is lower than in </w:t>
      </w:r>
      <w:r>
        <w:rPr>
          <w:rFonts w:ascii="Times New Roman" w:hAnsi="Times New Roman" w:cs="Times New Roman"/>
          <w:sz w:val="24"/>
        </w:rPr>
        <w:lastRenderedPageBreak/>
        <w:t>the Mackenzie River test, the median NSE across all 1</w:t>
      </w:r>
      <w:r w:rsidR="00A734AB">
        <w:rPr>
          <w:rFonts w:ascii="Times New Roman" w:hAnsi="Times New Roman" w:cs="Times New Roman"/>
          <w:sz w:val="24"/>
        </w:rPr>
        <w:t>9</w:t>
      </w:r>
      <w:r>
        <w:rPr>
          <w:rFonts w:ascii="Times New Roman" w:hAnsi="Times New Roman" w:cs="Times New Roman"/>
          <w:sz w:val="24"/>
        </w:rPr>
        <w:t xml:space="preserve"> rivers significantly improved from 0.</w:t>
      </w:r>
      <w:r w:rsidR="003C1357">
        <w:rPr>
          <w:rFonts w:ascii="Times New Roman" w:hAnsi="Times New Roman" w:cs="Times New Roman"/>
          <w:sz w:val="24"/>
        </w:rPr>
        <w:t>16</w:t>
      </w:r>
      <w:r>
        <w:rPr>
          <w:rFonts w:ascii="Times New Roman" w:hAnsi="Times New Roman" w:cs="Times New Roman"/>
          <w:sz w:val="24"/>
        </w:rPr>
        <w:t xml:space="preserve"> to 0.</w:t>
      </w:r>
      <w:r w:rsidR="003C1357">
        <w:rPr>
          <w:rFonts w:ascii="Times New Roman" w:hAnsi="Times New Roman" w:cs="Times New Roman"/>
          <w:sz w:val="24"/>
        </w:rPr>
        <w:t>53 with geoBAM-Expert</w:t>
      </w:r>
      <w:r>
        <w:rPr>
          <w:rFonts w:ascii="Times New Roman" w:hAnsi="Times New Roman" w:cs="Times New Roman"/>
          <w:sz w:val="24"/>
        </w:rPr>
        <w:t xml:space="preserve"> (Figure 5b). </w:t>
      </w:r>
      <w:r w:rsidR="003C1357">
        <w:rPr>
          <w:rFonts w:ascii="Times New Roman" w:hAnsi="Times New Roman" w:cs="Times New Roman"/>
          <w:sz w:val="24"/>
        </w:rPr>
        <w:t>However, most improvement in the SWOT rivers came from those with a middling NSE (approximately -1 to 0.80- Figure 5a).</w:t>
      </w:r>
      <w:r w:rsidR="001C31C9">
        <w:rPr>
          <w:rFonts w:ascii="Times New Roman" w:hAnsi="Times New Roman" w:cs="Times New Roman"/>
          <w:sz w:val="24"/>
        </w:rPr>
        <w:t xml:space="preserve"> </w:t>
      </w:r>
      <w:r w:rsidR="003C1357">
        <w:rPr>
          <w:rFonts w:ascii="Times New Roman" w:hAnsi="Times New Roman" w:cs="Times New Roman"/>
          <w:sz w:val="24"/>
        </w:rPr>
        <w:t xml:space="preserve">Those </w:t>
      </w:r>
      <w:ins w:id="133" w:author="Colin Gleason" w:date="2020-04-27T11:13:00Z">
        <w:r w:rsidR="00145108">
          <w:rPr>
            <w:rFonts w:ascii="Times New Roman" w:hAnsi="Times New Roman" w:cs="Times New Roman"/>
            <w:sz w:val="24"/>
          </w:rPr>
          <w:t xml:space="preserve">rivers </w:t>
        </w:r>
      </w:ins>
      <w:r w:rsidR="003C1357">
        <w:rPr>
          <w:rFonts w:ascii="Times New Roman" w:hAnsi="Times New Roman" w:cs="Times New Roman"/>
          <w:sz w:val="24"/>
        </w:rPr>
        <w:t xml:space="preserve">with very high NSE scores did not change at all with our interventions, and some of the very poorly </w:t>
      </w:r>
      <w:r w:rsidR="00A734AB">
        <w:rPr>
          <w:rFonts w:ascii="Times New Roman" w:hAnsi="Times New Roman" w:cs="Times New Roman"/>
          <w:sz w:val="24"/>
        </w:rPr>
        <w:t>performing</w:t>
      </w:r>
      <w:r w:rsidR="003C1357">
        <w:rPr>
          <w:rFonts w:ascii="Times New Roman" w:hAnsi="Times New Roman" w:cs="Times New Roman"/>
          <w:sz w:val="24"/>
        </w:rPr>
        <w:t xml:space="preserve"> rivers </w:t>
      </w:r>
      <w:r w:rsidR="005B75F3">
        <w:rPr>
          <w:rFonts w:ascii="Times New Roman" w:hAnsi="Times New Roman" w:cs="Times New Roman"/>
          <w:sz w:val="24"/>
        </w:rPr>
        <w:t>got</w:t>
      </w:r>
      <w:r w:rsidR="003C1357">
        <w:rPr>
          <w:rFonts w:ascii="Times New Roman" w:hAnsi="Times New Roman" w:cs="Times New Roman"/>
          <w:sz w:val="24"/>
        </w:rPr>
        <w:t xml:space="preserve"> worse</w:t>
      </w:r>
      <w:r w:rsidR="00A734AB">
        <w:rPr>
          <w:rFonts w:ascii="Times New Roman" w:hAnsi="Times New Roman" w:cs="Times New Roman"/>
          <w:sz w:val="24"/>
        </w:rPr>
        <w:t>.</w:t>
      </w:r>
      <w:r w:rsidR="00422153">
        <w:rPr>
          <w:rFonts w:ascii="Times New Roman" w:hAnsi="Times New Roman" w:cs="Times New Roman"/>
          <w:sz w:val="24"/>
        </w:rPr>
        <w:t xml:space="preserve"> </w:t>
      </w:r>
      <w:del w:id="134" w:author="Colin Gleason" w:date="2020-04-27T11:13:00Z">
        <w:r w:rsidR="00422153" w:rsidDel="00145108">
          <w:rPr>
            <w:rFonts w:ascii="Times New Roman" w:hAnsi="Times New Roman" w:cs="Times New Roman"/>
            <w:sz w:val="24"/>
          </w:rPr>
          <w:delText>T</w:delText>
        </w:r>
        <w:r w:rsidR="003C1357" w:rsidDel="00145108">
          <w:rPr>
            <w:rFonts w:ascii="Times New Roman" w:hAnsi="Times New Roman" w:cs="Times New Roman"/>
            <w:sz w:val="24"/>
          </w:rPr>
          <w:delText xml:space="preserve">hose in the middle showed </w:delText>
        </w:r>
        <w:r w:rsidR="00A734AB" w:rsidDel="00145108">
          <w:rPr>
            <w:rFonts w:ascii="Times New Roman" w:hAnsi="Times New Roman" w:cs="Times New Roman"/>
            <w:sz w:val="24"/>
          </w:rPr>
          <w:delText>sizeable</w:delText>
        </w:r>
        <w:r w:rsidR="003C1357" w:rsidDel="00145108">
          <w:rPr>
            <w:rFonts w:ascii="Times New Roman" w:hAnsi="Times New Roman" w:cs="Times New Roman"/>
            <w:sz w:val="24"/>
          </w:rPr>
          <w:delText xml:space="preserve"> improvement in NSE.</w:delText>
        </w:r>
        <w:r w:rsidR="00AC5FE8" w:rsidDel="00145108">
          <w:rPr>
            <w:rFonts w:ascii="Times New Roman" w:hAnsi="Times New Roman" w:cs="Times New Roman"/>
            <w:sz w:val="24"/>
          </w:rPr>
          <w:delText xml:space="preserve"> </w:delText>
        </w:r>
      </w:del>
      <w:r w:rsidR="00AC5FE8">
        <w:rPr>
          <w:rFonts w:ascii="Times New Roman" w:hAnsi="Times New Roman" w:cs="Times New Roman"/>
          <w:sz w:val="24"/>
        </w:rPr>
        <w:t xml:space="preserve">geoBAM-Expert slightly outperformed geoBAM-Unsupervised with respect to median NSE and the IQR of NSE scores, however geoBAM-Expert </w:t>
      </w:r>
      <w:r w:rsidR="005B75F3">
        <w:rPr>
          <w:rFonts w:ascii="Times New Roman" w:hAnsi="Times New Roman" w:cs="Times New Roman"/>
          <w:sz w:val="24"/>
        </w:rPr>
        <w:t>produced</w:t>
      </w:r>
      <w:r w:rsidR="00AC5FE8">
        <w:rPr>
          <w:rFonts w:ascii="Times New Roman" w:hAnsi="Times New Roman" w:cs="Times New Roman"/>
          <w:sz w:val="24"/>
        </w:rPr>
        <w:t xml:space="preserve"> more poorly performing outliers than geoBAM-Unsupervised or control BAM (Figure 5b).</w:t>
      </w:r>
      <w:r w:rsidR="001C31C9">
        <w:rPr>
          <w:rFonts w:ascii="Times New Roman" w:hAnsi="Times New Roman" w:cs="Times New Roman"/>
          <w:sz w:val="24"/>
        </w:rPr>
        <w:t xml:space="preserve"> </w:t>
      </w:r>
      <w:r w:rsidR="00AC5FE8">
        <w:rPr>
          <w:rFonts w:ascii="Times New Roman" w:hAnsi="Times New Roman" w:cs="Times New Roman"/>
          <w:sz w:val="24"/>
        </w:rPr>
        <w:t xml:space="preserve">The CDFs (Figure 5a) </w:t>
      </w:r>
      <w:r w:rsidR="003928A5">
        <w:rPr>
          <w:rFonts w:ascii="Times New Roman" w:hAnsi="Times New Roman" w:cs="Times New Roman"/>
          <w:sz w:val="24"/>
        </w:rPr>
        <w:t>highlight</w:t>
      </w:r>
      <w:r w:rsidR="00AC5FE8">
        <w:rPr>
          <w:rFonts w:ascii="Times New Roman" w:hAnsi="Times New Roman" w:cs="Times New Roman"/>
          <w:sz w:val="24"/>
        </w:rPr>
        <w:t xml:space="preserve"> this, where rivers with NSE &lt; -1.5 had degraded performance with geoBAM-Expert.</w:t>
      </w:r>
      <w:commentRangeEnd w:id="132"/>
      <w:r w:rsidR="00145108">
        <w:rPr>
          <w:rStyle w:val="CommentReference"/>
          <w:rFonts w:ascii="Times New Roman" w:eastAsia="Calibri" w:hAnsi="Times New Roman" w:cs="Times New Roman"/>
        </w:rPr>
        <w:commentReference w:id="132"/>
      </w:r>
    </w:p>
    <w:p w14:paraId="4E75E071" w14:textId="6D7E6312" w:rsidR="007568EC" w:rsidDel="00145108" w:rsidRDefault="00C61C47" w:rsidP="007568EC">
      <w:pPr>
        <w:pStyle w:val="NoSpacing"/>
        <w:spacing w:line="480" w:lineRule="auto"/>
        <w:ind w:firstLine="720"/>
        <w:jc w:val="both"/>
        <w:rPr>
          <w:del w:id="135" w:author="Colin Gleason" w:date="2020-04-27T11:14:00Z"/>
          <w:rFonts w:ascii="Times New Roman" w:hAnsi="Times New Roman" w:cs="Times New Roman"/>
          <w:sz w:val="24"/>
        </w:rPr>
      </w:pPr>
      <w:commentRangeStart w:id="136"/>
      <w:del w:id="137" w:author="Colin Gleason" w:date="2020-04-27T11:14:00Z">
        <w:r w:rsidDel="00145108">
          <w:rPr>
            <w:rFonts w:ascii="Times New Roman" w:hAnsi="Times New Roman" w:cs="Times New Roman"/>
            <w:sz w:val="24"/>
          </w:rPr>
          <w:delText>S</w:delText>
        </w:r>
        <w:r w:rsidR="007568EC" w:rsidDel="00145108">
          <w:rPr>
            <w:rFonts w:ascii="Times New Roman" w:hAnsi="Times New Roman" w:cs="Times New Roman"/>
            <w:sz w:val="24"/>
          </w:rPr>
          <w:delText xml:space="preserve">ignificant variation in performance within river types is </w:delText>
        </w:r>
        <w:r w:rsidR="009B739E" w:rsidDel="00145108">
          <w:rPr>
            <w:rFonts w:ascii="Times New Roman" w:hAnsi="Times New Roman" w:cs="Times New Roman"/>
            <w:sz w:val="24"/>
          </w:rPr>
          <w:delText xml:space="preserve">also </w:delText>
        </w:r>
        <w:r w:rsidR="007568EC" w:rsidDel="00145108">
          <w:rPr>
            <w:rFonts w:ascii="Times New Roman" w:hAnsi="Times New Roman" w:cs="Times New Roman"/>
            <w:sz w:val="24"/>
          </w:rPr>
          <w:delText xml:space="preserve">noted. </w:delText>
        </w:r>
        <w:r w:rsidR="00634E59" w:rsidDel="00145108">
          <w:rPr>
            <w:rFonts w:ascii="Times New Roman" w:hAnsi="Times New Roman" w:cs="Times New Roman"/>
            <w:sz w:val="24"/>
          </w:rPr>
          <w:delText>For river</w:delText>
        </w:r>
        <w:r w:rsidR="00737F6A" w:rsidDel="00145108">
          <w:rPr>
            <w:rFonts w:ascii="Times New Roman" w:hAnsi="Times New Roman" w:cs="Times New Roman"/>
            <w:sz w:val="24"/>
          </w:rPr>
          <w:delText>s with predominately</w:delText>
        </w:r>
        <w:r w:rsidR="00634E59" w:rsidDel="00145108">
          <w:rPr>
            <w:rFonts w:ascii="Times New Roman" w:hAnsi="Times New Roman" w:cs="Times New Roman"/>
            <w:sz w:val="24"/>
          </w:rPr>
          <w:delText xml:space="preserve"> type 15 </w:delText>
        </w:r>
        <w:r w:rsidR="00737F6A" w:rsidDel="00145108">
          <w:rPr>
            <w:rFonts w:ascii="Times New Roman" w:hAnsi="Times New Roman" w:cs="Times New Roman"/>
            <w:sz w:val="24"/>
          </w:rPr>
          <w:delText xml:space="preserve">reaches </w:delText>
        </w:r>
        <w:r w:rsidR="00634E59" w:rsidDel="00145108">
          <w:rPr>
            <w:rFonts w:ascii="Times New Roman" w:hAnsi="Times New Roman" w:cs="Times New Roman"/>
            <w:sz w:val="24"/>
          </w:rPr>
          <w:delText>in geoBAM-Expert,</w:delText>
        </w:r>
        <w:r w:rsidR="007568EC" w:rsidDel="00145108">
          <w:rPr>
            <w:rFonts w:ascii="Times New Roman" w:hAnsi="Times New Roman" w:cs="Times New Roman"/>
            <w:sz w:val="24"/>
          </w:rPr>
          <w:delText xml:space="preserve"> NSE scores</w:delText>
        </w:r>
        <w:r w:rsidR="00634E59" w:rsidDel="00145108">
          <w:rPr>
            <w:rFonts w:ascii="Times New Roman" w:hAnsi="Times New Roman" w:cs="Times New Roman"/>
            <w:sz w:val="24"/>
          </w:rPr>
          <w:delText xml:space="preserve"> </w:delText>
        </w:r>
        <w:r w:rsidR="007568EC" w:rsidDel="00145108">
          <w:rPr>
            <w:rFonts w:ascii="Times New Roman" w:hAnsi="Times New Roman" w:cs="Times New Roman"/>
            <w:sz w:val="24"/>
          </w:rPr>
          <w:delText>range from -20.7 for the Tanana to 0.95 for the Cumberland (Table S6)</w:delText>
        </w:r>
        <w:r w:rsidR="00634E59" w:rsidDel="00145108">
          <w:rPr>
            <w:rFonts w:ascii="Times New Roman" w:hAnsi="Times New Roman" w:cs="Times New Roman"/>
            <w:sz w:val="24"/>
          </w:rPr>
          <w:delText xml:space="preserve">. For </w:delText>
        </w:r>
        <w:r w:rsidR="00737F6A" w:rsidDel="00145108">
          <w:rPr>
            <w:rFonts w:ascii="Times New Roman" w:hAnsi="Times New Roman" w:cs="Times New Roman"/>
            <w:sz w:val="24"/>
          </w:rPr>
          <w:delText xml:space="preserve">predominately </w:delText>
        </w:r>
        <w:r w:rsidR="00634E59" w:rsidDel="00145108">
          <w:rPr>
            <w:rFonts w:ascii="Times New Roman" w:hAnsi="Times New Roman" w:cs="Times New Roman"/>
            <w:sz w:val="24"/>
          </w:rPr>
          <w:delText>‘big’ rivers, they range from -4.29-0.69</w:delText>
        </w:r>
        <w:r w:rsidR="007568EC" w:rsidDel="00145108">
          <w:rPr>
            <w:rFonts w:ascii="Times New Roman" w:hAnsi="Times New Roman" w:cs="Times New Roman"/>
            <w:sz w:val="24"/>
          </w:rPr>
          <w:delText>. For geoBAM-Unsupervised, only two river types were assigned to all 19 rivers and the NSE scores for those types ranged from -1.76-0.69 and -21.85-0.94.</w:delText>
        </w:r>
      </w:del>
      <w:commentRangeEnd w:id="136"/>
      <w:r w:rsidR="00145108">
        <w:rPr>
          <w:rStyle w:val="CommentReference"/>
          <w:rFonts w:ascii="Times New Roman" w:eastAsia="Calibri" w:hAnsi="Times New Roman" w:cs="Times New Roman"/>
        </w:rPr>
        <w:commentReference w:id="136"/>
      </w:r>
    </w:p>
    <w:p w14:paraId="66E803D5" w14:textId="77777777" w:rsidR="00FE15BB" w:rsidRPr="007B46DF" w:rsidRDefault="00FE15BB" w:rsidP="00FE15BB">
      <w:pPr>
        <w:pStyle w:val="Caption"/>
        <w:keepNext/>
        <w:jc w:val="center"/>
        <w:rPr>
          <w:i w:val="0"/>
          <w:iCs w:val="0"/>
          <w:sz w:val="24"/>
          <w:szCs w:val="24"/>
        </w:rPr>
      </w:pPr>
      <w:r>
        <w:rPr>
          <w:i w:val="0"/>
          <w:iCs w:val="0"/>
          <w:noProof/>
          <w:sz w:val="24"/>
          <w:szCs w:val="24"/>
        </w:rPr>
        <w:lastRenderedPageBreak/>
        <w:drawing>
          <wp:inline distT="0" distB="0" distL="0" distR="0" wp14:anchorId="65978AAF" wp14:editId="5CE86972">
            <wp:extent cx="5704585" cy="6275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ydrographs.tiff"/>
                    <pic:cNvPicPr/>
                  </pic:nvPicPr>
                  <pic:blipFill>
                    <a:blip r:embed="rId15" cstate="screen">
                      <a:extLst>
                        <a:ext uri="{28A0092B-C50C-407E-A947-70E740481C1C}">
                          <a14:useLocalDpi xmlns:a14="http://schemas.microsoft.com/office/drawing/2010/main"/>
                        </a:ext>
                      </a:extLst>
                    </a:blip>
                    <a:stretch>
                      <a:fillRect/>
                    </a:stretch>
                  </pic:blipFill>
                  <pic:spPr>
                    <a:xfrm>
                      <a:off x="0" y="0"/>
                      <a:ext cx="5704585" cy="6275042"/>
                    </a:xfrm>
                    <a:prstGeom prst="rect">
                      <a:avLst/>
                    </a:prstGeom>
                  </pic:spPr>
                </pic:pic>
              </a:graphicData>
            </a:graphic>
          </wp:inline>
        </w:drawing>
      </w:r>
    </w:p>
    <w:p w14:paraId="6DE8031A" w14:textId="20879B87" w:rsidR="00FE15BB" w:rsidRPr="007B138C" w:rsidRDefault="00FE15BB" w:rsidP="00FE15BB">
      <w:pPr>
        <w:pStyle w:val="Caption"/>
        <w:jc w:val="both"/>
        <w:rPr>
          <w:i w:val="0"/>
          <w:color w:val="auto"/>
          <w:sz w:val="28"/>
          <w:szCs w:val="24"/>
        </w:rPr>
      </w:pPr>
      <w:r w:rsidRPr="007B138C">
        <w:rPr>
          <w:b/>
          <w:i w:val="0"/>
          <w:color w:val="auto"/>
          <w:sz w:val="24"/>
          <w:szCs w:val="22"/>
        </w:rPr>
        <w:t>Figure 6.</w:t>
      </w:r>
      <w:r w:rsidRPr="007B138C">
        <w:rPr>
          <w:color w:val="auto"/>
          <w:sz w:val="24"/>
          <w:szCs w:val="22"/>
        </w:rPr>
        <w:t xml:space="preserve"> </w:t>
      </w:r>
      <w:r w:rsidRPr="007B138C">
        <w:rPr>
          <w:i w:val="0"/>
          <w:color w:val="auto"/>
          <w:sz w:val="24"/>
          <w:szCs w:val="22"/>
        </w:rPr>
        <w:t>Hydrographs for the SWOT-simulated rivers: observed discharge</w:t>
      </w:r>
      <w:r w:rsidRPr="007B138C">
        <w:rPr>
          <w:iCs w:val="0"/>
          <w:color w:val="auto"/>
          <w:sz w:val="24"/>
          <w:szCs w:val="22"/>
        </w:rPr>
        <w:t xml:space="preserve"> </w:t>
      </w:r>
      <w:r w:rsidRPr="007B138C">
        <w:rPr>
          <w:i w:val="0"/>
          <w:color w:val="auto"/>
          <w:sz w:val="24"/>
          <w:szCs w:val="22"/>
        </w:rPr>
        <w:t xml:space="preserve">(dashed black) is plotted alongside </w:t>
      </w:r>
      <w:r w:rsidR="00E251EB">
        <w:rPr>
          <w:i w:val="0"/>
          <w:color w:val="auto"/>
          <w:sz w:val="24"/>
          <w:szCs w:val="22"/>
        </w:rPr>
        <w:t>control</w:t>
      </w:r>
      <w:r w:rsidRPr="007B138C">
        <w:rPr>
          <w:i w:val="0"/>
          <w:color w:val="auto"/>
          <w:sz w:val="24"/>
          <w:szCs w:val="22"/>
        </w:rPr>
        <w:t xml:space="preserve"> BAM (light blue) and geoBAM-Expert (dark blue).</w:t>
      </w:r>
    </w:p>
    <w:p w14:paraId="47F7A704" w14:textId="23079A8F" w:rsidR="00650FE5" w:rsidRPr="00F6677A" w:rsidRDefault="008A3D38" w:rsidP="00F6677A">
      <w:pPr>
        <w:pStyle w:val="NoSpacing"/>
        <w:spacing w:line="480" w:lineRule="auto"/>
        <w:ind w:firstLine="720"/>
        <w:jc w:val="both"/>
        <w:rPr>
          <w:rFonts w:ascii="Times New Roman" w:hAnsi="Times New Roman" w:cs="Times New Roman"/>
          <w:sz w:val="24"/>
        </w:rPr>
      </w:pPr>
      <w:del w:id="138" w:author="Colin Gleason" w:date="2020-04-27T11:15:00Z">
        <w:r w:rsidDel="00145108">
          <w:rPr>
            <w:rFonts w:ascii="Times New Roman" w:hAnsi="Times New Roman" w:cs="Times New Roman"/>
            <w:sz w:val="24"/>
          </w:rPr>
          <w:delText>We now move to hydrographs of the SWOT rivers.</w:delText>
        </w:r>
      </w:del>
      <w:ins w:id="139" w:author="Colin Gleason" w:date="2020-04-27T11:15:00Z">
        <w:r w:rsidR="00145108">
          <w:rPr>
            <w:rFonts w:ascii="Times New Roman" w:hAnsi="Times New Roman" w:cs="Times New Roman"/>
            <w:sz w:val="24"/>
          </w:rPr>
          <w:t>Considering hydrographs,</w:t>
        </w:r>
      </w:ins>
      <w:r>
        <w:rPr>
          <w:rFonts w:ascii="Times New Roman" w:hAnsi="Times New Roman" w:cs="Times New Roman"/>
          <w:sz w:val="24"/>
        </w:rPr>
        <w:t xml:space="preserve"> </w:t>
      </w:r>
      <w:ins w:id="140" w:author="Colin Gleason" w:date="2020-04-27T11:15:00Z">
        <w:r w:rsidR="00145108">
          <w:rPr>
            <w:rFonts w:ascii="Times New Roman" w:hAnsi="Times New Roman" w:cs="Times New Roman"/>
            <w:sz w:val="24"/>
          </w:rPr>
          <w:t>c</w:t>
        </w:r>
      </w:ins>
      <w:del w:id="141" w:author="Colin Gleason" w:date="2020-04-27T11:15:00Z">
        <w:r w:rsidDel="00145108">
          <w:rPr>
            <w:rFonts w:ascii="Times New Roman" w:hAnsi="Times New Roman" w:cs="Times New Roman"/>
            <w:sz w:val="24"/>
          </w:rPr>
          <w:delText>C</w:delText>
        </w:r>
      </w:del>
      <w:r w:rsidR="00FE15BB">
        <w:rPr>
          <w:rFonts w:ascii="Times New Roman" w:hAnsi="Times New Roman" w:cs="Times New Roman"/>
          <w:sz w:val="24"/>
        </w:rPr>
        <w:t xml:space="preserve">ontrol BAM performed quite well in low/baseflow periods across rivers, but much worse in high flow events (e.g. Severn, Cumberland, Seine). In some rivers, geoBAM-Expert hydrographs (Figure 6- dark blue lines) significantly improved from those estimated using control BAM (light blue lines- </w:t>
      </w:r>
      <w:r w:rsidR="00FE15BB">
        <w:rPr>
          <w:rFonts w:ascii="Times New Roman" w:hAnsi="Times New Roman" w:cs="Times New Roman"/>
          <w:sz w:val="24"/>
        </w:rPr>
        <w:lastRenderedPageBreak/>
        <w:t xml:space="preserve">e.g. St. Lawrence Upstream, Garonne Upstream, Cumberland, Connecticut, and Severn). In other rivers, very little changed (e.g. Wabash, Mississippi Downstream, and Tanana). Both </w:t>
      </w:r>
      <w:ins w:id="142" w:author="Colin Gleason" w:date="2020-04-27T11:16:00Z">
        <w:r w:rsidR="00145108">
          <w:rPr>
            <w:rFonts w:ascii="Times New Roman" w:hAnsi="Times New Roman" w:cs="Times New Roman"/>
            <w:sz w:val="24"/>
          </w:rPr>
          <w:t xml:space="preserve">control </w:t>
        </w:r>
      </w:ins>
      <w:r w:rsidR="00FE15BB">
        <w:rPr>
          <w:rFonts w:ascii="Times New Roman" w:hAnsi="Times New Roman" w:cs="Times New Roman"/>
          <w:sz w:val="24"/>
        </w:rPr>
        <w:t xml:space="preserve">BAM </w:t>
      </w:r>
      <w:r w:rsidR="00151185">
        <w:rPr>
          <w:rFonts w:ascii="Times New Roman" w:hAnsi="Times New Roman" w:cs="Times New Roman"/>
          <w:sz w:val="24"/>
        </w:rPr>
        <w:t xml:space="preserve">and geoBAM </w:t>
      </w:r>
      <w:r w:rsidR="00FE15BB">
        <w:rPr>
          <w:rFonts w:ascii="Times New Roman" w:hAnsi="Times New Roman" w:cs="Times New Roman"/>
          <w:sz w:val="24"/>
        </w:rPr>
        <w:t>produced hydrographs that visually resemble observed flow dynamics, but geoBAM has ‘filled in’ many errors in predicting the magnitude of peak events with varying degrees of success. For example, the Ohio River was mostly modeled correctly except for errors in the three peak events (Figure 6- ‘Ohio’). geoBAM-Expert has minimized the error in these peak events, while continuing to accurately model the rest of the hydrograph. Some rivers with little to no change in NSE scores (Figure 5) still appear to have partially ‘filled in’ these discrepancies (e.g. Seine, Severn, Cumberland). geoBAM-Expert results for both the Sacramento Upstream and St. Lawrence Downstream show visibly worsened reproduction of observed discharge than control BAM.</w:t>
      </w:r>
    </w:p>
    <w:p w14:paraId="181FD9FD" w14:textId="0CB0449F" w:rsidR="00B6313B" w:rsidRDefault="00B6313B" w:rsidP="00B6313B">
      <w:pPr>
        <w:pStyle w:val="Heading-Secondary"/>
        <w:ind w:left="0"/>
        <w:rPr>
          <w:b/>
          <w:bCs w:val="0"/>
        </w:rPr>
      </w:pPr>
      <w:r w:rsidRPr="00450054">
        <w:rPr>
          <w:b/>
          <w:bCs w:val="0"/>
        </w:rPr>
        <w:t>5.</w:t>
      </w:r>
      <w:r w:rsidR="00FE15BB">
        <w:rPr>
          <w:b/>
          <w:bCs w:val="0"/>
        </w:rPr>
        <w:t>3</w:t>
      </w:r>
      <w:r w:rsidRPr="00450054">
        <w:rPr>
          <w:b/>
          <w:bCs w:val="0"/>
        </w:rPr>
        <w:t xml:space="preserve"> </w:t>
      </w:r>
      <w:del w:id="143" w:author="Colin Gleason" w:date="2020-04-27T11:17:00Z">
        <w:r w:rsidRPr="00450054" w:rsidDel="00572DAE">
          <w:rPr>
            <w:b/>
            <w:bCs w:val="0"/>
          </w:rPr>
          <w:delText>Classifications compared</w:delText>
        </w:r>
      </w:del>
      <w:ins w:id="144" w:author="Colin Gleason" w:date="2020-04-27T11:17:00Z">
        <w:r w:rsidR="00572DAE">
          <w:rPr>
            <w:b/>
            <w:bCs w:val="0"/>
          </w:rPr>
          <w:t>Classification comparison</w:t>
        </w:r>
      </w:ins>
    </w:p>
    <w:p w14:paraId="3682B258" w14:textId="59E8C8D0" w:rsidR="004D5DBE" w:rsidRPr="004D5DBE" w:rsidRDefault="004D5DBE" w:rsidP="004D5DBE">
      <w:pPr>
        <w:spacing w:line="480" w:lineRule="auto"/>
        <w:ind w:firstLine="720"/>
        <w:jc w:val="both"/>
        <w:rPr>
          <w:sz w:val="24"/>
        </w:rPr>
      </w:pPr>
      <w:r>
        <w:rPr>
          <w:sz w:val="24"/>
        </w:rPr>
        <w:t xml:space="preserve">Sections 5.1-5.2 show significant performance improvement in BAM discharge estimation when defining prior river knowledge </w:t>
      </w:r>
      <w:del w:id="145" w:author="Colin Gleason" w:date="2020-04-27T11:18:00Z">
        <w:r w:rsidDel="00572DAE">
          <w:rPr>
            <w:sz w:val="24"/>
          </w:rPr>
          <w:delText xml:space="preserve">using </w:delText>
        </w:r>
      </w:del>
      <w:ins w:id="146" w:author="Colin Gleason" w:date="2020-04-27T11:18:00Z">
        <w:r w:rsidR="00572DAE">
          <w:rPr>
            <w:sz w:val="24"/>
          </w:rPr>
          <w:t xml:space="preserve">via </w:t>
        </w:r>
      </w:ins>
      <w:r w:rsidR="00004228">
        <w:rPr>
          <w:sz w:val="24"/>
        </w:rPr>
        <w:t xml:space="preserve">geomorphic </w:t>
      </w:r>
      <w:r>
        <w:rPr>
          <w:sz w:val="24"/>
        </w:rPr>
        <w:t>river types. However, geoBAM-Expert and geoBAM-Unsupervised yielded functionally the same</w:t>
      </w:r>
      <w:r w:rsidR="00C90D24">
        <w:rPr>
          <w:sz w:val="24"/>
        </w:rPr>
        <w:t xml:space="preserve"> NSE</w:t>
      </w:r>
      <w:r>
        <w:rPr>
          <w:sz w:val="24"/>
        </w:rPr>
        <w:t xml:space="preserve"> performance in both the Mackenzie River basin and the SWOT-simulated rivers</w:t>
      </w:r>
      <w:r w:rsidR="00BE0F09">
        <w:rPr>
          <w:sz w:val="24"/>
        </w:rPr>
        <w:t>, despite being constructed very differently</w:t>
      </w:r>
      <w:r>
        <w:rPr>
          <w:sz w:val="24"/>
        </w:rPr>
        <w:t>. Thus, we now turn to exploring differences in the river types these classifications produced</w:t>
      </w:r>
      <w:r w:rsidR="00705871">
        <w:rPr>
          <w:sz w:val="24"/>
        </w:rPr>
        <w:t>.</w:t>
      </w:r>
    </w:p>
    <w:p w14:paraId="59848BB7" w14:textId="77777777" w:rsidR="00E66474" w:rsidRDefault="00E66474" w:rsidP="00E66474">
      <w:pPr>
        <w:keepNext/>
        <w:spacing w:after="160" w:line="480" w:lineRule="auto"/>
        <w:jc w:val="center"/>
      </w:pPr>
      <w:r>
        <w:rPr>
          <w:noProof/>
        </w:rPr>
        <w:lastRenderedPageBreak/>
        <w:drawing>
          <wp:inline distT="0" distB="0" distL="0" distR="0" wp14:anchorId="4BECDB11" wp14:editId="797B102D">
            <wp:extent cx="5930035" cy="642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or_distributions.tiff"/>
                    <pic:cNvPicPr/>
                  </pic:nvPicPr>
                  <pic:blipFill>
                    <a:blip r:embed="rId16" cstate="screen">
                      <a:extLst>
                        <a:ext uri="{28A0092B-C50C-407E-A947-70E740481C1C}">
                          <a14:useLocalDpi xmlns:a14="http://schemas.microsoft.com/office/drawing/2010/main"/>
                        </a:ext>
                      </a:extLst>
                    </a:blip>
                    <a:stretch>
                      <a:fillRect/>
                    </a:stretch>
                  </pic:blipFill>
                  <pic:spPr>
                    <a:xfrm>
                      <a:off x="0" y="0"/>
                      <a:ext cx="5930035" cy="6424205"/>
                    </a:xfrm>
                    <a:prstGeom prst="rect">
                      <a:avLst/>
                    </a:prstGeom>
                  </pic:spPr>
                </pic:pic>
              </a:graphicData>
            </a:graphic>
          </wp:inline>
        </w:drawing>
      </w:r>
    </w:p>
    <w:p w14:paraId="4CF0C61B" w14:textId="4DCD194E" w:rsidR="00E66474" w:rsidRPr="00057101" w:rsidRDefault="00E66474" w:rsidP="00E66474">
      <w:pPr>
        <w:pStyle w:val="Caption"/>
        <w:jc w:val="both"/>
        <w:rPr>
          <w:b/>
          <w:bCs/>
          <w:i w:val="0"/>
          <w:color w:val="auto"/>
          <w:sz w:val="24"/>
          <w:szCs w:val="24"/>
        </w:rPr>
      </w:pPr>
      <w:r w:rsidRPr="00057101">
        <w:rPr>
          <w:b/>
          <w:i w:val="0"/>
          <w:color w:val="auto"/>
          <w:sz w:val="24"/>
          <w:szCs w:val="24"/>
        </w:rPr>
        <w:t xml:space="preserve">Figure </w:t>
      </w:r>
      <w:r w:rsidR="00A74932">
        <w:rPr>
          <w:b/>
          <w:i w:val="0"/>
          <w:color w:val="auto"/>
          <w:sz w:val="24"/>
          <w:szCs w:val="24"/>
        </w:rPr>
        <w:t>7</w:t>
      </w:r>
      <w:r w:rsidRPr="00057101">
        <w:rPr>
          <w:b/>
          <w:i w:val="0"/>
          <w:color w:val="auto"/>
          <w:sz w:val="24"/>
          <w:szCs w:val="24"/>
        </w:rPr>
        <w:t>:</w:t>
      </w:r>
      <w:r w:rsidRPr="00057101">
        <w:rPr>
          <w:i w:val="0"/>
          <w:color w:val="auto"/>
          <w:sz w:val="24"/>
          <w:szCs w:val="24"/>
        </w:rPr>
        <w:t xml:space="preserve"> </w:t>
      </w:r>
      <w:commentRangeStart w:id="147"/>
      <w:r w:rsidRPr="00057101">
        <w:rPr>
          <w:i w:val="0"/>
          <w:color w:val="auto"/>
          <w:sz w:val="24"/>
          <w:szCs w:val="24"/>
        </w:rPr>
        <w:t xml:space="preserve">Truncated, lognormal distributions of hydraulic </w:t>
      </w:r>
      <w:r w:rsidR="00696F2F">
        <w:rPr>
          <w:i w:val="0"/>
          <w:color w:val="auto"/>
          <w:sz w:val="24"/>
          <w:szCs w:val="24"/>
        </w:rPr>
        <w:t>BAM priors</w:t>
      </w:r>
      <w:r w:rsidRPr="00057101">
        <w:rPr>
          <w:i w:val="0"/>
          <w:color w:val="auto"/>
          <w:sz w:val="24"/>
          <w:szCs w:val="24"/>
        </w:rPr>
        <w:t xml:space="preserve"> as defined using new training data and the expert classification (left column) or the unsupervised classification (right column).</w:t>
      </w:r>
      <w:commentRangeEnd w:id="147"/>
      <w:r w:rsidR="00572DAE">
        <w:rPr>
          <w:rStyle w:val="CommentReference"/>
          <w:i w:val="0"/>
          <w:iCs w:val="0"/>
          <w:color w:val="auto"/>
        </w:rPr>
        <w:commentReference w:id="147"/>
      </w:r>
    </w:p>
    <w:p w14:paraId="0D6F6D53" w14:textId="470AD0FA" w:rsidR="00545F8F" w:rsidRDefault="004D5DBE" w:rsidP="00F34B88">
      <w:pPr>
        <w:spacing w:line="480" w:lineRule="auto"/>
        <w:ind w:firstLine="720"/>
        <w:jc w:val="both"/>
        <w:rPr>
          <w:sz w:val="24"/>
        </w:rPr>
      </w:pPr>
      <w:r>
        <w:rPr>
          <w:sz w:val="24"/>
        </w:rPr>
        <w:t>Both</w:t>
      </w:r>
      <w:r w:rsidR="00F34B88">
        <w:rPr>
          <w:sz w:val="24"/>
        </w:rPr>
        <w:t xml:space="preserve"> classification frameworks </w:t>
      </w:r>
      <w:r w:rsidR="00E5034B">
        <w:rPr>
          <w:sz w:val="24"/>
        </w:rPr>
        <w:t xml:space="preserve">feature fundamentally different classifications and </w:t>
      </w:r>
      <w:r w:rsidR="00F34B88">
        <w:rPr>
          <w:sz w:val="24"/>
        </w:rPr>
        <w:t>yield fundamentally different hydraulic</w:t>
      </w:r>
      <w:r w:rsidR="00696F2F">
        <w:rPr>
          <w:sz w:val="24"/>
        </w:rPr>
        <w:t xml:space="preserve"> priors</w:t>
      </w:r>
      <w:r w:rsidR="00F34B88">
        <w:rPr>
          <w:sz w:val="24"/>
        </w:rPr>
        <w:t xml:space="preserve"> across river types</w:t>
      </w:r>
      <w:r w:rsidR="00E35FE8">
        <w:rPr>
          <w:sz w:val="24"/>
        </w:rPr>
        <w:t xml:space="preserve"> (Figure 7)</w:t>
      </w:r>
      <w:r w:rsidR="00F34B88">
        <w:rPr>
          <w:sz w:val="24"/>
        </w:rPr>
        <w:t xml:space="preserve">. Figure </w:t>
      </w:r>
      <w:r>
        <w:rPr>
          <w:sz w:val="24"/>
        </w:rPr>
        <w:t>7</w:t>
      </w:r>
      <w:r w:rsidR="00F34B88">
        <w:rPr>
          <w:sz w:val="24"/>
        </w:rPr>
        <w:t xml:space="preserve"> plots truncated, parametric distributions of</w:t>
      </w:r>
      <w:r w:rsidR="00924BC5">
        <w:rPr>
          <w:sz w:val="24"/>
        </w:rPr>
        <w:t xml:space="preserve"> </w:t>
      </w:r>
      <w:commentRangeStart w:id="148"/>
      <w:r w:rsidR="00924BC5">
        <w:rPr>
          <w:sz w:val="24"/>
        </w:rPr>
        <w:t>the</w:t>
      </w:r>
      <w:r w:rsidR="00F34B88">
        <w:rPr>
          <w:sz w:val="24"/>
        </w:rPr>
        <w:t xml:space="preserve"> six hydraulic terms calculated </w:t>
      </w:r>
      <w:commentRangeEnd w:id="148"/>
      <w:r w:rsidR="00572DAE">
        <w:rPr>
          <w:rStyle w:val="CommentReference"/>
        </w:rPr>
        <w:commentReference w:id="148"/>
      </w:r>
      <w:r w:rsidR="00F34B88">
        <w:rPr>
          <w:sz w:val="24"/>
        </w:rPr>
        <w:t xml:space="preserve">from the training data needed to run </w:t>
      </w:r>
      <w:r w:rsidR="00F34B88">
        <w:rPr>
          <w:sz w:val="24"/>
        </w:rPr>
        <w:lastRenderedPageBreak/>
        <w:t xml:space="preserve">BAM for both classifications. </w:t>
      </w:r>
      <w:r w:rsidR="00F34B88">
        <w:rPr>
          <w:i/>
          <w:iCs/>
          <w:sz w:val="24"/>
        </w:rPr>
        <w:t>A</w:t>
      </w:r>
      <w:r w:rsidR="00F34B88">
        <w:rPr>
          <w:i/>
          <w:iCs/>
          <w:sz w:val="24"/>
          <w:vertAlign w:val="subscript"/>
        </w:rPr>
        <w:t>0</w:t>
      </w:r>
      <w:r w:rsidR="00F34B88">
        <w:rPr>
          <w:sz w:val="24"/>
        </w:rPr>
        <w:t xml:space="preserve"> is median cross-sectional area, </w:t>
      </w:r>
      <w:r w:rsidR="00F34B88">
        <w:rPr>
          <w:i/>
          <w:iCs/>
          <w:sz w:val="24"/>
        </w:rPr>
        <w:t>W</w:t>
      </w:r>
      <w:r w:rsidR="00F34B88">
        <w:rPr>
          <w:i/>
          <w:iCs/>
          <w:sz w:val="24"/>
          <w:vertAlign w:val="subscript"/>
        </w:rPr>
        <w:t xml:space="preserve">b </w:t>
      </w:r>
      <w:r w:rsidR="00F34B88">
        <w:rPr>
          <w:sz w:val="24"/>
        </w:rPr>
        <w:t>is bankfull width,</w:t>
      </w:r>
      <w:r w:rsidR="00F34B88">
        <w:rPr>
          <w:i/>
          <w:iCs/>
          <w:sz w:val="24"/>
          <w:vertAlign w:val="subscript"/>
        </w:rPr>
        <w:t xml:space="preserve"> </w:t>
      </w:r>
      <w:r w:rsidR="00F34B88">
        <w:rPr>
          <w:i/>
          <w:iCs/>
          <w:sz w:val="24"/>
        </w:rPr>
        <w:t>D</w:t>
      </w:r>
      <w:r w:rsidR="00F34B88">
        <w:rPr>
          <w:i/>
          <w:iCs/>
          <w:sz w:val="24"/>
          <w:vertAlign w:val="subscript"/>
        </w:rPr>
        <w:t xml:space="preserve">b </w:t>
      </w:r>
      <w:r w:rsidR="00F34B88">
        <w:rPr>
          <w:sz w:val="24"/>
        </w:rPr>
        <w:t>is bankfull depth</w:t>
      </w:r>
      <w:r w:rsidR="00F34B88">
        <w:rPr>
          <w:i/>
          <w:iCs/>
          <w:sz w:val="24"/>
          <w:vertAlign w:val="subscript"/>
        </w:rPr>
        <w:t xml:space="preserve">, </w:t>
      </w:r>
      <w:r w:rsidR="00F34B88">
        <w:rPr>
          <w:i/>
          <w:iCs/>
          <w:sz w:val="24"/>
        </w:rPr>
        <w:t xml:space="preserve">n </w:t>
      </w:r>
      <w:r w:rsidR="00F34B88">
        <w:rPr>
          <w:sz w:val="24"/>
        </w:rPr>
        <w:t xml:space="preserve">is Manning’s roughness term, </w:t>
      </w:r>
      <w:r w:rsidR="00F34B88">
        <w:rPr>
          <w:i/>
          <w:iCs/>
          <w:sz w:val="24"/>
        </w:rPr>
        <w:t xml:space="preserve">r </w:t>
      </w:r>
      <w:r w:rsidR="00F34B88">
        <w:rPr>
          <w:sz w:val="24"/>
        </w:rPr>
        <w:t xml:space="preserve">is a channel shape parameter, and </w:t>
      </w:r>
      <w:r w:rsidR="00F34B88">
        <w:rPr>
          <w:i/>
          <w:iCs/>
          <w:sz w:val="24"/>
        </w:rPr>
        <w:t xml:space="preserve">b </w:t>
      </w:r>
      <w:r w:rsidR="00F34B88">
        <w:rPr>
          <w:sz w:val="24"/>
        </w:rPr>
        <w:t>is an AHG exponent</w:t>
      </w:r>
      <w:r w:rsidR="003C1902">
        <w:rPr>
          <w:sz w:val="24"/>
        </w:rPr>
        <w:t xml:space="preserve">. </w:t>
      </w:r>
      <w:r w:rsidR="00B55B2E">
        <w:rPr>
          <w:sz w:val="24"/>
        </w:rPr>
        <w:t xml:space="preserve">Distributions for all six hydraulic terms are visually distinct for the unsupervised classification, while </w:t>
      </w:r>
      <w:r w:rsidR="00F34B88">
        <w:rPr>
          <w:i/>
          <w:iCs/>
          <w:sz w:val="24"/>
        </w:rPr>
        <w:t>A</w:t>
      </w:r>
      <w:r w:rsidR="00F34B88">
        <w:rPr>
          <w:i/>
          <w:iCs/>
          <w:sz w:val="24"/>
          <w:vertAlign w:val="subscript"/>
        </w:rPr>
        <w:t>0</w:t>
      </w:r>
      <w:r w:rsidR="00F34B88">
        <w:rPr>
          <w:sz w:val="24"/>
        </w:rPr>
        <w:t xml:space="preserve">, </w:t>
      </w:r>
      <w:r w:rsidR="00F34B88">
        <w:rPr>
          <w:i/>
          <w:iCs/>
          <w:sz w:val="24"/>
        </w:rPr>
        <w:t>W</w:t>
      </w:r>
      <w:r w:rsidR="00F34B88">
        <w:rPr>
          <w:i/>
          <w:iCs/>
          <w:sz w:val="24"/>
          <w:vertAlign w:val="subscript"/>
        </w:rPr>
        <w:t>b</w:t>
      </w:r>
      <w:r w:rsidR="00F34B88">
        <w:rPr>
          <w:sz w:val="24"/>
          <w:vertAlign w:val="subscript"/>
        </w:rPr>
        <w:t xml:space="preserve">, </w:t>
      </w:r>
      <w:r w:rsidR="005929E5">
        <w:rPr>
          <w:sz w:val="24"/>
        </w:rPr>
        <w:t xml:space="preserve">and </w:t>
      </w:r>
      <w:r w:rsidR="00F34B88">
        <w:rPr>
          <w:i/>
          <w:iCs/>
          <w:sz w:val="24"/>
        </w:rPr>
        <w:t>D</w:t>
      </w:r>
      <w:r w:rsidR="00F34B88">
        <w:rPr>
          <w:i/>
          <w:iCs/>
          <w:sz w:val="24"/>
          <w:vertAlign w:val="subscript"/>
        </w:rPr>
        <w:t>b</w:t>
      </w:r>
      <w:r w:rsidR="00F34B88">
        <w:rPr>
          <w:i/>
          <w:iCs/>
          <w:sz w:val="24"/>
        </w:rPr>
        <w:t xml:space="preserve"> </w:t>
      </w:r>
      <w:r w:rsidR="00B55B2E">
        <w:rPr>
          <w:sz w:val="24"/>
        </w:rPr>
        <w:t>appear to</w:t>
      </w:r>
      <w:r w:rsidR="00F34B88">
        <w:rPr>
          <w:sz w:val="24"/>
        </w:rPr>
        <w:t xml:space="preserve"> vary </w:t>
      </w:r>
      <w:r w:rsidR="00B50650">
        <w:rPr>
          <w:sz w:val="24"/>
        </w:rPr>
        <w:t xml:space="preserve">monotonically </w:t>
      </w:r>
      <w:r w:rsidR="00F34B88">
        <w:rPr>
          <w:sz w:val="24"/>
        </w:rPr>
        <w:t xml:space="preserve">by </w:t>
      </w:r>
      <w:r w:rsidR="00B55B2E">
        <w:rPr>
          <w:sz w:val="24"/>
        </w:rPr>
        <w:t xml:space="preserve">expert </w:t>
      </w:r>
      <w:r w:rsidR="00F34B88">
        <w:rPr>
          <w:sz w:val="24"/>
        </w:rPr>
        <w:t>river type.</w:t>
      </w:r>
    </w:p>
    <w:p w14:paraId="6A5C6B24" w14:textId="1E471C10" w:rsidR="00CE6630" w:rsidRPr="00CE6630" w:rsidRDefault="00CE6630" w:rsidP="00F34B88">
      <w:pPr>
        <w:spacing w:line="480" w:lineRule="auto"/>
        <w:ind w:firstLine="720"/>
        <w:jc w:val="both"/>
        <w:rPr>
          <w:sz w:val="24"/>
        </w:rPr>
      </w:pPr>
      <w:r>
        <w:rPr>
          <w:sz w:val="24"/>
        </w:rPr>
        <w:t>Using the PDFs in Figure 7, we qualitatively define</w:t>
      </w:r>
      <w:r w:rsidR="00E81CBB">
        <w:rPr>
          <w:sz w:val="24"/>
        </w:rPr>
        <w:t>d</w:t>
      </w:r>
      <w:r>
        <w:rPr>
          <w:sz w:val="24"/>
        </w:rPr>
        <w:t xml:space="preserve"> what </w:t>
      </w:r>
      <w:r w:rsidR="00B00AAC">
        <w:rPr>
          <w:sz w:val="24"/>
        </w:rPr>
        <w:t>these</w:t>
      </w:r>
      <w:r>
        <w:rPr>
          <w:sz w:val="24"/>
        </w:rPr>
        <w:t xml:space="preserve"> river type</w:t>
      </w:r>
      <w:r w:rsidR="00B00AAC">
        <w:rPr>
          <w:sz w:val="24"/>
        </w:rPr>
        <w:t>s</w:t>
      </w:r>
      <w:r>
        <w:rPr>
          <w:sz w:val="24"/>
        </w:rPr>
        <w:t xml:space="preserve"> represent. Based on the </w:t>
      </w:r>
      <w:r>
        <w:rPr>
          <w:i/>
          <w:iCs/>
          <w:sz w:val="24"/>
        </w:rPr>
        <w:t>A</w:t>
      </w:r>
      <w:r>
        <w:rPr>
          <w:i/>
          <w:iCs/>
          <w:sz w:val="24"/>
          <w:vertAlign w:val="subscript"/>
        </w:rPr>
        <w:t>0</w:t>
      </w:r>
      <w:r>
        <w:rPr>
          <w:sz w:val="24"/>
        </w:rPr>
        <w:t xml:space="preserve">, </w:t>
      </w:r>
      <w:r>
        <w:rPr>
          <w:i/>
          <w:iCs/>
          <w:sz w:val="24"/>
        </w:rPr>
        <w:t>W</w:t>
      </w:r>
      <w:r>
        <w:rPr>
          <w:i/>
          <w:iCs/>
          <w:sz w:val="24"/>
          <w:vertAlign w:val="subscript"/>
        </w:rPr>
        <w:t>b</w:t>
      </w:r>
      <w:r>
        <w:rPr>
          <w:sz w:val="24"/>
          <w:vertAlign w:val="subscript"/>
        </w:rPr>
        <w:t xml:space="preserve">, </w:t>
      </w:r>
      <w:r>
        <w:rPr>
          <w:sz w:val="24"/>
        </w:rPr>
        <w:t xml:space="preserve">and </w:t>
      </w:r>
      <w:r>
        <w:rPr>
          <w:i/>
          <w:iCs/>
          <w:sz w:val="24"/>
        </w:rPr>
        <w:t>D</w:t>
      </w:r>
      <w:r>
        <w:rPr>
          <w:i/>
          <w:iCs/>
          <w:sz w:val="24"/>
          <w:vertAlign w:val="subscript"/>
        </w:rPr>
        <w:t xml:space="preserve">b </w:t>
      </w:r>
      <w:r>
        <w:rPr>
          <w:sz w:val="24"/>
        </w:rPr>
        <w:t xml:space="preserve">distributions for geoBAM-Expert, we </w:t>
      </w:r>
      <w:del w:id="149" w:author="Colin Gleason" w:date="2020-04-27T11:19:00Z">
        <w:r w:rsidR="00B071B4" w:rsidDel="00572DAE">
          <w:rPr>
            <w:sz w:val="24"/>
          </w:rPr>
          <w:delText>define</w:delText>
        </w:r>
        <w:r w:rsidDel="00572DAE">
          <w:rPr>
            <w:sz w:val="24"/>
          </w:rPr>
          <w:delText xml:space="preserve"> </w:delText>
        </w:r>
      </w:del>
      <w:ins w:id="150" w:author="Colin Gleason" w:date="2020-04-27T11:19:00Z">
        <w:r w:rsidR="00572DAE">
          <w:rPr>
            <w:sz w:val="24"/>
          </w:rPr>
          <w:t xml:space="preserve">interpret </w:t>
        </w:r>
      </w:ins>
      <w:r>
        <w:rPr>
          <w:sz w:val="24"/>
        </w:rPr>
        <w:t xml:space="preserve">these river types as </w:t>
      </w:r>
      <w:r w:rsidR="001965D7">
        <w:rPr>
          <w:sz w:val="24"/>
        </w:rPr>
        <w:t xml:space="preserve">discrete </w:t>
      </w:r>
      <w:r>
        <w:rPr>
          <w:sz w:val="24"/>
        </w:rPr>
        <w:t>representations of river size: channel area and bankfull geometry monotonically increase with river type.</w:t>
      </w:r>
      <w:r w:rsidR="0045258F">
        <w:rPr>
          <w:sz w:val="24"/>
        </w:rPr>
        <w:t xml:space="preserve"> Per the definition of </w:t>
      </w:r>
      <w:r w:rsidR="0045258F">
        <w:rPr>
          <w:i/>
          <w:iCs/>
          <w:sz w:val="24"/>
        </w:rPr>
        <w:t xml:space="preserve">r </w:t>
      </w:r>
      <w:r w:rsidR="0045258F">
        <w:rPr>
          <w:sz w:val="24"/>
        </w:rPr>
        <w:t xml:space="preserve">and </w:t>
      </w:r>
      <w:r w:rsidR="0045258F">
        <w:rPr>
          <w:i/>
          <w:iCs/>
          <w:sz w:val="24"/>
        </w:rPr>
        <w:t xml:space="preserve">b </w:t>
      </w:r>
      <w:r w:rsidR="0045258F">
        <w:rPr>
          <w:sz w:val="24"/>
        </w:rPr>
        <w:t xml:space="preserve">in the expert system, Type 16 </w:t>
      </w:r>
      <w:r w:rsidR="002B6CB2">
        <w:rPr>
          <w:sz w:val="24"/>
        </w:rPr>
        <w:t xml:space="preserve">(‘highly width-variable’) rivers are </w:t>
      </w:r>
      <w:r w:rsidR="0045258F">
        <w:rPr>
          <w:sz w:val="24"/>
        </w:rPr>
        <w:t xml:space="preserve">fundamentally different from the other types’ distributions. The </w:t>
      </w:r>
      <w:r w:rsidR="00826D19">
        <w:rPr>
          <w:sz w:val="24"/>
        </w:rPr>
        <w:t>u</w:t>
      </w:r>
      <w:r w:rsidR="0045258F">
        <w:rPr>
          <w:sz w:val="24"/>
        </w:rPr>
        <w:t xml:space="preserve">nsupervised river types are more difficult to qualitatively define, but river type 7 appears strikingly similar to </w:t>
      </w:r>
      <w:r w:rsidR="000A4F84">
        <w:rPr>
          <w:sz w:val="24"/>
        </w:rPr>
        <w:t xml:space="preserve">the </w:t>
      </w:r>
      <w:r w:rsidR="005141E1">
        <w:rPr>
          <w:sz w:val="24"/>
        </w:rPr>
        <w:t>e</w:t>
      </w:r>
      <w:r w:rsidR="0045258F">
        <w:rPr>
          <w:sz w:val="24"/>
        </w:rPr>
        <w:t>xpert</w:t>
      </w:r>
      <w:r w:rsidR="000A4F84">
        <w:rPr>
          <w:sz w:val="24"/>
        </w:rPr>
        <w:t xml:space="preserve"> system’s </w:t>
      </w:r>
      <w:r w:rsidR="0045258F">
        <w:rPr>
          <w:sz w:val="24"/>
        </w:rPr>
        <w:t xml:space="preserve">river type 16, suggesting that the unsupervised method successfully identified the highly width-variable cross-sections itself. </w:t>
      </w:r>
      <w:r w:rsidR="005141E1">
        <w:rPr>
          <w:sz w:val="24"/>
        </w:rPr>
        <w:t>The u</w:t>
      </w:r>
      <w:r w:rsidR="0045258F">
        <w:rPr>
          <w:sz w:val="24"/>
        </w:rPr>
        <w:t xml:space="preserve">nsupervised </w:t>
      </w:r>
      <w:r w:rsidR="005141E1">
        <w:rPr>
          <w:sz w:val="24"/>
        </w:rPr>
        <w:t xml:space="preserve">system </w:t>
      </w:r>
      <w:r w:rsidR="0045258F">
        <w:rPr>
          <w:sz w:val="24"/>
        </w:rPr>
        <w:t xml:space="preserve">also identified a river type with exceptionally high Manning’s </w:t>
      </w:r>
      <w:r w:rsidR="0045258F" w:rsidRPr="00EA3155">
        <w:rPr>
          <w:i/>
          <w:iCs/>
          <w:sz w:val="24"/>
          <w:rPrChange w:id="151" w:author="Colin Gleason" w:date="2020-04-27T11:19:00Z">
            <w:rPr>
              <w:sz w:val="24"/>
            </w:rPr>
          </w:rPrChange>
        </w:rPr>
        <w:t>n</w:t>
      </w:r>
      <w:r w:rsidR="0045258F">
        <w:rPr>
          <w:sz w:val="24"/>
        </w:rPr>
        <w:t xml:space="preserve"> values</w:t>
      </w:r>
      <w:r w:rsidR="006A32CC">
        <w:rPr>
          <w:sz w:val="24"/>
        </w:rPr>
        <w:t>, distinct from the others</w:t>
      </w:r>
      <w:r w:rsidR="0045258F">
        <w:rPr>
          <w:sz w:val="24"/>
        </w:rPr>
        <w:t>. The remaining river types cover the full spread of channel geometry experienced in our training data</w:t>
      </w:r>
      <w:r w:rsidR="006A32CC">
        <w:rPr>
          <w:sz w:val="24"/>
        </w:rPr>
        <w:t>, but with varying degrees of certainty in the distribution center</w:t>
      </w:r>
      <w:r w:rsidR="005C1BA1">
        <w:rPr>
          <w:sz w:val="24"/>
        </w:rPr>
        <w:t>s.</w:t>
      </w:r>
    </w:p>
    <w:p w14:paraId="51C650FD" w14:textId="67FB4069" w:rsidR="00E66474" w:rsidRDefault="00F34B88" w:rsidP="00F34B88">
      <w:pPr>
        <w:spacing w:line="480" w:lineRule="auto"/>
        <w:ind w:firstLine="720"/>
        <w:jc w:val="both"/>
        <w:rPr>
          <w:sz w:val="24"/>
        </w:rPr>
      </w:pPr>
      <w:r>
        <w:rPr>
          <w:sz w:val="24"/>
        </w:rPr>
        <w:t xml:space="preserve">While these plots visually justify both classification frameworks as ways to extract differentiable </w:t>
      </w:r>
      <w:r w:rsidR="00C8021F">
        <w:rPr>
          <w:sz w:val="24"/>
        </w:rPr>
        <w:t xml:space="preserve">distributions for </w:t>
      </w:r>
      <w:r>
        <w:rPr>
          <w:sz w:val="24"/>
        </w:rPr>
        <w:t xml:space="preserve">hydraulic </w:t>
      </w:r>
      <w:r w:rsidR="00C8021F">
        <w:rPr>
          <w:sz w:val="24"/>
        </w:rPr>
        <w:t>terms</w:t>
      </w:r>
      <w:r>
        <w:rPr>
          <w:sz w:val="24"/>
        </w:rPr>
        <w:t xml:space="preserve">, we confirmed </w:t>
      </w:r>
      <w:del w:id="152" w:author="Colin Gleason" w:date="2020-04-27T11:19:00Z">
        <w:r w:rsidDel="00EA3155">
          <w:rPr>
            <w:sz w:val="24"/>
          </w:rPr>
          <w:delText xml:space="preserve">this </w:delText>
        </w:r>
      </w:del>
      <w:ins w:id="153" w:author="Colin Gleason" w:date="2020-04-27T11:19:00Z">
        <w:r w:rsidR="00EA3155">
          <w:rPr>
            <w:sz w:val="24"/>
          </w:rPr>
          <w:t xml:space="preserve">the uniqueness of the classes </w:t>
        </w:r>
      </w:ins>
      <w:r>
        <w:rPr>
          <w:sz w:val="24"/>
        </w:rPr>
        <w:t xml:space="preserve">by running two One-Way ANOVA tests on the medians of the six hydraulic </w:t>
      </w:r>
      <w:r w:rsidR="00C8021F">
        <w:rPr>
          <w:sz w:val="24"/>
        </w:rPr>
        <w:t>terms’</w:t>
      </w:r>
      <w:r>
        <w:rPr>
          <w:sz w:val="24"/>
        </w:rPr>
        <w:t xml:space="preserve"> distributions in Figure </w:t>
      </w:r>
      <w:r w:rsidR="003B39D6">
        <w:rPr>
          <w:sz w:val="24"/>
        </w:rPr>
        <w:t>7</w:t>
      </w:r>
      <w:r>
        <w:rPr>
          <w:sz w:val="24"/>
        </w:rPr>
        <w:t>, grouped by river type (Table S</w:t>
      </w:r>
      <w:r w:rsidR="00971516">
        <w:rPr>
          <w:sz w:val="24"/>
        </w:rPr>
        <w:t>5</w:t>
      </w:r>
      <w:r>
        <w:rPr>
          <w:sz w:val="24"/>
        </w:rPr>
        <w:t xml:space="preserve">). </w:t>
      </w:r>
      <w:r w:rsidR="00345DB1">
        <w:rPr>
          <w:sz w:val="24"/>
        </w:rPr>
        <w:t xml:space="preserve">We note that distribution centers are not the only criteria necessary to define truncated probability distributions, and that distributions can have similar centers but drastically different overall shapes. Still, this is a convenient way to quantify one dimension of differentiability. </w:t>
      </w:r>
      <w:r>
        <w:rPr>
          <w:sz w:val="24"/>
        </w:rPr>
        <w:t xml:space="preserve">For the expert framework, </w:t>
      </w:r>
      <w:r w:rsidR="00345DB1" w:rsidRPr="00345DB1">
        <w:rPr>
          <w:i/>
          <w:iCs/>
          <w:sz w:val="24"/>
        </w:rPr>
        <w:t>W</w:t>
      </w:r>
      <w:r w:rsidR="00345DB1">
        <w:rPr>
          <w:i/>
          <w:iCs/>
          <w:sz w:val="24"/>
          <w:vertAlign w:val="subscript"/>
        </w:rPr>
        <w:t xml:space="preserve">b, </w:t>
      </w:r>
      <w:r w:rsidR="00345DB1" w:rsidRPr="00345DB1">
        <w:rPr>
          <w:i/>
          <w:iCs/>
          <w:sz w:val="24"/>
        </w:rPr>
        <w:t>D</w:t>
      </w:r>
      <w:r w:rsidR="00345DB1" w:rsidRPr="00345DB1">
        <w:rPr>
          <w:i/>
          <w:iCs/>
          <w:sz w:val="24"/>
          <w:vertAlign w:val="subscript"/>
        </w:rPr>
        <w:t>b</w:t>
      </w:r>
      <w:r w:rsidR="00345DB1">
        <w:rPr>
          <w:sz w:val="24"/>
        </w:rPr>
        <w:t xml:space="preserve">, </w:t>
      </w:r>
      <w:r w:rsidR="00405B4E">
        <w:rPr>
          <w:i/>
          <w:iCs/>
          <w:sz w:val="24"/>
        </w:rPr>
        <w:t>n</w:t>
      </w:r>
      <w:r w:rsidR="00405B4E">
        <w:rPr>
          <w:sz w:val="24"/>
        </w:rPr>
        <w:t xml:space="preserve">, </w:t>
      </w:r>
      <w:r w:rsidR="00345DB1">
        <w:rPr>
          <w:sz w:val="24"/>
        </w:rPr>
        <w:t xml:space="preserve">and </w:t>
      </w:r>
      <w:r w:rsidR="00345DB1">
        <w:rPr>
          <w:i/>
          <w:iCs/>
          <w:sz w:val="24"/>
        </w:rPr>
        <w:t>A</w:t>
      </w:r>
      <w:r w:rsidR="00345DB1">
        <w:rPr>
          <w:i/>
          <w:iCs/>
          <w:sz w:val="24"/>
          <w:vertAlign w:val="subscript"/>
        </w:rPr>
        <w:t>0</w:t>
      </w:r>
      <w:r w:rsidR="00345DB1">
        <w:rPr>
          <w:i/>
          <w:iCs/>
          <w:sz w:val="24"/>
        </w:rPr>
        <w:t xml:space="preserve"> </w:t>
      </w:r>
      <w:r w:rsidRPr="00345DB1">
        <w:rPr>
          <w:sz w:val="24"/>
        </w:rPr>
        <w:t>were</w:t>
      </w:r>
      <w:r>
        <w:rPr>
          <w:sz w:val="24"/>
        </w:rPr>
        <w:t xml:space="preserve"> significantly different</w:t>
      </w:r>
      <w:r w:rsidR="00405B4E">
        <w:rPr>
          <w:sz w:val="24"/>
        </w:rPr>
        <w:t xml:space="preserve"> (p &lt; 0.05)</w:t>
      </w:r>
      <w:r>
        <w:rPr>
          <w:sz w:val="24"/>
        </w:rPr>
        <w:t xml:space="preserve">. For the unsupervised framework, </w:t>
      </w:r>
      <w:r w:rsidR="00405B4E">
        <w:rPr>
          <w:i/>
          <w:iCs/>
          <w:sz w:val="24"/>
        </w:rPr>
        <w:t xml:space="preserve">b </w:t>
      </w:r>
      <w:r w:rsidR="00405B4E" w:rsidRPr="00405B4E">
        <w:rPr>
          <w:sz w:val="24"/>
        </w:rPr>
        <w:t>and</w:t>
      </w:r>
      <w:r w:rsidR="00405B4E">
        <w:rPr>
          <w:i/>
          <w:iCs/>
          <w:sz w:val="24"/>
        </w:rPr>
        <w:t xml:space="preserve"> r </w:t>
      </w:r>
      <w:r w:rsidR="00FB20ED">
        <w:rPr>
          <w:sz w:val="24"/>
        </w:rPr>
        <w:t>were marginally significant (</w:t>
      </w:r>
      <w:r>
        <w:rPr>
          <w:sz w:val="24"/>
        </w:rPr>
        <w:t xml:space="preserve">p-values </w:t>
      </w:r>
      <w:r w:rsidR="00405B4E">
        <w:rPr>
          <w:sz w:val="24"/>
        </w:rPr>
        <w:lastRenderedPageBreak/>
        <w:t xml:space="preserve">between 0.05 and </w:t>
      </w:r>
      <w:r>
        <w:rPr>
          <w:sz w:val="24"/>
        </w:rPr>
        <w:t>0.10</w:t>
      </w:r>
      <w:r w:rsidR="00FB20ED">
        <w:rPr>
          <w:sz w:val="24"/>
        </w:rPr>
        <w:t>)</w:t>
      </w:r>
      <w:r>
        <w:rPr>
          <w:sz w:val="24"/>
        </w:rPr>
        <w:t xml:space="preserve"> while </w:t>
      </w:r>
      <w:r w:rsidR="00405B4E" w:rsidRPr="00405B4E">
        <w:rPr>
          <w:sz w:val="24"/>
        </w:rPr>
        <w:t>the others</w:t>
      </w:r>
      <w:r>
        <w:rPr>
          <w:i/>
          <w:iCs/>
          <w:sz w:val="24"/>
        </w:rPr>
        <w:t xml:space="preserve"> </w:t>
      </w:r>
      <w:r>
        <w:rPr>
          <w:sz w:val="24"/>
        </w:rPr>
        <w:t xml:space="preserve">were not significantly different. Overall, Figure </w:t>
      </w:r>
      <w:r w:rsidR="00987F63">
        <w:rPr>
          <w:sz w:val="24"/>
        </w:rPr>
        <w:t>7</w:t>
      </w:r>
      <w:r>
        <w:rPr>
          <w:sz w:val="24"/>
        </w:rPr>
        <w:t xml:space="preserve"> and Table S</w:t>
      </w:r>
      <w:r w:rsidR="00891BBF">
        <w:rPr>
          <w:sz w:val="24"/>
        </w:rPr>
        <w:t>5</w:t>
      </w:r>
      <w:r>
        <w:rPr>
          <w:sz w:val="24"/>
        </w:rPr>
        <w:t xml:space="preserve"> confirm that both classification frameworks yield differentiable river types across these six hydraulic terms.</w:t>
      </w:r>
    </w:p>
    <w:p w14:paraId="1063F6F6" w14:textId="77777777" w:rsidR="00E66345" w:rsidRPr="00846DE7" w:rsidRDefault="00E66345" w:rsidP="00E66345">
      <w:pPr>
        <w:pStyle w:val="Heading-Secondary"/>
        <w:ind w:left="0"/>
        <w:rPr>
          <w:b/>
          <w:bCs w:val="0"/>
        </w:rPr>
      </w:pPr>
      <w:r>
        <w:rPr>
          <w:b/>
          <w:bCs w:val="0"/>
        </w:rPr>
        <w:t>5.4 Mackenzie River basin classification</w:t>
      </w:r>
    </w:p>
    <w:p w14:paraId="6605F9DB" w14:textId="77777777" w:rsidR="00E66345" w:rsidRDefault="00E66345" w:rsidP="00E66345">
      <w:pPr>
        <w:pStyle w:val="NoSpacing"/>
        <w:keepNext/>
        <w:spacing w:line="480" w:lineRule="auto"/>
        <w:jc w:val="center"/>
      </w:pPr>
      <w:r>
        <w:rPr>
          <w:rFonts w:ascii="Times New Roman" w:hAnsi="Times New Roman" w:cs="Times New Roman"/>
          <w:noProof/>
          <w:sz w:val="24"/>
          <w:szCs w:val="24"/>
        </w:rPr>
        <w:drawing>
          <wp:inline distT="0" distB="0" distL="0" distR="0" wp14:anchorId="23A0E049" wp14:editId="6DC91E38">
            <wp:extent cx="5553075" cy="5373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ckenzie_classified.tiff"/>
                    <pic:cNvPicPr/>
                  </pic:nvPicPr>
                  <pic:blipFill rotWithShape="1">
                    <a:blip r:embed="rId17" cstate="screen">
                      <a:extLst>
                        <a:ext uri="{28A0092B-C50C-407E-A947-70E740481C1C}">
                          <a14:useLocalDpi xmlns:a14="http://schemas.microsoft.com/office/drawing/2010/main"/>
                        </a:ext>
                      </a:extLst>
                    </a:blip>
                    <a:srcRect l="2669" t="2623" r="4439" b="3102"/>
                    <a:stretch/>
                  </pic:blipFill>
                  <pic:spPr bwMode="auto">
                    <a:xfrm>
                      <a:off x="0" y="0"/>
                      <a:ext cx="5556238" cy="5376683"/>
                    </a:xfrm>
                    <a:prstGeom prst="rect">
                      <a:avLst/>
                    </a:prstGeom>
                    <a:ln>
                      <a:noFill/>
                    </a:ln>
                    <a:extLst>
                      <a:ext uri="{53640926-AAD7-44D8-BBD7-CCE9431645EC}">
                        <a14:shadowObscured xmlns:a14="http://schemas.microsoft.com/office/drawing/2010/main"/>
                      </a:ext>
                    </a:extLst>
                  </pic:spPr>
                </pic:pic>
              </a:graphicData>
            </a:graphic>
          </wp:inline>
        </w:drawing>
      </w:r>
    </w:p>
    <w:p w14:paraId="0E4F3322" w14:textId="3049F2DD" w:rsidR="00E66345" w:rsidRPr="007B138C" w:rsidRDefault="00E66345" w:rsidP="00E66345">
      <w:pPr>
        <w:pStyle w:val="Caption"/>
        <w:jc w:val="both"/>
        <w:rPr>
          <w:color w:val="auto"/>
          <w:sz w:val="24"/>
          <w:szCs w:val="24"/>
        </w:rPr>
      </w:pPr>
      <w:r w:rsidRPr="007B138C">
        <w:rPr>
          <w:b/>
          <w:bCs/>
          <w:i w:val="0"/>
          <w:iCs w:val="0"/>
          <w:color w:val="auto"/>
          <w:sz w:val="24"/>
          <w:szCs w:val="24"/>
        </w:rPr>
        <w:t xml:space="preserve">Figure </w:t>
      </w:r>
      <w:r w:rsidR="00841A9F">
        <w:rPr>
          <w:b/>
          <w:bCs/>
          <w:i w:val="0"/>
          <w:iCs w:val="0"/>
          <w:color w:val="auto"/>
          <w:sz w:val="24"/>
          <w:szCs w:val="24"/>
        </w:rPr>
        <w:t>8</w:t>
      </w:r>
      <w:r w:rsidRPr="007B138C">
        <w:rPr>
          <w:color w:val="auto"/>
          <w:sz w:val="24"/>
          <w:szCs w:val="24"/>
        </w:rPr>
        <w:t xml:space="preserve"> </w:t>
      </w:r>
      <w:commentRangeStart w:id="154"/>
      <w:r w:rsidRPr="007B138C">
        <w:rPr>
          <w:i w:val="0"/>
          <w:iCs w:val="0"/>
          <w:color w:val="auto"/>
          <w:sz w:val="24"/>
          <w:szCs w:val="24"/>
        </w:rPr>
        <w:t>River classification using geoBAM-Expert for Mackenzie River basin</w:t>
      </w:r>
      <w:r>
        <w:rPr>
          <w:i w:val="0"/>
          <w:iCs w:val="0"/>
          <w:color w:val="auto"/>
          <w:sz w:val="24"/>
          <w:szCs w:val="24"/>
        </w:rPr>
        <w:t xml:space="preserve"> with 108 validation gauges and their increase in NSE from control BAM to geoBAM-expert</w:t>
      </w:r>
      <w:r w:rsidRPr="007B138C">
        <w:rPr>
          <w:i w:val="0"/>
          <w:iCs w:val="0"/>
          <w:color w:val="auto"/>
          <w:sz w:val="24"/>
          <w:szCs w:val="24"/>
        </w:rPr>
        <w:t>. The Canadian Shield</w:t>
      </w:r>
      <w:r>
        <w:rPr>
          <w:i w:val="0"/>
          <w:iCs w:val="0"/>
          <w:color w:val="auto"/>
          <w:sz w:val="24"/>
          <w:szCs w:val="24"/>
        </w:rPr>
        <w:t xml:space="preserve"> (light grey)</w:t>
      </w:r>
      <w:r w:rsidRPr="007B138C">
        <w:rPr>
          <w:i w:val="0"/>
          <w:iCs w:val="0"/>
          <w:color w:val="auto"/>
          <w:sz w:val="24"/>
          <w:szCs w:val="24"/>
        </w:rPr>
        <w:t xml:space="preserve"> and major lakes </w:t>
      </w:r>
      <w:r>
        <w:rPr>
          <w:i w:val="0"/>
          <w:iCs w:val="0"/>
          <w:color w:val="auto"/>
          <w:sz w:val="24"/>
          <w:szCs w:val="24"/>
        </w:rPr>
        <w:t xml:space="preserve">(dark blue) </w:t>
      </w:r>
      <w:r w:rsidRPr="007B138C">
        <w:rPr>
          <w:i w:val="0"/>
          <w:iCs w:val="0"/>
          <w:color w:val="auto"/>
          <w:sz w:val="24"/>
          <w:szCs w:val="24"/>
        </w:rPr>
        <w:t xml:space="preserve">are overlaid upon the classified hydrography (Lin et al. 2019; Yamazaki </w:t>
      </w:r>
      <w:commentRangeEnd w:id="154"/>
      <w:r w:rsidR="00EA3155">
        <w:rPr>
          <w:rStyle w:val="CommentReference"/>
          <w:i w:val="0"/>
          <w:iCs w:val="0"/>
          <w:color w:val="auto"/>
        </w:rPr>
        <w:commentReference w:id="154"/>
      </w:r>
      <w:r w:rsidRPr="007B138C">
        <w:rPr>
          <w:i w:val="0"/>
          <w:iCs w:val="0"/>
          <w:color w:val="auto"/>
          <w:sz w:val="24"/>
          <w:szCs w:val="24"/>
        </w:rPr>
        <w:t xml:space="preserve">et al. 2019). ‘River Type’ labels align with those in the left column of Figure </w:t>
      </w:r>
      <w:r>
        <w:rPr>
          <w:i w:val="0"/>
          <w:iCs w:val="0"/>
          <w:color w:val="auto"/>
          <w:sz w:val="24"/>
          <w:szCs w:val="24"/>
        </w:rPr>
        <w:t>7</w:t>
      </w:r>
      <w:r w:rsidRPr="007B138C">
        <w:rPr>
          <w:i w:val="0"/>
          <w:iCs w:val="0"/>
          <w:color w:val="auto"/>
          <w:sz w:val="24"/>
          <w:szCs w:val="24"/>
        </w:rPr>
        <w:t>.</w:t>
      </w:r>
    </w:p>
    <w:p w14:paraId="0F695A66" w14:textId="3430C06B" w:rsidR="00E66345" w:rsidRDefault="00E66345" w:rsidP="00E663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commentRangeStart w:id="155"/>
      <w:r>
        <w:rPr>
          <w:rFonts w:ascii="Times New Roman" w:hAnsi="Times New Roman" w:cs="Times New Roman"/>
          <w:sz w:val="24"/>
          <w:szCs w:val="24"/>
        </w:rPr>
        <w:t xml:space="preserve">Finally, we map every river in the Mackenzie River basin classified using the expert framework, </w:t>
      </w:r>
      <w:commentRangeEnd w:id="155"/>
      <w:r w:rsidR="00EA3155">
        <w:rPr>
          <w:rStyle w:val="CommentReference"/>
          <w:rFonts w:ascii="Times New Roman" w:eastAsia="Calibri" w:hAnsi="Times New Roman" w:cs="Times New Roman"/>
        </w:rPr>
        <w:commentReference w:id="155"/>
      </w:r>
      <w:r>
        <w:rPr>
          <w:rFonts w:ascii="Times New Roman" w:hAnsi="Times New Roman" w:cs="Times New Roman"/>
          <w:sz w:val="24"/>
          <w:szCs w:val="24"/>
        </w:rPr>
        <w:t xml:space="preserve">along with the increase in NSE from control BAM to geoBAM-Expert for all 108 validation reaches (Figure </w:t>
      </w:r>
      <w:r w:rsidR="00841A9F">
        <w:rPr>
          <w:rFonts w:ascii="Times New Roman" w:hAnsi="Times New Roman" w:cs="Times New Roman"/>
          <w:sz w:val="24"/>
          <w:szCs w:val="24"/>
        </w:rPr>
        <w:t>8</w:t>
      </w:r>
      <w:r>
        <w:rPr>
          <w:rFonts w:ascii="Times New Roman" w:hAnsi="Times New Roman" w:cs="Times New Roman"/>
          <w:sz w:val="24"/>
          <w:szCs w:val="24"/>
        </w:rPr>
        <w:t xml:space="preserve">). Rivers mostly fall into two regimes composed of Type 1 and 2 rivers in the western half of the watershed, and Type 15, 16, and 7 in the eastern. These two regimes align nearly perfectly with the boundary of the </w:t>
      </w:r>
      <w:commentRangeStart w:id="156"/>
      <w:r>
        <w:rPr>
          <w:rFonts w:ascii="Times New Roman" w:hAnsi="Times New Roman" w:cs="Times New Roman"/>
          <w:sz w:val="24"/>
          <w:szCs w:val="24"/>
        </w:rPr>
        <w:t>Canadian Shield, a particularly old and hard, exposed igneous rock that underlies thin soil, large lakes, and boreal forests in the eastern portion of the basin</w:t>
      </w:r>
      <w:commentRangeEnd w:id="156"/>
      <w:r w:rsidR="00EA3155">
        <w:rPr>
          <w:rStyle w:val="CommentReference"/>
          <w:rFonts w:ascii="Times New Roman" w:eastAsia="Calibri" w:hAnsi="Times New Roman" w:cs="Times New Roman"/>
        </w:rPr>
        <w:commentReference w:id="156"/>
      </w:r>
      <w:r>
        <w:rPr>
          <w:rFonts w:ascii="Times New Roman" w:hAnsi="Times New Roman" w:cs="Times New Roman"/>
          <w:sz w:val="24"/>
          <w:szCs w:val="24"/>
        </w:rPr>
        <w:t xml:space="preserve">. Meanwhile, the western portion drains the Rocky Mountains- a fundamentally different landscape. Thus, geoBAM-Expert </w:t>
      </w:r>
      <w:r w:rsidRPr="00235466">
        <w:rPr>
          <w:rFonts w:ascii="Times New Roman" w:hAnsi="Times New Roman" w:cs="Times New Roman"/>
          <w:sz w:val="24"/>
          <w:szCs w:val="24"/>
        </w:rPr>
        <w:t>qualitatively</w:t>
      </w:r>
      <w:r>
        <w:rPr>
          <w:rFonts w:ascii="Times New Roman" w:hAnsi="Times New Roman" w:cs="Times New Roman"/>
          <w:sz w:val="24"/>
          <w:szCs w:val="24"/>
        </w:rPr>
        <w:t xml:space="preserve"> reflects observed geomorphology patterns in the landscape of the Mackenzie River basin through its different river types.</w:t>
      </w:r>
    </w:p>
    <w:p w14:paraId="0990406D" w14:textId="3F42ED69" w:rsidR="00E66345" w:rsidRPr="00E66345" w:rsidRDefault="00E66345" w:rsidP="00E663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commentRangeStart w:id="157"/>
      <w:r>
        <w:rPr>
          <w:rFonts w:ascii="Times New Roman" w:hAnsi="Times New Roman" w:cs="Times New Roman"/>
          <w:sz w:val="24"/>
          <w:szCs w:val="24"/>
        </w:rPr>
        <w:t>The clear manifestation of the Canadian Shield in our classification influences RSQ accuracy as well. All validation reaches on the Shield showed an NSE improvement of at least 0.50, while any reaches with less improvement, or even degradation, in NSE are not located on the Shield. This suggests that geoBAM is more able to hydraulically represent the types of rivers present in ‘Shield-like’ landscapes than control BAM is. The only river reach with an NSE increase &gt; 5.0 is near the outlet of the basin. Finally, there is no clear relationship between NSE improvement and stream order (Figure S7)</w:t>
      </w:r>
      <w:r w:rsidR="008E14A5">
        <w:rPr>
          <w:rFonts w:ascii="Times New Roman" w:hAnsi="Times New Roman" w:cs="Times New Roman"/>
          <w:sz w:val="24"/>
          <w:szCs w:val="24"/>
        </w:rPr>
        <w:t>, suggesting improvement is not a function of river size.</w:t>
      </w:r>
      <w:commentRangeEnd w:id="157"/>
      <w:r w:rsidR="00EA3155">
        <w:rPr>
          <w:rStyle w:val="CommentReference"/>
          <w:rFonts w:ascii="Times New Roman" w:eastAsia="Calibri" w:hAnsi="Times New Roman" w:cs="Times New Roman"/>
        </w:rPr>
        <w:commentReference w:id="157"/>
      </w:r>
    </w:p>
    <w:p w14:paraId="53DD022F" w14:textId="1251BFD9" w:rsidR="00E66345" w:rsidRPr="00E66345" w:rsidRDefault="00E66345" w:rsidP="00E66345">
      <w:pPr>
        <w:pStyle w:val="Heading-Secondary"/>
        <w:ind w:left="0"/>
        <w:rPr>
          <w:b/>
          <w:bCs w:val="0"/>
        </w:rPr>
      </w:pPr>
      <w:commentRangeStart w:id="158"/>
      <w:r w:rsidRPr="00450054">
        <w:rPr>
          <w:b/>
          <w:bCs w:val="0"/>
        </w:rPr>
        <w:lastRenderedPageBreak/>
        <w:t>5.</w:t>
      </w:r>
      <w:r>
        <w:rPr>
          <w:b/>
          <w:bCs w:val="0"/>
        </w:rPr>
        <w:t>5 Performance across other error metrics</w:t>
      </w:r>
      <w:commentRangeEnd w:id="158"/>
      <w:r w:rsidR="005C6A68">
        <w:rPr>
          <w:rStyle w:val="CommentReference"/>
          <w:rFonts w:eastAsia="Calibri"/>
          <w:bCs w:val="0"/>
          <w:kern w:val="0"/>
        </w:rPr>
        <w:commentReference w:id="158"/>
      </w:r>
    </w:p>
    <w:p w14:paraId="017759A1" w14:textId="77777777" w:rsidR="008C73C6" w:rsidRDefault="00692C16" w:rsidP="008C73C6">
      <w:pPr>
        <w:pStyle w:val="NoSpacing"/>
        <w:keepNext/>
        <w:spacing w:line="480" w:lineRule="auto"/>
        <w:jc w:val="both"/>
      </w:pPr>
      <w:r>
        <w:rPr>
          <w:rFonts w:ascii="Times New Roman" w:hAnsi="Times New Roman" w:cs="Times New Roman"/>
          <w:noProof/>
          <w:sz w:val="24"/>
          <w:szCs w:val="24"/>
        </w:rPr>
        <w:drawing>
          <wp:inline distT="0" distB="0" distL="0" distR="0" wp14:anchorId="1D2F71D8" wp14:editId="7E165308">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943600" cy="5943600"/>
                    </a:xfrm>
                    <a:prstGeom prst="rect">
                      <a:avLst/>
                    </a:prstGeom>
                    <a:noFill/>
                    <a:ln>
                      <a:noFill/>
                    </a:ln>
                  </pic:spPr>
                </pic:pic>
              </a:graphicData>
            </a:graphic>
          </wp:inline>
        </w:drawing>
      </w:r>
    </w:p>
    <w:p w14:paraId="5C1625A8" w14:textId="04E8760B" w:rsidR="00692C16" w:rsidRPr="008C73C6" w:rsidRDefault="008C73C6" w:rsidP="008C73C6">
      <w:pPr>
        <w:pStyle w:val="Caption"/>
        <w:jc w:val="both"/>
        <w:rPr>
          <w:i w:val="0"/>
          <w:iCs w:val="0"/>
          <w:color w:val="auto"/>
          <w:sz w:val="36"/>
          <w:szCs w:val="36"/>
        </w:rPr>
      </w:pPr>
      <w:r w:rsidRPr="008C73C6">
        <w:rPr>
          <w:b/>
          <w:bCs/>
          <w:i w:val="0"/>
          <w:iCs w:val="0"/>
          <w:color w:val="auto"/>
          <w:sz w:val="24"/>
          <w:szCs w:val="24"/>
        </w:rPr>
        <w:t xml:space="preserve">Figure </w:t>
      </w:r>
      <w:r w:rsidR="006134A7">
        <w:rPr>
          <w:b/>
          <w:bCs/>
          <w:i w:val="0"/>
          <w:iCs w:val="0"/>
          <w:color w:val="auto"/>
          <w:sz w:val="24"/>
          <w:szCs w:val="24"/>
        </w:rPr>
        <w:t>9</w:t>
      </w:r>
      <w:r>
        <w:rPr>
          <w:b/>
          <w:bCs/>
          <w:i w:val="0"/>
          <w:iCs w:val="0"/>
          <w:color w:val="auto"/>
          <w:sz w:val="24"/>
          <w:szCs w:val="24"/>
        </w:rPr>
        <w:t xml:space="preserve"> </w:t>
      </w:r>
      <w:r>
        <w:rPr>
          <w:i w:val="0"/>
          <w:iCs w:val="0"/>
          <w:color w:val="auto"/>
          <w:sz w:val="24"/>
          <w:szCs w:val="24"/>
        </w:rPr>
        <w:t xml:space="preserve">Comparison of </w:t>
      </w:r>
      <w:r w:rsidR="00570346">
        <w:rPr>
          <w:i w:val="0"/>
          <w:iCs w:val="0"/>
          <w:color w:val="auto"/>
          <w:sz w:val="24"/>
          <w:szCs w:val="24"/>
        </w:rPr>
        <w:t>geoBAM classifications for</w:t>
      </w:r>
      <w:r>
        <w:rPr>
          <w:i w:val="0"/>
          <w:iCs w:val="0"/>
          <w:color w:val="auto"/>
          <w:sz w:val="24"/>
          <w:szCs w:val="24"/>
        </w:rPr>
        <w:t xml:space="preserve"> both the SWOT-simulated rivers and the Mackenzie River basin.</w:t>
      </w:r>
      <w:r w:rsidR="00D141FC">
        <w:rPr>
          <w:i w:val="0"/>
          <w:iCs w:val="0"/>
          <w:color w:val="auto"/>
          <w:sz w:val="24"/>
          <w:szCs w:val="24"/>
        </w:rPr>
        <w:t xml:space="preserve"> N</w:t>
      </w:r>
      <w:commentRangeStart w:id="159"/>
      <w:r w:rsidR="00D141FC">
        <w:rPr>
          <w:i w:val="0"/>
          <w:iCs w:val="0"/>
          <w:color w:val="auto"/>
          <w:sz w:val="24"/>
          <w:szCs w:val="24"/>
        </w:rPr>
        <w:t>umbers reflect the number of SWOT rivers or Mackenzie reaches not plotted due to axis truncation.</w:t>
      </w:r>
      <w:commentRangeEnd w:id="159"/>
      <w:r w:rsidR="00EA3155">
        <w:rPr>
          <w:rStyle w:val="CommentReference"/>
          <w:i w:val="0"/>
          <w:iCs w:val="0"/>
          <w:color w:val="auto"/>
        </w:rPr>
        <w:commentReference w:id="159"/>
      </w:r>
    </w:p>
    <w:p w14:paraId="176822B7" w14:textId="6ACDB494" w:rsidR="00D612BA" w:rsidRPr="00D612BA" w:rsidRDefault="003D3B92" w:rsidP="00D612BA">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szCs w:val="24"/>
        </w:rPr>
        <w:t>Finally, w</w:t>
      </w:r>
      <w:r w:rsidR="00CD0AAE">
        <w:rPr>
          <w:rFonts w:ascii="Times New Roman" w:hAnsi="Times New Roman" w:cs="Times New Roman"/>
          <w:sz w:val="24"/>
          <w:szCs w:val="24"/>
        </w:rPr>
        <w:t xml:space="preserve">e </w:t>
      </w:r>
      <w:del w:id="160" w:author="Colin Gleason" w:date="2020-04-27T11:23:00Z">
        <w:r w:rsidR="00CD0AAE" w:rsidDel="00EA3155">
          <w:rPr>
            <w:rFonts w:ascii="Times New Roman" w:hAnsi="Times New Roman" w:cs="Times New Roman"/>
            <w:sz w:val="24"/>
            <w:szCs w:val="24"/>
          </w:rPr>
          <w:delText>turn to orienting both tests’</w:delText>
        </w:r>
      </w:del>
      <w:ins w:id="161" w:author="Colin Gleason" w:date="2020-04-27T11:23:00Z">
        <w:r w:rsidR="00EA3155">
          <w:rPr>
            <w:rFonts w:ascii="Times New Roman" w:hAnsi="Times New Roman" w:cs="Times New Roman"/>
            <w:sz w:val="24"/>
            <w:szCs w:val="24"/>
          </w:rPr>
          <w:t>analyze</w:t>
        </w:r>
      </w:ins>
      <w:r w:rsidR="00CD0AAE">
        <w:rPr>
          <w:rFonts w:ascii="Times New Roman" w:hAnsi="Times New Roman" w:cs="Times New Roman"/>
          <w:sz w:val="24"/>
          <w:szCs w:val="24"/>
        </w:rPr>
        <w:t xml:space="preserve"> RSQ accuracy </w:t>
      </w:r>
      <w:del w:id="162" w:author="Colin Gleason" w:date="2020-04-27T11:23:00Z">
        <w:r w:rsidR="00596FA6" w:rsidDel="00EA3155">
          <w:rPr>
            <w:rFonts w:ascii="Times New Roman" w:hAnsi="Times New Roman" w:cs="Times New Roman"/>
            <w:sz w:val="24"/>
            <w:szCs w:val="24"/>
          </w:rPr>
          <w:delText>with</w:delText>
        </w:r>
        <w:r w:rsidR="00CD0AAE" w:rsidDel="00EA3155">
          <w:rPr>
            <w:rFonts w:ascii="Times New Roman" w:hAnsi="Times New Roman" w:cs="Times New Roman"/>
            <w:sz w:val="24"/>
            <w:szCs w:val="24"/>
          </w:rPr>
          <w:delText xml:space="preserve"> one another and </w:delText>
        </w:r>
      </w:del>
      <w:r w:rsidR="00CD0AAE">
        <w:rPr>
          <w:rFonts w:ascii="Times New Roman" w:hAnsi="Times New Roman" w:cs="Times New Roman"/>
          <w:sz w:val="24"/>
          <w:szCs w:val="24"/>
        </w:rPr>
        <w:t xml:space="preserve">across </w:t>
      </w:r>
      <w:ins w:id="163" w:author="Colin Gleason" w:date="2020-04-27T11:23:00Z">
        <w:r w:rsidR="00EA3155">
          <w:rPr>
            <w:rFonts w:ascii="Times New Roman" w:hAnsi="Times New Roman" w:cs="Times New Roman"/>
            <w:sz w:val="24"/>
            <w:szCs w:val="24"/>
          </w:rPr>
          <w:t xml:space="preserve">classification scheme using additional </w:t>
        </w:r>
      </w:ins>
      <w:r w:rsidR="00CD0AAE">
        <w:rPr>
          <w:rFonts w:ascii="Times New Roman" w:hAnsi="Times New Roman" w:cs="Times New Roman"/>
          <w:sz w:val="24"/>
          <w:szCs w:val="24"/>
        </w:rPr>
        <w:t>error metrics</w:t>
      </w:r>
      <w:r w:rsidR="006134A7">
        <w:rPr>
          <w:rFonts w:ascii="Times New Roman" w:hAnsi="Times New Roman" w:cs="Times New Roman"/>
          <w:sz w:val="24"/>
          <w:szCs w:val="24"/>
        </w:rPr>
        <w:t xml:space="preserve"> (Figure 9)</w:t>
      </w:r>
      <w:r w:rsidR="00CD0AAE">
        <w:rPr>
          <w:rFonts w:ascii="Times New Roman" w:hAnsi="Times New Roman" w:cs="Times New Roman"/>
          <w:sz w:val="24"/>
          <w:szCs w:val="24"/>
        </w:rPr>
        <w:t>.</w:t>
      </w:r>
      <w:r w:rsidR="00D612BA">
        <w:rPr>
          <w:rFonts w:ascii="Times New Roman" w:hAnsi="Times New Roman" w:cs="Times New Roman"/>
          <w:sz w:val="24"/>
          <w:szCs w:val="24"/>
        </w:rPr>
        <w:t xml:space="preserve"> </w:t>
      </w:r>
      <w:r w:rsidR="00D612BA">
        <w:rPr>
          <w:rFonts w:ascii="Times New Roman" w:hAnsi="Times New Roman" w:cs="Times New Roman"/>
          <w:sz w:val="24"/>
        </w:rPr>
        <w:t>Again, differences between the two classification frameworks</w:t>
      </w:r>
      <w:r w:rsidR="00013A5B">
        <w:rPr>
          <w:rFonts w:ascii="Times New Roman" w:hAnsi="Times New Roman" w:cs="Times New Roman"/>
          <w:sz w:val="24"/>
        </w:rPr>
        <w:t xml:space="preserve"> for either test </w:t>
      </w:r>
      <w:r w:rsidR="00D612BA">
        <w:rPr>
          <w:rFonts w:ascii="Times New Roman" w:hAnsi="Times New Roman" w:cs="Times New Roman"/>
          <w:sz w:val="24"/>
        </w:rPr>
        <w:t>are marginal</w:t>
      </w:r>
      <w:ins w:id="164" w:author="Colin Gleason" w:date="2020-04-27T11:24:00Z">
        <w:r w:rsidR="00EA3155">
          <w:rPr>
            <w:rFonts w:ascii="Times New Roman" w:hAnsi="Times New Roman" w:cs="Times New Roman"/>
            <w:sz w:val="24"/>
          </w:rPr>
          <w:t>, but improvement from control BAM is stark</w:t>
        </w:r>
      </w:ins>
      <w:r w:rsidR="00D612BA">
        <w:rPr>
          <w:rFonts w:ascii="Times New Roman" w:hAnsi="Times New Roman" w:cs="Times New Roman"/>
          <w:sz w:val="24"/>
        </w:rPr>
        <w:t>.</w:t>
      </w:r>
      <w:del w:id="165" w:author="Colin Gleason" w:date="2020-04-27T11:24:00Z">
        <w:r w:rsidR="00D612BA" w:rsidDel="00EA3155">
          <w:rPr>
            <w:rFonts w:ascii="Times New Roman" w:hAnsi="Times New Roman" w:cs="Times New Roman"/>
            <w:sz w:val="24"/>
          </w:rPr>
          <w:delText xml:space="preserve"> </w:delText>
        </w:r>
        <w:commentRangeStart w:id="166"/>
        <w:r w:rsidR="00D612BA" w:rsidDel="00EA3155">
          <w:rPr>
            <w:rFonts w:ascii="Times New Roman" w:hAnsi="Times New Roman" w:cs="Times New Roman"/>
            <w:sz w:val="24"/>
          </w:rPr>
          <w:lastRenderedPageBreak/>
          <w:delText>The SWOT rivers’ median NSE was 0.50 using geoBAM-</w:delText>
        </w:r>
        <w:r w:rsidR="001776B1" w:rsidDel="00EA3155">
          <w:rPr>
            <w:rFonts w:ascii="Times New Roman" w:hAnsi="Times New Roman" w:cs="Times New Roman"/>
            <w:sz w:val="24"/>
          </w:rPr>
          <w:delText>U</w:delText>
        </w:r>
        <w:r w:rsidR="00D612BA" w:rsidDel="00EA3155">
          <w:rPr>
            <w:rFonts w:ascii="Times New Roman" w:hAnsi="Times New Roman" w:cs="Times New Roman"/>
            <w:sz w:val="24"/>
          </w:rPr>
          <w:delText>nsupervised and 0.53 using geoBAM-</w:delText>
        </w:r>
        <w:r w:rsidR="001776B1" w:rsidDel="00EA3155">
          <w:rPr>
            <w:rFonts w:ascii="Times New Roman" w:hAnsi="Times New Roman" w:cs="Times New Roman"/>
            <w:sz w:val="24"/>
          </w:rPr>
          <w:delText>E</w:delText>
        </w:r>
        <w:r w:rsidR="00D612BA" w:rsidDel="00EA3155">
          <w:rPr>
            <w:rFonts w:ascii="Times New Roman" w:hAnsi="Times New Roman" w:cs="Times New Roman"/>
            <w:sz w:val="24"/>
          </w:rPr>
          <w:delText>xpert, while the Mackenzie rivers’ median NSE was 0.26 using geoBAM-</w:delText>
        </w:r>
        <w:r w:rsidR="001776B1" w:rsidDel="00EA3155">
          <w:rPr>
            <w:rFonts w:ascii="Times New Roman" w:hAnsi="Times New Roman" w:cs="Times New Roman"/>
            <w:sz w:val="24"/>
          </w:rPr>
          <w:delText>U</w:delText>
        </w:r>
        <w:r w:rsidR="00D612BA" w:rsidDel="00EA3155">
          <w:rPr>
            <w:rFonts w:ascii="Times New Roman" w:hAnsi="Times New Roman" w:cs="Times New Roman"/>
            <w:sz w:val="24"/>
          </w:rPr>
          <w:delText>nsupervised and 0.24 using geoBAM-</w:delText>
        </w:r>
        <w:r w:rsidR="001776B1" w:rsidDel="00EA3155">
          <w:rPr>
            <w:rFonts w:ascii="Times New Roman" w:hAnsi="Times New Roman" w:cs="Times New Roman"/>
            <w:sz w:val="24"/>
          </w:rPr>
          <w:delText>E</w:delText>
        </w:r>
        <w:r w:rsidR="00D612BA" w:rsidDel="00EA3155">
          <w:rPr>
            <w:rFonts w:ascii="Times New Roman" w:hAnsi="Times New Roman" w:cs="Times New Roman"/>
            <w:sz w:val="24"/>
          </w:rPr>
          <w:delText>xpert</w:delText>
        </w:r>
      </w:del>
      <w:r w:rsidR="00D612BA">
        <w:rPr>
          <w:rFonts w:ascii="Times New Roman" w:hAnsi="Times New Roman" w:cs="Times New Roman"/>
          <w:sz w:val="24"/>
        </w:rPr>
        <w:t xml:space="preserve">. </w:t>
      </w:r>
      <w:commentRangeEnd w:id="166"/>
      <w:r w:rsidR="00EA3155">
        <w:rPr>
          <w:rStyle w:val="CommentReference"/>
          <w:rFonts w:ascii="Times New Roman" w:eastAsia="Calibri" w:hAnsi="Times New Roman" w:cs="Times New Roman"/>
        </w:rPr>
        <w:commentReference w:id="166"/>
      </w:r>
      <w:r w:rsidR="00D612BA">
        <w:rPr>
          <w:rFonts w:ascii="Times New Roman" w:hAnsi="Times New Roman" w:cs="Times New Roman"/>
          <w:sz w:val="24"/>
        </w:rPr>
        <w:t>In the SWOT river</w:t>
      </w:r>
      <w:del w:id="167" w:author="Colin Gleason" w:date="2020-04-27T11:24:00Z">
        <w:r w:rsidR="00D612BA" w:rsidDel="00EA3155">
          <w:rPr>
            <w:rFonts w:ascii="Times New Roman" w:hAnsi="Times New Roman" w:cs="Times New Roman"/>
            <w:sz w:val="24"/>
          </w:rPr>
          <w:delText>’</w:delText>
        </w:r>
      </w:del>
      <w:r w:rsidR="00D612BA">
        <w:rPr>
          <w:rFonts w:ascii="Times New Roman" w:hAnsi="Times New Roman" w:cs="Times New Roman"/>
          <w:sz w:val="24"/>
        </w:rPr>
        <w:t>s, geoBAM-</w:t>
      </w:r>
      <w:r w:rsidR="001776B1">
        <w:rPr>
          <w:rFonts w:ascii="Times New Roman" w:hAnsi="Times New Roman" w:cs="Times New Roman"/>
          <w:sz w:val="24"/>
        </w:rPr>
        <w:t>E</w:t>
      </w:r>
      <w:r w:rsidR="00D612BA">
        <w:rPr>
          <w:rFonts w:ascii="Times New Roman" w:hAnsi="Times New Roman" w:cs="Times New Roman"/>
          <w:sz w:val="24"/>
        </w:rPr>
        <w:t xml:space="preserve">xpert had a slightly better </w:t>
      </w:r>
      <w:proofErr w:type="spellStart"/>
      <w:r w:rsidR="00D612BA">
        <w:rPr>
          <w:rFonts w:ascii="Times New Roman" w:hAnsi="Times New Roman" w:cs="Times New Roman"/>
          <w:sz w:val="24"/>
        </w:rPr>
        <w:t>rBIAS</w:t>
      </w:r>
      <w:proofErr w:type="spellEnd"/>
      <w:r w:rsidR="00D612BA">
        <w:rPr>
          <w:rFonts w:ascii="Times New Roman" w:hAnsi="Times New Roman" w:cs="Times New Roman"/>
          <w:sz w:val="24"/>
        </w:rPr>
        <w:t xml:space="preserve"> score (-0.07 vs. -0.13) but otherwise median performance scores were functionally the same across both classification frameworks tested.</w:t>
      </w:r>
    </w:p>
    <w:p w14:paraId="7931E7E5" w14:textId="3CBF15AB" w:rsidR="002A0589" w:rsidRDefault="002A0589" w:rsidP="00B6313B">
      <w:pPr>
        <w:pStyle w:val="NoSpacing"/>
        <w:spacing w:line="480" w:lineRule="auto"/>
        <w:ind w:firstLine="360"/>
        <w:jc w:val="both"/>
        <w:rPr>
          <w:rFonts w:ascii="Times New Roman" w:hAnsi="Times New Roman" w:cs="Times New Roman"/>
          <w:sz w:val="24"/>
          <w:szCs w:val="24"/>
        </w:rPr>
      </w:pPr>
      <w:r w:rsidRPr="002A0589">
        <w:rPr>
          <w:rFonts w:ascii="Times New Roman" w:hAnsi="Times New Roman" w:cs="Times New Roman"/>
          <w:sz w:val="24"/>
          <w:szCs w:val="24"/>
        </w:rPr>
        <w:t xml:space="preserve">While the magnitude of scores are lower </w:t>
      </w:r>
      <w:r w:rsidR="005629E8">
        <w:rPr>
          <w:rFonts w:ascii="Times New Roman" w:hAnsi="Times New Roman" w:cs="Times New Roman"/>
          <w:sz w:val="24"/>
          <w:szCs w:val="24"/>
        </w:rPr>
        <w:t>across the board for</w:t>
      </w:r>
      <w:r w:rsidRPr="002A0589">
        <w:rPr>
          <w:rFonts w:ascii="Times New Roman" w:hAnsi="Times New Roman" w:cs="Times New Roman"/>
          <w:sz w:val="24"/>
          <w:szCs w:val="24"/>
        </w:rPr>
        <w:t xml:space="preserve"> the Mackenzie</w:t>
      </w:r>
      <w:r w:rsidR="005629E8">
        <w:rPr>
          <w:rFonts w:ascii="Times New Roman" w:hAnsi="Times New Roman" w:cs="Times New Roman"/>
          <w:sz w:val="24"/>
          <w:szCs w:val="24"/>
        </w:rPr>
        <w:t xml:space="preserve"> (a byproduct of </w:t>
      </w:r>
      <w:del w:id="168" w:author="Colin Gleason" w:date="2020-04-27T13:13:00Z">
        <w:r w:rsidR="005629E8" w:rsidDel="00BF3FB1">
          <w:rPr>
            <w:rFonts w:ascii="Times New Roman" w:hAnsi="Times New Roman" w:cs="Times New Roman"/>
            <w:sz w:val="24"/>
            <w:szCs w:val="24"/>
          </w:rPr>
          <w:delText xml:space="preserve">not </w:delText>
        </w:r>
      </w:del>
      <w:r w:rsidR="005629E8">
        <w:rPr>
          <w:rFonts w:ascii="Times New Roman" w:hAnsi="Times New Roman" w:cs="Times New Roman"/>
          <w:sz w:val="24"/>
          <w:szCs w:val="24"/>
        </w:rPr>
        <w:t xml:space="preserve">using </w:t>
      </w:r>
      <w:r w:rsidR="003638C2">
        <w:rPr>
          <w:rFonts w:ascii="Times New Roman" w:hAnsi="Times New Roman" w:cs="Times New Roman"/>
          <w:sz w:val="24"/>
          <w:szCs w:val="24"/>
        </w:rPr>
        <w:t>AMHG as the sole flow law</w:t>
      </w:r>
      <w:r w:rsidR="005629E8">
        <w:rPr>
          <w:rFonts w:ascii="Times New Roman" w:hAnsi="Times New Roman" w:cs="Times New Roman"/>
          <w:sz w:val="24"/>
          <w:szCs w:val="24"/>
        </w:rPr>
        <w:t xml:space="preserve"> in the discharge inversion)</w:t>
      </w:r>
      <w:r w:rsidRPr="002A0589">
        <w:rPr>
          <w:rFonts w:ascii="Times New Roman" w:hAnsi="Times New Roman" w:cs="Times New Roman"/>
          <w:sz w:val="24"/>
          <w:szCs w:val="24"/>
        </w:rPr>
        <w:t xml:space="preserve">, the improvement in NSE is largely similar </w:t>
      </w:r>
      <w:r w:rsidR="007B43E9">
        <w:rPr>
          <w:rFonts w:ascii="Times New Roman" w:hAnsi="Times New Roman" w:cs="Times New Roman"/>
          <w:sz w:val="24"/>
          <w:szCs w:val="24"/>
        </w:rPr>
        <w:t>for</w:t>
      </w:r>
      <w:r w:rsidRPr="002A0589">
        <w:rPr>
          <w:rFonts w:ascii="Times New Roman" w:hAnsi="Times New Roman" w:cs="Times New Roman"/>
          <w:sz w:val="24"/>
          <w:szCs w:val="24"/>
        </w:rPr>
        <w:t xml:space="preserve"> both tests</w:t>
      </w:r>
      <w:r w:rsidR="009E2FA6">
        <w:rPr>
          <w:rFonts w:ascii="Times New Roman" w:hAnsi="Times New Roman" w:cs="Times New Roman"/>
          <w:sz w:val="24"/>
          <w:szCs w:val="24"/>
        </w:rPr>
        <w:t xml:space="preserve"> (Figure </w:t>
      </w:r>
      <w:r w:rsidR="00841A9F">
        <w:rPr>
          <w:rFonts w:ascii="Times New Roman" w:hAnsi="Times New Roman" w:cs="Times New Roman"/>
          <w:sz w:val="24"/>
          <w:szCs w:val="24"/>
        </w:rPr>
        <w:t>9</w:t>
      </w:r>
      <w:r w:rsidR="009E2FA6">
        <w:rPr>
          <w:rFonts w:ascii="Times New Roman" w:hAnsi="Times New Roman" w:cs="Times New Roman"/>
          <w:sz w:val="24"/>
          <w:szCs w:val="24"/>
        </w:rPr>
        <w:t>)</w:t>
      </w:r>
      <w:r w:rsidR="008B58AF">
        <w:rPr>
          <w:rFonts w:ascii="Times New Roman" w:hAnsi="Times New Roman" w:cs="Times New Roman"/>
          <w:sz w:val="24"/>
          <w:szCs w:val="24"/>
        </w:rPr>
        <w:t>.</w:t>
      </w:r>
      <w:r w:rsidR="005448D4">
        <w:rPr>
          <w:rFonts w:ascii="Times New Roman" w:hAnsi="Times New Roman" w:cs="Times New Roman"/>
          <w:sz w:val="24"/>
          <w:szCs w:val="24"/>
        </w:rPr>
        <w:t xml:space="preserve"> </w:t>
      </w:r>
      <w:r w:rsidR="008B58AF">
        <w:rPr>
          <w:rFonts w:ascii="Times New Roman" w:hAnsi="Times New Roman" w:cs="Times New Roman"/>
          <w:sz w:val="24"/>
          <w:szCs w:val="24"/>
        </w:rPr>
        <w:t xml:space="preserve">The one </w:t>
      </w:r>
      <w:r w:rsidR="005629E8">
        <w:rPr>
          <w:rFonts w:ascii="Times New Roman" w:hAnsi="Times New Roman" w:cs="Times New Roman"/>
          <w:sz w:val="24"/>
          <w:szCs w:val="24"/>
        </w:rPr>
        <w:t>notable difference b</w:t>
      </w:r>
      <w:r w:rsidR="008B58AF">
        <w:rPr>
          <w:rFonts w:ascii="Times New Roman" w:hAnsi="Times New Roman" w:cs="Times New Roman"/>
          <w:sz w:val="24"/>
          <w:szCs w:val="24"/>
        </w:rPr>
        <w:t xml:space="preserve">etween tests is the </w:t>
      </w:r>
      <w:r w:rsidR="005629E8">
        <w:rPr>
          <w:rFonts w:ascii="Times New Roman" w:hAnsi="Times New Roman" w:cs="Times New Roman"/>
          <w:sz w:val="24"/>
          <w:szCs w:val="24"/>
        </w:rPr>
        <w:t xml:space="preserve">much smaller </w:t>
      </w:r>
      <w:r w:rsidRPr="002A0589">
        <w:rPr>
          <w:rFonts w:ascii="Times New Roman" w:hAnsi="Times New Roman" w:cs="Times New Roman"/>
          <w:sz w:val="24"/>
          <w:szCs w:val="24"/>
        </w:rPr>
        <w:t>variation in scores</w:t>
      </w:r>
      <w:r w:rsidR="0062123E">
        <w:rPr>
          <w:rFonts w:ascii="Times New Roman" w:hAnsi="Times New Roman" w:cs="Times New Roman"/>
          <w:sz w:val="24"/>
          <w:szCs w:val="24"/>
        </w:rPr>
        <w:t xml:space="preserve"> (i.e. boxplot IQRs</w:t>
      </w:r>
      <w:r w:rsidR="00630F93">
        <w:rPr>
          <w:rFonts w:ascii="Times New Roman" w:hAnsi="Times New Roman" w:cs="Times New Roman"/>
          <w:sz w:val="24"/>
          <w:szCs w:val="24"/>
        </w:rPr>
        <w:t xml:space="preserve"> in Figure </w:t>
      </w:r>
      <w:r w:rsidR="00841A9F">
        <w:rPr>
          <w:rFonts w:ascii="Times New Roman" w:hAnsi="Times New Roman" w:cs="Times New Roman"/>
          <w:sz w:val="24"/>
          <w:szCs w:val="24"/>
        </w:rPr>
        <w:t>9</w:t>
      </w:r>
      <w:r w:rsidR="0062123E">
        <w:rPr>
          <w:rFonts w:ascii="Times New Roman" w:hAnsi="Times New Roman" w:cs="Times New Roman"/>
          <w:sz w:val="24"/>
          <w:szCs w:val="24"/>
        </w:rPr>
        <w:t>)</w:t>
      </w:r>
      <w:r w:rsidRPr="002A0589">
        <w:rPr>
          <w:rFonts w:ascii="Times New Roman" w:hAnsi="Times New Roman" w:cs="Times New Roman"/>
          <w:sz w:val="24"/>
          <w:szCs w:val="24"/>
        </w:rPr>
        <w:t xml:space="preserve"> </w:t>
      </w:r>
      <w:r w:rsidR="005629E8">
        <w:rPr>
          <w:rFonts w:ascii="Times New Roman" w:hAnsi="Times New Roman" w:cs="Times New Roman"/>
          <w:sz w:val="24"/>
          <w:szCs w:val="24"/>
        </w:rPr>
        <w:t>across</w:t>
      </w:r>
      <w:r w:rsidRPr="002A0589">
        <w:rPr>
          <w:rFonts w:ascii="Times New Roman" w:hAnsi="Times New Roman" w:cs="Times New Roman"/>
          <w:sz w:val="24"/>
          <w:szCs w:val="24"/>
        </w:rPr>
        <w:t xml:space="preserve"> the Mackenzie</w:t>
      </w:r>
      <w:r w:rsidR="005629E8">
        <w:rPr>
          <w:rFonts w:ascii="Times New Roman" w:hAnsi="Times New Roman" w:cs="Times New Roman"/>
          <w:sz w:val="24"/>
          <w:szCs w:val="24"/>
        </w:rPr>
        <w:t xml:space="preserve"> reaches </w:t>
      </w:r>
      <w:r w:rsidR="00B87D41">
        <w:rPr>
          <w:rFonts w:ascii="Times New Roman" w:hAnsi="Times New Roman" w:cs="Times New Roman"/>
          <w:sz w:val="24"/>
          <w:szCs w:val="24"/>
        </w:rPr>
        <w:t>than the SWOT rivers</w:t>
      </w:r>
      <w:r w:rsidR="001036B0">
        <w:rPr>
          <w:rFonts w:ascii="Times New Roman" w:hAnsi="Times New Roman" w:cs="Times New Roman"/>
          <w:sz w:val="24"/>
          <w:szCs w:val="24"/>
        </w:rPr>
        <w:t>. The SWOT rivers</w:t>
      </w:r>
      <w:r w:rsidR="009E0E1C">
        <w:rPr>
          <w:rFonts w:ascii="Times New Roman" w:hAnsi="Times New Roman" w:cs="Times New Roman"/>
          <w:sz w:val="24"/>
          <w:szCs w:val="24"/>
        </w:rPr>
        <w:t xml:space="preserve"> exhibited large ranges in predictive skill regardless of BAM/geoBAM implementation.</w:t>
      </w:r>
    </w:p>
    <w:p w14:paraId="27EB59EB" w14:textId="7839DFC7" w:rsidR="00B6313B" w:rsidRDefault="00F82DAF" w:rsidP="00B6313B">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For the SWOT rivers, s</w:t>
      </w:r>
      <w:r w:rsidR="00B6313B" w:rsidRPr="00F82DAF">
        <w:rPr>
          <w:rFonts w:ascii="Times New Roman" w:hAnsi="Times New Roman" w:cs="Times New Roman"/>
          <w:sz w:val="24"/>
        </w:rPr>
        <w:t>ignificant performance improvement is limited to NSE</w:t>
      </w:r>
      <w:r>
        <w:rPr>
          <w:rFonts w:ascii="Times New Roman" w:hAnsi="Times New Roman" w:cs="Times New Roman"/>
          <w:sz w:val="24"/>
        </w:rPr>
        <w:t xml:space="preserve">, with marginal </w:t>
      </w:r>
      <w:r w:rsidR="00947673">
        <w:rPr>
          <w:rFonts w:ascii="Times New Roman" w:hAnsi="Times New Roman" w:cs="Times New Roman"/>
          <w:sz w:val="24"/>
        </w:rPr>
        <w:t>improvement</w:t>
      </w:r>
      <w:r>
        <w:rPr>
          <w:rFonts w:ascii="Times New Roman" w:hAnsi="Times New Roman" w:cs="Times New Roman"/>
          <w:sz w:val="24"/>
        </w:rPr>
        <w:t xml:space="preserve"> </w:t>
      </w:r>
      <w:r w:rsidR="00E63728">
        <w:rPr>
          <w:rFonts w:ascii="Times New Roman" w:hAnsi="Times New Roman" w:cs="Times New Roman"/>
          <w:sz w:val="24"/>
        </w:rPr>
        <w:t>seen for</w:t>
      </w:r>
      <w:r>
        <w:rPr>
          <w:rFonts w:ascii="Times New Roman" w:hAnsi="Times New Roman" w:cs="Times New Roman"/>
          <w:sz w:val="24"/>
        </w:rPr>
        <w:t xml:space="preserve"> </w:t>
      </w:r>
      <w:proofErr w:type="spellStart"/>
      <w:r>
        <w:rPr>
          <w:rFonts w:ascii="Times New Roman" w:hAnsi="Times New Roman" w:cs="Times New Roman"/>
          <w:sz w:val="24"/>
        </w:rPr>
        <w:t>rBIAS</w:t>
      </w:r>
      <w:proofErr w:type="spellEnd"/>
      <w:r>
        <w:rPr>
          <w:rFonts w:ascii="Times New Roman" w:hAnsi="Times New Roman" w:cs="Times New Roman"/>
          <w:sz w:val="24"/>
        </w:rPr>
        <w:t xml:space="preserve"> and RRMSE</w:t>
      </w:r>
      <w:r w:rsidR="00B6313B" w:rsidRPr="00F82DAF">
        <w:rPr>
          <w:rFonts w:ascii="Times New Roman" w:hAnsi="Times New Roman" w:cs="Times New Roman"/>
          <w:sz w:val="24"/>
        </w:rPr>
        <w:t xml:space="preserve"> (Figure </w:t>
      </w:r>
      <w:r w:rsidR="00947673">
        <w:rPr>
          <w:rFonts w:ascii="Times New Roman" w:hAnsi="Times New Roman" w:cs="Times New Roman"/>
          <w:sz w:val="24"/>
        </w:rPr>
        <w:t>8</w:t>
      </w:r>
      <w:r w:rsidR="00B6313B" w:rsidRPr="00F82DAF">
        <w:rPr>
          <w:rFonts w:ascii="Times New Roman" w:hAnsi="Times New Roman" w:cs="Times New Roman"/>
          <w:sz w:val="24"/>
        </w:rPr>
        <w:t xml:space="preserve">). </w:t>
      </w:r>
      <w:r>
        <w:rPr>
          <w:rFonts w:ascii="Times New Roman" w:hAnsi="Times New Roman" w:cs="Times New Roman"/>
          <w:sz w:val="24"/>
        </w:rPr>
        <w:t xml:space="preserve">Conversely, </w:t>
      </w:r>
      <w:r>
        <w:rPr>
          <w:rFonts w:ascii="Times New Roman" w:hAnsi="Times New Roman" w:cs="Times New Roman"/>
          <w:sz w:val="24"/>
          <w:szCs w:val="24"/>
        </w:rPr>
        <w:t>t</w:t>
      </w:r>
      <w:r w:rsidRPr="00F82DAF">
        <w:rPr>
          <w:rFonts w:ascii="Times New Roman" w:hAnsi="Times New Roman" w:cs="Times New Roman"/>
          <w:sz w:val="24"/>
          <w:szCs w:val="24"/>
        </w:rPr>
        <w:t xml:space="preserve">he Mackenzie case exhibits </w:t>
      </w:r>
      <w:r w:rsidR="001A6514">
        <w:rPr>
          <w:rFonts w:ascii="Times New Roman" w:hAnsi="Times New Roman" w:cs="Times New Roman"/>
          <w:sz w:val="24"/>
          <w:szCs w:val="24"/>
        </w:rPr>
        <w:t>greater</w:t>
      </w:r>
      <w:r w:rsidRPr="00F82DAF">
        <w:rPr>
          <w:rFonts w:ascii="Times New Roman" w:hAnsi="Times New Roman" w:cs="Times New Roman"/>
          <w:sz w:val="24"/>
          <w:szCs w:val="24"/>
        </w:rPr>
        <w:t xml:space="preserve"> improvement for NRMSE and </w:t>
      </w:r>
      <w:proofErr w:type="spellStart"/>
      <w:r w:rsidRPr="00F82DAF">
        <w:rPr>
          <w:rFonts w:ascii="Times New Roman" w:hAnsi="Times New Roman" w:cs="Times New Roman"/>
          <w:sz w:val="24"/>
          <w:szCs w:val="24"/>
        </w:rPr>
        <w:t>rBIAS</w:t>
      </w:r>
      <w:proofErr w:type="spellEnd"/>
      <w:r>
        <w:rPr>
          <w:rFonts w:ascii="Times New Roman" w:hAnsi="Times New Roman" w:cs="Times New Roman"/>
          <w:sz w:val="24"/>
          <w:szCs w:val="24"/>
        </w:rPr>
        <w:t xml:space="preserve"> </w:t>
      </w:r>
      <w:r w:rsidR="001A6514">
        <w:rPr>
          <w:rFonts w:ascii="Times New Roman" w:hAnsi="Times New Roman" w:cs="Times New Roman"/>
          <w:sz w:val="24"/>
          <w:szCs w:val="24"/>
        </w:rPr>
        <w:t xml:space="preserve">than the SWOT rivers (on par with NSE) </w:t>
      </w:r>
      <w:r>
        <w:rPr>
          <w:rFonts w:ascii="Times New Roman" w:hAnsi="Times New Roman" w:cs="Times New Roman"/>
          <w:sz w:val="24"/>
          <w:szCs w:val="24"/>
        </w:rPr>
        <w:t>but worsened performance in RRMSE</w:t>
      </w:r>
      <w:r w:rsidRPr="00F82DAF">
        <w:rPr>
          <w:rFonts w:ascii="Times New Roman" w:hAnsi="Times New Roman" w:cs="Times New Roman"/>
          <w:sz w:val="24"/>
          <w:szCs w:val="24"/>
        </w:rPr>
        <w:t>.</w:t>
      </w:r>
      <w:r>
        <w:rPr>
          <w:rFonts w:ascii="Times New Roman" w:hAnsi="Times New Roman" w:cs="Times New Roman"/>
          <w:sz w:val="24"/>
          <w:szCs w:val="24"/>
        </w:rPr>
        <w:t xml:space="preserve"> </w:t>
      </w:r>
      <w:r w:rsidR="00B6313B" w:rsidRPr="00F82DAF">
        <w:rPr>
          <w:rFonts w:ascii="Times New Roman" w:hAnsi="Times New Roman" w:cs="Times New Roman"/>
          <w:sz w:val="24"/>
        </w:rPr>
        <w:t xml:space="preserve">RRMSE and </w:t>
      </w:r>
      <w:proofErr w:type="spellStart"/>
      <w:r w:rsidR="00B6313B" w:rsidRPr="00F82DAF">
        <w:rPr>
          <w:rFonts w:ascii="Times New Roman" w:hAnsi="Times New Roman" w:cs="Times New Roman"/>
          <w:sz w:val="24"/>
        </w:rPr>
        <w:t>rBIAS</w:t>
      </w:r>
      <w:proofErr w:type="spellEnd"/>
      <w:r w:rsidR="00B6313B" w:rsidRPr="00F82DAF">
        <w:rPr>
          <w:rFonts w:ascii="Times New Roman" w:hAnsi="Times New Roman" w:cs="Times New Roman"/>
          <w:sz w:val="24"/>
        </w:rPr>
        <w:t xml:space="preserve"> generally track together and are easily inflated due to errors in baseflow prediction.</w:t>
      </w:r>
      <w:r w:rsidR="003A4BA2">
        <w:rPr>
          <w:rFonts w:ascii="Times New Roman" w:hAnsi="Times New Roman" w:cs="Times New Roman"/>
          <w:sz w:val="24"/>
        </w:rPr>
        <w:t xml:space="preserve"> </w:t>
      </w:r>
      <w:r w:rsidR="00B6313B" w:rsidRPr="00F82DAF">
        <w:rPr>
          <w:rFonts w:ascii="Times New Roman" w:hAnsi="Times New Roman" w:cs="Times New Roman"/>
          <w:sz w:val="24"/>
        </w:rPr>
        <w:t xml:space="preserve">Our interventions alter baseflow predictions very little </w:t>
      </w:r>
      <w:r w:rsidR="005A0B48">
        <w:rPr>
          <w:rFonts w:ascii="Times New Roman" w:hAnsi="Times New Roman" w:cs="Times New Roman"/>
          <w:sz w:val="24"/>
        </w:rPr>
        <w:t xml:space="preserve">in the SWOT rivers </w:t>
      </w:r>
      <w:r w:rsidR="00B6313B" w:rsidRPr="00F82DAF">
        <w:rPr>
          <w:rFonts w:ascii="Times New Roman" w:hAnsi="Times New Roman" w:cs="Times New Roman"/>
          <w:sz w:val="24"/>
        </w:rPr>
        <w:t xml:space="preserve">(Figures 4 and 6) and because of this it is possible that these two metrics are relatively insensitive to </w:t>
      </w:r>
      <w:proofErr w:type="spellStart"/>
      <w:r w:rsidR="00B6313B" w:rsidRPr="00F82DAF">
        <w:rPr>
          <w:rFonts w:ascii="Times New Roman" w:hAnsi="Times New Roman" w:cs="Times New Roman"/>
          <w:sz w:val="24"/>
        </w:rPr>
        <w:t>geoBAM’s</w:t>
      </w:r>
      <w:proofErr w:type="spellEnd"/>
      <w:r w:rsidR="00B6313B" w:rsidRPr="00F82DAF">
        <w:rPr>
          <w:rFonts w:ascii="Times New Roman" w:hAnsi="Times New Roman" w:cs="Times New Roman"/>
          <w:sz w:val="24"/>
        </w:rPr>
        <w:t xml:space="preserve"> interventions</w:t>
      </w:r>
      <w:r w:rsidR="005A0B48">
        <w:rPr>
          <w:rFonts w:ascii="Times New Roman" w:hAnsi="Times New Roman" w:cs="Times New Roman"/>
          <w:sz w:val="24"/>
        </w:rPr>
        <w:t xml:space="preserve"> in th</w:t>
      </w:r>
      <w:r w:rsidR="00486A7D">
        <w:rPr>
          <w:rFonts w:ascii="Times New Roman" w:hAnsi="Times New Roman" w:cs="Times New Roman"/>
          <w:sz w:val="24"/>
        </w:rPr>
        <w:t>ose</w:t>
      </w:r>
      <w:r w:rsidR="005A0B48">
        <w:rPr>
          <w:rFonts w:ascii="Times New Roman" w:hAnsi="Times New Roman" w:cs="Times New Roman"/>
          <w:sz w:val="24"/>
        </w:rPr>
        <w:t xml:space="preserve"> rivers</w:t>
      </w:r>
      <w:r w:rsidR="00B6313B" w:rsidRPr="00F82DAF">
        <w:rPr>
          <w:rFonts w:ascii="Times New Roman" w:hAnsi="Times New Roman" w:cs="Times New Roman"/>
          <w:sz w:val="24"/>
        </w:rPr>
        <w:t>.</w:t>
      </w:r>
      <w:r>
        <w:rPr>
          <w:rFonts w:ascii="Times New Roman" w:hAnsi="Times New Roman" w:cs="Times New Roman"/>
          <w:sz w:val="24"/>
        </w:rPr>
        <w:t xml:space="preserve"> In the Mackenzie Basin, </w:t>
      </w:r>
      <w:r w:rsidR="005A0B48">
        <w:rPr>
          <w:rFonts w:ascii="Times New Roman" w:hAnsi="Times New Roman" w:cs="Times New Roman"/>
          <w:sz w:val="24"/>
        </w:rPr>
        <w:t xml:space="preserve">the switch from a negative to a positive </w:t>
      </w:r>
      <w:proofErr w:type="spellStart"/>
      <w:r w:rsidR="005A0B48">
        <w:rPr>
          <w:rFonts w:ascii="Times New Roman" w:hAnsi="Times New Roman" w:cs="Times New Roman"/>
          <w:sz w:val="24"/>
        </w:rPr>
        <w:t>rBIAS</w:t>
      </w:r>
      <w:proofErr w:type="spellEnd"/>
      <w:r w:rsidR="005A0B48">
        <w:rPr>
          <w:rFonts w:ascii="Times New Roman" w:hAnsi="Times New Roman" w:cs="Times New Roman"/>
          <w:sz w:val="24"/>
        </w:rPr>
        <w:t xml:space="preserve"> is likely the reason for an increasing RRMSE</w:t>
      </w:r>
      <w:r w:rsidR="00486A7D">
        <w:rPr>
          <w:rFonts w:ascii="Times New Roman" w:hAnsi="Times New Roman" w:cs="Times New Roman"/>
          <w:sz w:val="24"/>
        </w:rPr>
        <w:t>, per these metrics’ definitions (Table 3).</w:t>
      </w:r>
    </w:p>
    <w:p w14:paraId="15B90254" w14:textId="77777777" w:rsidR="00754968" w:rsidRDefault="00772A1B" w:rsidP="00754968">
      <w:pPr>
        <w:pStyle w:val="Heading-Secondary"/>
        <w:numPr>
          <w:ilvl w:val="0"/>
          <w:numId w:val="28"/>
        </w:numPr>
        <w:spacing w:line="480" w:lineRule="auto"/>
        <w:rPr>
          <w:b/>
        </w:rPr>
      </w:pPr>
      <w:r>
        <w:rPr>
          <w:b/>
        </w:rPr>
        <w:lastRenderedPageBreak/>
        <w:t>Discussion</w:t>
      </w:r>
    </w:p>
    <w:p w14:paraId="7AEA04DA" w14:textId="4DEA59C0" w:rsidR="00754968" w:rsidRPr="00D46A94" w:rsidRDefault="00754968" w:rsidP="001A3A29">
      <w:pPr>
        <w:pStyle w:val="Heading-Secondary"/>
        <w:spacing w:line="480" w:lineRule="auto"/>
        <w:ind w:left="360"/>
        <w:rPr>
          <w:b/>
        </w:rPr>
      </w:pPr>
      <w:r w:rsidRPr="00754968">
        <w:rPr>
          <w:b/>
        </w:rPr>
        <w:t xml:space="preserve">6.1 </w:t>
      </w:r>
      <w:r>
        <w:rPr>
          <w:b/>
        </w:rPr>
        <w:t>RSQ</w:t>
      </w:r>
      <w:r w:rsidRPr="00754968">
        <w:rPr>
          <w:b/>
        </w:rPr>
        <w:t xml:space="preserve"> </w:t>
      </w:r>
      <w:r w:rsidR="005300F0">
        <w:rPr>
          <w:b/>
        </w:rPr>
        <w:t>in ungauged basins</w:t>
      </w:r>
    </w:p>
    <w:p w14:paraId="60615F35" w14:textId="183D0469" w:rsidR="00723CB5" w:rsidRDefault="00E047C5" w:rsidP="00723CB5">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The quality of prior knowledge </w:t>
      </w:r>
      <w:r w:rsidR="00A002CB">
        <w:rPr>
          <w:rFonts w:ascii="Times New Roman" w:hAnsi="Times New Roman" w:cs="Times New Roman"/>
          <w:sz w:val="24"/>
        </w:rPr>
        <w:t>significant</w:t>
      </w:r>
      <w:r w:rsidR="002F11FC">
        <w:rPr>
          <w:rFonts w:ascii="Times New Roman" w:hAnsi="Times New Roman" w:cs="Times New Roman"/>
          <w:sz w:val="24"/>
        </w:rPr>
        <w:t>ly</w:t>
      </w:r>
      <w:r w:rsidR="00A002CB">
        <w:rPr>
          <w:rFonts w:ascii="Times New Roman" w:hAnsi="Times New Roman" w:cs="Times New Roman"/>
          <w:sz w:val="24"/>
        </w:rPr>
        <w:t xml:space="preserve"> influence</w:t>
      </w:r>
      <w:r w:rsidR="002F11FC">
        <w:rPr>
          <w:rFonts w:ascii="Times New Roman" w:hAnsi="Times New Roman" w:cs="Times New Roman"/>
          <w:sz w:val="24"/>
        </w:rPr>
        <w:t>s</w:t>
      </w:r>
      <w:r w:rsidR="00A002CB">
        <w:rPr>
          <w:rFonts w:ascii="Times New Roman" w:hAnsi="Times New Roman" w:cs="Times New Roman"/>
          <w:sz w:val="24"/>
        </w:rPr>
        <w:t xml:space="preserve"> </w:t>
      </w:r>
      <w:r w:rsidR="00650598">
        <w:rPr>
          <w:rFonts w:ascii="Times New Roman" w:hAnsi="Times New Roman" w:cs="Times New Roman"/>
          <w:sz w:val="24"/>
        </w:rPr>
        <w:t>RSQ</w:t>
      </w:r>
      <w:r w:rsidR="00A002CB">
        <w:rPr>
          <w:rFonts w:ascii="Times New Roman" w:hAnsi="Times New Roman" w:cs="Times New Roman"/>
          <w:i/>
          <w:iCs/>
          <w:sz w:val="24"/>
        </w:rPr>
        <w:t xml:space="preserve"> </w:t>
      </w:r>
      <w:r w:rsidR="00650598">
        <w:rPr>
          <w:rFonts w:ascii="Times New Roman" w:hAnsi="Times New Roman" w:cs="Times New Roman"/>
          <w:sz w:val="24"/>
        </w:rPr>
        <w:t>accuracy</w:t>
      </w:r>
      <w:r w:rsidR="00A002CB">
        <w:rPr>
          <w:rFonts w:ascii="Times New Roman" w:hAnsi="Times New Roman" w:cs="Times New Roman"/>
          <w:sz w:val="24"/>
        </w:rPr>
        <w:t>, a</w:t>
      </w:r>
      <w:r w:rsidR="00011802">
        <w:rPr>
          <w:rFonts w:ascii="Times New Roman" w:hAnsi="Times New Roman" w:cs="Times New Roman"/>
          <w:sz w:val="24"/>
        </w:rPr>
        <w:t xml:space="preserve">s evidenced through </w:t>
      </w:r>
      <w:r w:rsidR="007604D0">
        <w:rPr>
          <w:rFonts w:ascii="Times New Roman" w:hAnsi="Times New Roman" w:cs="Times New Roman"/>
          <w:sz w:val="24"/>
        </w:rPr>
        <w:t>large performance improvements</w:t>
      </w:r>
      <w:r w:rsidR="00011802">
        <w:rPr>
          <w:rFonts w:ascii="Times New Roman" w:hAnsi="Times New Roman" w:cs="Times New Roman"/>
          <w:sz w:val="24"/>
        </w:rPr>
        <w:t xml:space="preserve"> in BAM</w:t>
      </w:r>
      <w:r>
        <w:rPr>
          <w:rFonts w:ascii="Times New Roman" w:hAnsi="Times New Roman" w:cs="Times New Roman"/>
          <w:sz w:val="24"/>
        </w:rPr>
        <w:t xml:space="preserve"> (Figures </w:t>
      </w:r>
      <w:r w:rsidR="002B79ED">
        <w:rPr>
          <w:rFonts w:ascii="Times New Roman" w:hAnsi="Times New Roman" w:cs="Times New Roman"/>
          <w:sz w:val="24"/>
        </w:rPr>
        <w:t>3</w:t>
      </w:r>
      <w:r>
        <w:rPr>
          <w:rFonts w:ascii="Times New Roman" w:hAnsi="Times New Roman" w:cs="Times New Roman"/>
          <w:sz w:val="24"/>
        </w:rPr>
        <w:t>-</w:t>
      </w:r>
      <w:r w:rsidR="002B79ED">
        <w:rPr>
          <w:rFonts w:ascii="Times New Roman" w:hAnsi="Times New Roman" w:cs="Times New Roman"/>
          <w:sz w:val="24"/>
        </w:rPr>
        <w:t>6</w:t>
      </w:r>
      <w:r w:rsidR="00D41524">
        <w:rPr>
          <w:rFonts w:ascii="Times New Roman" w:hAnsi="Times New Roman" w:cs="Times New Roman"/>
          <w:sz w:val="24"/>
        </w:rPr>
        <w:t>, 9</w:t>
      </w:r>
      <w:r>
        <w:rPr>
          <w:rFonts w:ascii="Times New Roman" w:hAnsi="Times New Roman" w:cs="Times New Roman"/>
          <w:sz w:val="24"/>
        </w:rPr>
        <w:t>)</w:t>
      </w:r>
      <w:r w:rsidR="00A002CB">
        <w:rPr>
          <w:rFonts w:ascii="Times New Roman" w:hAnsi="Times New Roman" w:cs="Times New Roman"/>
          <w:sz w:val="24"/>
        </w:rPr>
        <w:t>.</w:t>
      </w:r>
      <w:r w:rsidR="00D269E6">
        <w:rPr>
          <w:rFonts w:ascii="Times New Roman" w:hAnsi="Times New Roman" w:cs="Times New Roman"/>
          <w:sz w:val="24"/>
        </w:rPr>
        <w:t xml:space="preserve"> </w:t>
      </w:r>
      <w:r w:rsidR="00A002CB">
        <w:rPr>
          <w:rFonts w:ascii="Times New Roman" w:hAnsi="Times New Roman" w:cs="Times New Roman"/>
          <w:sz w:val="24"/>
        </w:rPr>
        <w:t xml:space="preserve">While algorithm </w:t>
      </w:r>
      <w:r w:rsidR="00A669E0">
        <w:rPr>
          <w:rFonts w:ascii="Times New Roman" w:hAnsi="Times New Roman" w:cs="Times New Roman"/>
          <w:sz w:val="24"/>
        </w:rPr>
        <w:t>developments</w:t>
      </w:r>
      <w:r w:rsidR="00A002CB">
        <w:rPr>
          <w:rFonts w:ascii="Times New Roman" w:hAnsi="Times New Roman" w:cs="Times New Roman"/>
          <w:sz w:val="24"/>
        </w:rPr>
        <w:t xml:space="preserve"> also continue to evolve our understandings of McFLIs and </w:t>
      </w:r>
      <w:r w:rsidR="009924B6">
        <w:rPr>
          <w:rFonts w:ascii="Times New Roman" w:hAnsi="Times New Roman" w:cs="Times New Roman"/>
          <w:sz w:val="24"/>
        </w:rPr>
        <w:t>discharge</w:t>
      </w:r>
      <w:r w:rsidR="00A002CB">
        <w:rPr>
          <w:rFonts w:ascii="Times New Roman" w:hAnsi="Times New Roman" w:cs="Times New Roman"/>
          <w:i/>
          <w:iCs/>
          <w:sz w:val="24"/>
        </w:rPr>
        <w:t xml:space="preserve"> </w:t>
      </w:r>
      <w:r w:rsidR="00A002CB">
        <w:rPr>
          <w:rFonts w:ascii="Times New Roman" w:hAnsi="Times New Roman" w:cs="Times New Roman"/>
          <w:sz w:val="24"/>
        </w:rPr>
        <w:t xml:space="preserve">inversion, we have found that </w:t>
      </w:r>
      <w:r w:rsidR="00011802">
        <w:rPr>
          <w:rFonts w:ascii="Times New Roman" w:hAnsi="Times New Roman" w:cs="Times New Roman"/>
          <w:sz w:val="24"/>
        </w:rPr>
        <w:t xml:space="preserve">our </w:t>
      </w:r>
      <w:r w:rsidR="00A002CB">
        <w:rPr>
          <w:rFonts w:ascii="Times New Roman" w:hAnsi="Times New Roman" w:cs="Times New Roman"/>
          <w:sz w:val="24"/>
        </w:rPr>
        <w:t xml:space="preserve">relatively simple interventions to prior estimation are </w:t>
      </w:r>
      <w:r w:rsidR="00011802">
        <w:rPr>
          <w:rFonts w:ascii="Times New Roman" w:hAnsi="Times New Roman" w:cs="Times New Roman"/>
          <w:sz w:val="24"/>
        </w:rPr>
        <w:t>easy to implement and did not require new geomorphology within the algorithm</w:t>
      </w:r>
      <w:r w:rsidR="004F1142">
        <w:rPr>
          <w:rFonts w:ascii="Times New Roman" w:hAnsi="Times New Roman" w:cs="Times New Roman"/>
          <w:sz w:val="24"/>
        </w:rPr>
        <w:t>.</w:t>
      </w:r>
      <w:r w:rsidR="00D269E6">
        <w:rPr>
          <w:rFonts w:ascii="Times New Roman" w:hAnsi="Times New Roman" w:cs="Times New Roman"/>
          <w:sz w:val="24"/>
        </w:rPr>
        <w:t xml:space="preserve"> </w:t>
      </w:r>
      <w:r w:rsidR="00011802">
        <w:rPr>
          <w:rFonts w:ascii="Times New Roman" w:hAnsi="Times New Roman" w:cs="Times New Roman"/>
          <w:sz w:val="24"/>
        </w:rPr>
        <w:t>We also achieved</w:t>
      </w:r>
      <w:r w:rsidR="00A002CB">
        <w:rPr>
          <w:rFonts w:ascii="Times New Roman" w:hAnsi="Times New Roman" w:cs="Times New Roman"/>
          <w:sz w:val="24"/>
        </w:rPr>
        <w:t xml:space="preserve"> skill improvement</w:t>
      </w:r>
      <w:r w:rsidR="005B2EA7">
        <w:rPr>
          <w:rFonts w:ascii="Times New Roman" w:hAnsi="Times New Roman" w:cs="Times New Roman"/>
          <w:sz w:val="24"/>
        </w:rPr>
        <w:t xml:space="preserve"> without relying on </w:t>
      </w:r>
      <w:r w:rsidR="00300646">
        <w:rPr>
          <w:rFonts w:ascii="Times New Roman" w:hAnsi="Times New Roman" w:cs="Times New Roman"/>
          <w:sz w:val="24"/>
        </w:rPr>
        <w:t xml:space="preserve">new </w:t>
      </w:r>
      <w:r w:rsidR="009048E9">
        <w:rPr>
          <w:rFonts w:ascii="Times New Roman" w:hAnsi="Times New Roman" w:cs="Times New Roman"/>
          <w:sz w:val="24"/>
        </w:rPr>
        <w:t xml:space="preserve">and computationally intensive </w:t>
      </w:r>
      <w:r w:rsidR="005B2EA7">
        <w:rPr>
          <w:rFonts w:ascii="Times New Roman" w:hAnsi="Times New Roman" w:cs="Times New Roman"/>
          <w:sz w:val="24"/>
        </w:rPr>
        <w:t>data assimilation schemes or hydraulic models</w:t>
      </w:r>
      <w:r w:rsidR="00C11E3F">
        <w:rPr>
          <w:rFonts w:ascii="Times New Roman" w:hAnsi="Times New Roman" w:cs="Times New Roman"/>
          <w:sz w:val="24"/>
        </w:rPr>
        <w:t xml:space="preserve"> </w:t>
      </w:r>
      <w:r w:rsidR="00B06277">
        <w:rPr>
          <w:rFonts w:ascii="Times New Roman" w:hAnsi="Times New Roman" w:cs="Times New Roman"/>
          <w:sz w:val="24"/>
        </w:rPr>
        <w:t xml:space="preserve">(e.g. </w:t>
      </w:r>
      <w:r w:rsidR="00C11E3F">
        <w:rPr>
          <w:rFonts w:ascii="Times New Roman" w:hAnsi="Times New Roman" w:cs="Times New Roman"/>
          <w:sz w:val="24"/>
        </w:rPr>
        <w:t>solv</w:t>
      </w:r>
      <w:r w:rsidR="00B06277">
        <w:rPr>
          <w:rFonts w:ascii="Times New Roman" w:hAnsi="Times New Roman" w:cs="Times New Roman"/>
          <w:sz w:val="24"/>
        </w:rPr>
        <w:t>ing</w:t>
      </w:r>
      <w:r w:rsidR="00C11E3F">
        <w:rPr>
          <w:rFonts w:ascii="Times New Roman" w:hAnsi="Times New Roman" w:cs="Times New Roman"/>
          <w:sz w:val="24"/>
        </w:rPr>
        <w:t xml:space="preserve"> fu</w:t>
      </w:r>
      <w:r w:rsidR="00B06277">
        <w:rPr>
          <w:rFonts w:ascii="Times New Roman" w:hAnsi="Times New Roman" w:cs="Times New Roman"/>
          <w:sz w:val="24"/>
        </w:rPr>
        <w:t>ll Saint</w:t>
      </w:r>
      <w:r w:rsidR="00CE7CBE">
        <w:rPr>
          <w:rFonts w:ascii="Times New Roman" w:hAnsi="Times New Roman" w:cs="Times New Roman"/>
          <w:sz w:val="24"/>
        </w:rPr>
        <w:t>-</w:t>
      </w:r>
      <w:proofErr w:type="spellStart"/>
      <w:r w:rsidR="00B06277">
        <w:rPr>
          <w:rFonts w:ascii="Times New Roman" w:hAnsi="Times New Roman" w:cs="Times New Roman"/>
          <w:sz w:val="24"/>
        </w:rPr>
        <w:t>Venant</w:t>
      </w:r>
      <w:proofErr w:type="spellEnd"/>
      <w:r w:rsidR="00B06277">
        <w:rPr>
          <w:rFonts w:ascii="Times New Roman" w:hAnsi="Times New Roman" w:cs="Times New Roman"/>
          <w:sz w:val="24"/>
        </w:rPr>
        <w:t xml:space="preserve"> equations).</w:t>
      </w:r>
      <w:r w:rsidR="00011802">
        <w:rPr>
          <w:rFonts w:ascii="Times New Roman" w:hAnsi="Times New Roman" w:cs="Times New Roman"/>
          <w:sz w:val="24"/>
        </w:rPr>
        <w:t xml:space="preserve"> </w:t>
      </w:r>
      <w:r w:rsidR="008A2F56">
        <w:rPr>
          <w:rFonts w:ascii="Times New Roman" w:hAnsi="Times New Roman" w:cs="Times New Roman"/>
          <w:sz w:val="24"/>
        </w:rPr>
        <w:t>With that said, these other approaches yield much stronger predictive skill</w:t>
      </w:r>
      <w:r w:rsidR="00D812BB">
        <w:rPr>
          <w:rFonts w:ascii="Times New Roman" w:hAnsi="Times New Roman" w:cs="Times New Roman"/>
          <w:sz w:val="24"/>
        </w:rPr>
        <w:t xml:space="preserve"> than ours</w:t>
      </w:r>
      <w:r w:rsidR="008A2F56">
        <w:rPr>
          <w:rFonts w:ascii="Times New Roman" w:hAnsi="Times New Roman" w:cs="Times New Roman"/>
          <w:sz w:val="24"/>
        </w:rPr>
        <w:t xml:space="preserve"> and are useful when the goal is RSQ in a handful of rivers, as opposed to global implementation of a single algorithm like BAM.</w:t>
      </w:r>
    </w:p>
    <w:p w14:paraId="11B4CA72" w14:textId="0D9064AF" w:rsidR="009D7F27" w:rsidRDefault="00BF3FB1" w:rsidP="002E7077">
      <w:pPr>
        <w:pStyle w:val="NoSpacing"/>
        <w:spacing w:line="480" w:lineRule="auto"/>
        <w:ind w:firstLine="360"/>
        <w:jc w:val="both"/>
        <w:rPr>
          <w:rFonts w:ascii="Times New Roman" w:hAnsi="Times New Roman" w:cs="Times New Roman"/>
          <w:sz w:val="24"/>
        </w:rPr>
      </w:pPr>
      <w:ins w:id="169" w:author="Colin Gleason" w:date="2020-04-27T13:15:00Z">
        <w:r>
          <w:rPr>
            <w:rFonts w:ascii="Times New Roman" w:hAnsi="Times New Roman" w:cs="Times New Roman"/>
            <w:sz w:val="24"/>
          </w:rPr>
          <w:t xml:space="preserve">We highlight our </w:t>
        </w:r>
      </w:ins>
      <w:del w:id="170" w:author="Colin Gleason" w:date="2020-04-27T13:15:00Z">
        <w:r w:rsidR="00BB0C1C" w:rsidDel="00BF3FB1">
          <w:rPr>
            <w:rFonts w:ascii="Times New Roman" w:hAnsi="Times New Roman" w:cs="Times New Roman"/>
            <w:sz w:val="24"/>
          </w:rPr>
          <w:delText>I</w:delText>
        </w:r>
      </w:del>
      <w:ins w:id="171" w:author="Colin Gleason" w:date="2020-04-27T13:15:00Z">
        <w:r>
          <w:rPr>
            <w:rFonts w:ascii="Times New Roman" w:hAnsi="Times New Roman" w:cs="Times New Roman"/>
            <w:sz w:val="24"/>
          </w:rPr>
          <w:t>i</w:t>
        </w:r>
      </w:ins>
      <w:r w:rsidR="00BB0C1C">
        <w:rPr>
          <w:rFonts w:ascii="Times New Roman" w:hAnsi="Times New Roman" w:cs="Times New Roman"/>
          <w:sz w:val="24"/>
        </w:rPr>
        <w:t xml:space="preserve">mprovements </w:t>
      </w:r>
      <w:del w:id="172" w:author="Colin Gleason" w:date="2020-04-27T13:15:00Z">
        <w:r w:rsidR="00BB0C1C" w:rsidDel="00BF3FB1">
          <w:rPr>
            <w:rFonts w:ascii="Times New Roman" w:hAnsi="Times New Roman" w:cs="Times New Roman"/>
            <w:sz w:val="24"/>
          </w:rPr>
          <w:delText>occur from</w:delText>
        </w:r>
        <w:r w:rsidR="00E25DA5" w:rsidDel="00BF3FB1">
          <w:rPr>
            <w:rFonts w:ascii="Times New Roman" w:hAnsi="Times New Roman" w:cs="Times New Roman"/>
            <w:sz w:val="24"/>
          </w:rPr>
          <w:delText xml:space="preserve"> </w:delText>
        </w:r>
      </w:del>
      <w:ins w:id="173" w:author="Colin Gleason" w:date="2020-04-27T13:15:00Z">
        <w:r>
          <w:rPr>
            <w:rFonts w:ascii="Times New Roman" w:hAnsi="Times New Roman" w:cs="Times New Roman"/>
            <w:sz w:val="24"/>
          </w:rPr>
          <w:t xml:space="preserve">via </w:t>
        </w:r>
      </w:ins>
      <w:r w:rsidR="00E25DA5">
        <w:rPr>
          <w:rFonts w:ascii="Times New Roman" w:hAnsi="Times New Roman" w:cs="Times New Roman"/>
          <w:sz w:val="24"/>
        </w:rPr>
        <w:t xml:space="preserve">real-world RS observations </w:t>
      </w:r>
      <w:r w:rsidR="00631D87">
        <w:rPr>
          <w:rFonts w:ascii="Times New Roman" w:hAnsi="Times New Roman" w:cs="Times New Roman"/>
          <w:sz w:val="24"/>
        </w:rPr>
        <w:t xml:space="preserve">in the Mackenzie River basin </w:t>
      </w:r>
      <w:r w:rsidR="004B6098">
        <w:rPr>
          <w:rFonts w:ascii="Times New Roman" w:hAnsi="Times New Roman" w:cs="Times New Roman"/>
          <w:sz w:val="24"/>
        </w:rPr>
        <w:t>over a massive spatial scale</w:t>
      </w:r>
      <w:del w:id="174" w:author="Colin Gleason" w:date="2020-04-27T13:15:00Z">
        <w:r w:rsidR="00E9209F" w:rsidDel="00BF3FB1">
          <w:rPr>
            <w:rFonts w:ascii="Times New Roman" w:hAnsi="Times New Roman" w:cs="Times New Roman"/>
            <w:sz w:val="24"/>
          </w:rPr>
          <w:delText xml:space="preserve">, which </w:delText>
        </w:r>
        <w:r w:rsidR="006E0223" w:rsidRPr="00E25DA5" w:rsidDel="00BF3FB1">
          <w:rPr>
            <w:rFonts w:ascii="Times New Roman" w:hAnsi="Times New Roman" w:cs="Times New Roman"/>
            <w:sz w:val="24"/>
          </w:rPr>
          <w:delText>is noteworthy</w:delText>
        </w:r>
      </w:del>
      <w:r w:rsidR="004B6098">
        <w:rPr>
          <w:rFonts w:ascii="Times New Roman" w:hAnsi="Times New Roman" w:cs="Times New Roman"/>
          <w:sz w:val="24"/>
        </w:rPr>
        <w:t xml:space="preserve"> for </w:t>
      </w:r>
      <w:r w:rsidR="002B0C23">
        <w:rPr>
          <w:rFonts w:ascii="Times New Roman" w:hAnsi="Times New Roman" w:cs="Times New Roman"/>
          <w:sz w:val="24"/>
        </w:rPr>
        <w:t>two</w:t>
      </w:r>
      <w:r w:rsidR="004B6098">
        <w:rPr>
          <w:rFonts w:ascii="Times New Roman" w:hAnsi="Times New Roman" w:cs="Times New Roman"/>
          <w:sz w:val="24"/>
        </w:rPr>
        <w:t xml:space="preserve"> reasons</w:t>
      </w:r>
      <w:r w:rsidR="0013463A">
        <w:rPr>
          <w:rFonts w:ascii="Times New Roman" w:hAnsi="Times New Roman" w:cs="Times New Roman"/>
          <w:sz w:val="24"/>
        </w:rPr>
        <w:t>.</w:t>
      </w:r>
      <w:r w:rsidR="00D269E6">
        <w:rPr>
          <w:rFonts w:ascii="Times New Roman" w:hAnsi="Times New Roman" w:cs="Times New Roman"/>
          <w:sz w:val="24"/>
        </w:rPr>
        <w:t xml:space="preserve"> </w:t>
      </w:r>
      <w:r w:rsidR="0013463A">
        <w:rPr>
          <w:rFonts w:ascii="Times New Roman" w:hAnsi="Times New Roman" w:cs="Times New Roman"/>
          <w:sz w:val="24"/>
        </w:rPr>
        <w:t xml:space="preserve">First, </w:t>
      </w:r>
      <w:r w:rsidR="006E0223" w:rsidRPr="00E25DA5">
        <w:rPr>
          <w:rFonts w:ascii="Times New Roman" w:hAnsi="Times New Roman" w:cs="Times New Roman"/>
          <w:sz w:val="24"/>
        </w:rPr>
        <w:t>all reaches used in this study are in the Arctic</w:t>
      </w:r>
      <w:r w:rsidR="00E9209F">
        <w:rPr>
          <w:rFonts w:ascii="Times New Roman" w:hAnsi="Times New Roman" w:cs="Times New Roman"/>
          <w:sz w:val="24"/>
        </w:rPr>
        <w:t>/Subarctic</w:t>
      </w:r>
      <w:r w:rsidR="006E0223" w:rsidRPr="00E25DA5">
        <w:rPr>
          <w:rFonts w:ascii="Times New Roman" w:hAnsi="Times New Roman" w:cs="Times New Roman"/>
          <w:sz w:val="24"/>
        </w:rPr>
        <w:t xml:space="preserve">, where our training data </w:t>
      </w:r>
      <w:r w:rsidR="002A24C6">
        <w:rPr>
          <w:rFonts w:ascii="Times New Roman" w:hAnsi="Times New Roman" w:cs="Times New Roman"/>
          <w:sz w:val="24"/>
        </w:rPr>
        <w:t>are</w:t>
      </w:r>
      <w:r w:rsidR="006E0223" w:rsidRPr="00E25DA5">
        <w:rPr>
          <w:rFonts w:ascii="Times New Roman" w:hAnsi="Times New Roman" w:cs="Times New Roman"/>
          <w:sz w:val="24"/>
        </w:rPr>
        <w:t xml:space="preserve"> unrepresentative (</w:t>
      </w:r>
      <w:r w:rsidR="00E9209F">
        <w:rPr>
          <w:rFonts w:ascii="Times New Roman" w:hAnsi="Times New Roman" w:cs="Times New Roman"/>
          <w:sz w:val="24"/>
        </w:rPr>
        <w:t xml:space="preserve">i.e. </w:t>
      </w:r>
      <w:r w:rsidR="006E0223" w:rsidRPr="00E25DA5">
        <w:rPr>
          <w:rFonts w:ascii="Times New Roman" w:hAnsi="Times New Roman" w:cs="Times New Roman"/>
          <w:sz w:val="24"/>
        </w:rPr>
        <w:t xml:space="preserve">none of the field </w:t>
      </w:r>
      <w:r w:rsidR="00D76737">
        <w:rPr>
          <w:rFonts w:ascii="Times New Roman" w:hAnsi="Times New Roman" w:cs="Times New Roman"/>
          <w:sz w:val="24"/>
        </w:rPr>
        <w:t xml:space="preserve">hydraulic </w:t>
      </w:r>
      <w:r w:rsidR="006E0223" w:rsidRPr="00E25DA5">
        <w:rPr>
          <w:rFonts w:ascii="Times New Roman" w:hAnsi="Times New Roman" w:cs="Times New Roman"/>
          <w:sz w:val="24"/>
        </w:rPr>
        <w:t xml:space="preserve">measurements were made </w:t>
      </w:r>
      <w:r w:rsidR="002A24C6">
        <w:rPr>
          <w:rFonts w:ascii="Times New Roman" w:hAnsi="Times New Roman" w:cs="Times New Roman"/>
          <w:sz w:val="24"/>
        </w:rPr>
        <w:t>there</w:t>
      </w:r>
      <w:r w:rsidR="006E0223" w:rsidRPr="00E25DA5">
        <w:rPr>
          <w:rFonts w:ascii="Times New Roman" w:hAnsi="Times New Roman" w:cs="Times New Roman"/>
          <w:sz w:val="24"/>
        </w:rPr>
        <w:t>).</w:t>
      </w:r>
      <w:r w:rsidR="001C31C9">
        <w:rPr>
          <w:rFonts w:ascii="Times New Roman" w:hAnsi="Times New Roman" w:cs="Times New Roman"/>
          <w:sz w:val="24"/>
        </w:rPr>
        <w:t xml:space="preserve"> </w:t>
      </w:r>
      <w:r w:rsidR="00D76737" w:rsidRPr="00E25DA5">
        <w:rPr>
          <w:rFonts w:ascii="Times New Roman" w:hAnsi="Times New Roman" w:cs="Times New Roman"/>
          <w:sz w:val="24"/>
        </w:rPr>
        <w:t xml:space="preserve">The success of </w:t>
      </w:r>
      <w:r w:rsidR="00D76737">
        <w:rPr>
          <w:rFonts w:ascii="Times New Roman" w:hAnsi="Times New Roman" w:cs="Times New Roman"/>
          <w:sz w:val="24"/>
        </w:rPr>
        <w:t>these</w:t>
      </w:r>
      <w:r w:rsidR="00D76737" w:rsidRPr="00E25DA5">
        <w:rPr>
          <w:rFonts w:ascii="Times New Roman" w:hAnsi="Times New Roman" w:cs="Times New Roman"/>
          <w:sz w:val="24"/>
        </w:rPr>
        <w:t xml:space="preserve"> interventions in </w:t>
      </w:r>
      <w:r w:rsidR="00D76737">
        <w:rPr>
          <w:rFonts w:ascii="Times New Roman" w:hAnsi="Times New Roman" w:cs="Times New Roman"/>
          <w:sz w:val="24"/>
        </w:rPr>
        <w:t>a blind case study</w:t>
      </w:r>
      <w:r w:rsidR="00B21850">
        <w:rPr>
          <w:rFonts w:ascii="Times New Roman" w:hAnsi="Times New Roman" w:cs="Times New Roman"/>
          <w:sz w:val="24"/>
        </w:rPr>
        <w:t xml:space="preserve"> like this</w:t>
      </w:r>
      <w:r w:rsidR="006E08EF">
        <w:rPr>
          <w:rFonts w:ascii="Times New Roman" w:hAnsi="Times New Roman" w:cs="Times New Roman"/>
          <w:sz w:val="24"/>
        </w:rPr>
        <w:t xml:space="preserve">, </w:t>
      </w:r>
      <w:r w:rsidR="009F4033">
        <w:rPr>
          <w:rFonts w:ascii="Times New Roman" w:hAnsi="Times New Roman" w:cs="Times New Roman"/>
          <w:sz w:val="24"/>
        </w:rPr>
        <w:t>with</w:t>
      </w:r>
      <w:r w:rsidR="005D6A4B">
        <w:rPr>
          <w:rFonts w:ascii="Times New Roman" w:hAnsi="Times New Roman" w:cs="Times New Roman"/>
          <w:sz w:val="24"/>
        </w:rPr>
        <w:t xml:space="preserve"> training data only from the </w:t>
      </w:r>
      <w:r w:rsidR="009F4033">
        <w:rPr>
          <w:rFonts w:ascii="Times New Roman" w:hAnsi="Times New Roman" w:cs="Times New Roman"/>
          <w:sz w:val="24"/>
        </w:rPr>
        <w:t>c</w:t>
      </w:r>
      <w:r w:rsidR="005D6A4B">
        <w:rPr>
          <w:rFonts w:ascii="Times New Roman" w:hAnsi="Times New Roman" w:cs="Times New Roman"/>
          <w:sz w:val="24"/>
        </w:rPr>
        <w:t>ontinental United States</w:t>
      </w:r>
      <w:r w:rsidR="00295BC8">
        <w:rPr>
          <w:rFonts w:ascii="Times New Roman" w:hAnsi="Times New Roman" w:cs="Times New Roman"/>
          <w:sz w:val="24"/>
        </w:rPr>
        <w:t xml:space="preserve">, </w:t>
      </w:r>
      <w:r w:rsidR="00295BC8" w:rsidRPr="00E25DA5">
        <w:rPr>
          <w:rFonts w:ascii="Times New Roman" w:hAnsi="Times New Roman" w:cs="Times New Roman"/>
          <w:sz w:val="24"/>
        </w:rPr>
        <w:t>suggest</w:t>
      </w:r>
      <w:r w:rsidR="00295BC8">
        <w:rPr>
          <w:rFonts w:ascii="Times New Roman" w:hAnsi="Times New Roman" w:cs="Times New Roman"/>
          <w:sz w:val="24"/>
        </w:rPr>
        <w:t>s</w:t>
      </w:r>
      <w:r w:rsidR="00295BC8" w:rsidRPr="00E25DA5">
        <w:rPr>
          <w:rFonts w:ascii="Times New Roman" w:hAnsi="Times New Roman" w:cs="Times New Roman"/>
          <w:sz w:val="24"/>
        </w:rPr>
        <w:t xml:space="preserve"> that this approach is implementable</w:t>
      </w:r>
      <w:r w:rsidR="00295BC8">
        <w:rPr>
          <w:rFonts w:ascii="Times New Roman" w:hAnsi="Times New Roman" w:cs="Times New Roman"/>
          <w:sz w:val="24"/>
        </w:rPr>
        <w:t xml:space="preserve"> globally</w:t>
      </w:r>
      <w:r w:rsidR="00D76737" w:rsidRPr="00E25DA5">
        <w:rPr>
          <w:rFonts w:ascii="Times New Roman" w:hAnsi="Times New Roman" w:cs="Times New Roman"/>
          <w:sz w:val="24"/>
        </w:rPr>
        <w:t>.</w:t>
      </w:r>
      <w:r w:rsidR="00D269E6">
        <w:rPr>
          <w:rFonts w:ascii="Times New Roman" w:hAnsi="Times New Roman" w:cs="Times New Roman"/>
          <w:sz w:val="24"/>
        </w:rPr>
        <w:t xml:space="preserve"> </w:t>
      </w:r>
      <w:r w:rsidR="002B0C23">
        <w:rPr>
          <w:rFonts w:ascii="Times New Roman" w:hAnsi="Times New Roman" w:cs="Times New Roman"/>
          <w:sz w:val="24"/>
        </w:rPr>
        <w:t>Second</w:t>
      </w:r>
      <w:r w:rsidR="0013463A">
        <w:rPr>
          <w:rFonts w:ascii="Times New Roman" w:hAnsi="Times New Roman" w:cs="Times New Roman"/>
          <w:sz w:val="24"/>
        </w:rPr>
        <w:t>,</w:t>
      </w:r>
      <w:r w:rsidR="006E0223" w:rsidRPr="00E25DA5">
        <w:rPr>
          <w:rFonts w:ascii="Times New Roman" w:hAnsi="Times New Roman" w:cs="Times New Roman"/>
          <w:sz w:val="24"/>
        </w:rPr>
        <w:t xml:space="preserve"> </w:t>
      </w:r>
      <w:r w:rsidR="006E0E2D">
        <w:rPr>
          <w:rFonts w:ascii="Times New Roman" w:hAnsi="Times New Roman" w:cs="Times New Roman"/>
          <w:sz w:val="24"/>
        </w:rPr>
        <w:t xml:space="preserve">we have satisfyingly replicated </w:t>
      </w:r>
      <w:r w:rsidR="006E0223" w:rsidRPr="00E25DA5">
        <w:rPr>
          <w:rFonts w:ascii="Times New Roman" w:hAnsi="Times New Roman" w:cs="Times New Roman"/>
          <w:sz w:val="24"/>
        </w:rPr>
        <w:t>Feng et al. (2019)</w:t>
      </w:r>
      <w:r w:rsidR="006E0E2D">
        <w:rPr>
          <w:rFonts w:ascii="Times New Roman" w:hAnsi="Times New Roman" w:cs="Times New Roman"/>
          <w:sz w:val="24"/>
        </w:rPr>
        <w:t>’s results</w:t>
      </w:r>
      <w:r w:rsidR="00766396">
        <w:rPr>
          <w:rFonts w:ascii="Times New Roman" w:hAnsi="Times New Roman" w:cs="Times New Roman"/>
          <w:sz w:val="24"/>
        </w:rPr>
        <w:t xml:space="preserve"> that </w:t>
      </w:r>
      <w:r w:rsidR="00C84384">
        <w:rPr>
          <w:rFonts w:ascii="Times New Roman" w:hAnsi="Times New Roman" w:cs="Times New Roman"/>
          <w:sz w:val="24"/>
        </w:rPr>
        <w:t xml:space="preserve">were run </w:t>
      </w:r>
      <w:r w:rsidR="00FF4880">
        <w:rPr>
          <w:rFonts w:ascii="Times New Roman" w:hAnsi="Times New Roman" w:cs="Times New Roman"/>
          <w:sz w:val="24"/>
        </w:rPr>
        <w:t xml:space="preserve">only </w:t>
      </w:r>
      <w:r w:rsidR="00C84384">
        <w:rPr>
          <w:rFonts w:ascii="Times New Roman" w:hAnsi="Times New Roman" w:cs="Times New Roman"/>
          <w:sz w:val="24"/>
        </w:rPr>
        <w:t xml:space="preserve">on </w:t>
      </w:r>
      <w:r w:rsidR="006E0E2D">
        <w:rPr>
          <w:rFonts w:ascii="Times New Roman" w:hAnsi="Times New Roman" w:cs="Times New Roman"/>
          <w:sz w:val="24"/>
        </w:rPr>
        <w:t>eleven Alaskan rivers.</w:t>
      </w:r>
      <w:r w:rsidR="00D269E6">
        <w:rPr>
          <w:rFonts w:ascii="Times New Roman" w:hAnsi="Times New Roman" w:cs="Times New Roman"/>
          <w:sz w:val="24"/>
        </w:rPr>
        <w:t xml:space="preserve"> </w:t>
      </w:r>
      <w:r w:rsidR="005F3FCC">
        <w:rPr>
          <w:rFonts w:ascii="Times New Roman" w:hAnsi="Times New Roman" w:cs="Times New Roman"/>
          <w:sz w:val="24"/>
        </w:rPr>
        <w:t>W</w:t>
      </w:r>
      <w:r w:rsidR="006E0223" w:rsidRPr="00E25DA5">
        <w:rPr>
          <w:rFonts w:ascii="Times New Roman" w:hAnsi="Times New Roman" w:cs="Times New Roman"/>
          <w:sz w:val="24"/>
        </w:rPr>
        <w:t xml:space="preserve">e </w:t>
      </w:r>
      <w:r w:rsidR="005F3FCC">
        <w:rPr>
          <w:rFonts w:ascii="Times New Roman" w:hAnsi="Times New Roman" w:cs="Times New Roman"/>
          <w:sz w:val="24"/>
        </w:rPr>
        <w:t xml:space="preserve">have </w:t>
      </w:r>
      <w:r w:rsidR="0013463A">
        <w:rPr>
          <w:rFonts w:ascii="Times New Roman" w:hAnsi="Times New Roman" w:cs="Times New Roman"/>
          <w:sz w:val="24"/>
        </w:rPr>
        <w:t>extrapolate</w:t>
      </w:r>
      <w:r w:rsidR="006E0E2D">
        <w:rPr>
          <w:rFonts w:ascii="Times New Roman" w:hAnsi="Times New Roman" w:cs="Times New Roman"/>
          <w:sz w:val="24"/>
        </w:rPr>
        <w:t>d</w:t>
      </w:r>
      <w:r w:rsidR="0013463A">
        <w:rPr>
          <w:rFonts w:ascii="Times New Roman" w:hAnsi="Times New Roman" w:cs="Times New Roman"/>
          <w:sz w:val="24"/>
        </w:rPr>
        <w:t xml:space="preserve"> their RSQ </w:t>
      </w:r>
      <w:r w:rsidR="00F72086">
        <w:rPr>
          <w:rFonts w:ascii="Times New Roman" w:hAnsi="Times New Roman" w:cs="Times New Roman"/>
          <w:sz w:val="24"/>
        </w:rPr>
        <w:t xml:space="preserve">workflow </w:t>
      </w:r>
      <w:r w:rsidR="0013463A">
        <w:rPr>
          <w:rFonts w:ascii="Times New Roman" w:hAnsi="Times New Roman" w:cs="Times New Roman"/>
          <w:sz w:val="24"/>
        </w:rPr>
        <w:t>to thousands of reaches</w:t>
      </w:r>
      <w:r w:rsidR="00C84384">
        <w:rPr>
          <w:rFonts w:ascii="Times New Roman" w:hAnsi="Times New Roman" w:cs="Times New Roman"/>
          <w:sz w:val="24"/>
        </w:rPr>
        <w:t>,</w:t>
      </w:r>
      <w:r w:rsidR="009B150D">
        <w:rPr>
          <w:rFonts w:ascii="Times New Roman" w:hAnsi="Times New Roman" w:cs="Times New Roman"/>
          <w:sz w:val="24"/>
        </w:rPr>
        <w:t xml:space="preserve"> relying on GRADES </w:t>
      </w:r>
      <w:r w:rsidR="00EA5A35">
        <w:rPr>
          <w:rFonts w:ascii="Times New Roman" w:hAnsi="Times New Roman" w:cs="Times New Roman"/>
          <w:sz w:val="24"/>
        </w:rPr>
        <w:t>(</w:t>
      </w:r>
      <w:r w:rsidR="00336BB0">
        <w:rPr>
          <w:rFonts w:ascii="Times New Roman" w:hAnsi="Times New Roman" w:cs="Times New Roman"/>
          <w:sz w:val="24"/>
        </w:rPr>
        <w:t>Lin et al. 2019)</w:t>
      </w:r>
      <w:r w:rsidR="009B150D">
        <w:rPr>
          <w:rFonts w:ascii="Times New Roman" w:hAnsi="Times New Roman" w:cs="Times New Roman"/>
          <w:sz w:val="24"/>
        </w:rPr>
        <w:t xml:space="preserve"> for reach-</w:t>
      </w:r>
      <w:r w:rsidR="009715E1">
        <w:rPr>
          <w:rFonts w:ascii="Times New Roman" w:hAnsi="Times New Roman" w:cs="Times New Roman"/>
          <w:sz w:val="24"/>
        </w:rPr>
        <w:t>explicit</w:t>
      </w:r>
      <w:r w:rsidR="009B150D">
        <w:rPr>
          <w:rFonts w:ascii="Times New Roman" w:hAnsi="Times New Roman" w:cs="Times New Roman"/>
          <w:sz w:val="24"/>
        </w:rPr>
        <w:t xml:space="preserve"> </w:t>
      </w:r>
      <w:r w:rsidR="00766396">
        <w:rPr>
          <w:rFonts w:ascii="Times New Roman" w:hAnsi="Times New Roman" w:cs="Times New Roman"/>
          <w:sz w:val="24"/>
        </w:rPr>
        <w:t xml:space="preserve">prior knowledge on </w:t>
      </w:r>
      <w:r w:rsidR="009B150D">
        <w:rPr>
          <w:rFonts w:ascii="Times New Roman" w:hAnsi="Times New Roman" w:cs="Times New Roman"/>
          <w:sz w:val="24"/>
        </w:rPr>
        <w:t>discharge</w:t>
      </w:r>
      <w:r w:rsidR="0013463A">
        <w:rPr>
          <w:rFonts w:ascii="Times New Roman" w:hAnsi="Times New Roman" w:cs="Times New Roman"/>
          <w:sz w:val="24"/>
        </w:rPr>
        <w:t>.</w:t>
      </w:r>
      <w:r w:rsidR="00D269E6">
        <w:rPr>
          <w:rFonts w:ascii="Times New Roman" w:hAnsi="Times New Roman" w:cs="Times New Roman"/>
          <w:sz w:val="24"/>
        </w:rPr>
        <w:t xml:space="preserve"> </w:t>
      </w:r>
      <w:r w:rsidR="00D51A3E">
        <w:rPr>
          <w:rFonts w:ascii="Times New Roman" w:hAnsi="Times New Roman" w:cs="Times New Roman"/>
          <w:sz w:val="24"/>
        </w:rPr>
        <w:t xml:space="preserve">These results </w:t>
      </w:r>
      <w:r w:rsidR="006E0223" w:rsidRPr="00E25DA5">
        <w:rPr>
          <w:rFonts w:ascii="Times New Roman" w:hAnsi="Times New Roman" w:cs="Times New Roman"/>
          <w:sz w:val="24"/>
        </w:rPr>
        <w:t>corroborat</w:t>
      </w:r>
      <w:r w:rsidR="0013463A">
        <w:rPr>
          <w:rFonts w:ascii="Times New Roman" w:hAnsi="Times New Roman" w:cs="Times New Roman"/>
          <w:sz w:val="24"/>
        </w:rPr>
        <w:t>e</w:t>
      </w:r>
      <w:r w:rsidR="00ED24EA">
        <w:rPr>
          <w:rFonts w:ascii="Times New Roman" w:hAnsi="Times New Roman" w:cs="Times New Roman"/>
          <w:sz w:val="24"/>
        </w:rPr>
        <w:t xml:space="preserve"> the </w:t>
      </w:r>
      <w:r w:rsidR="00D55494">
        <w:rPr>
          <w:rFonts w:ascii="Times New Roman" w:hAnsi="Times New Roman" w:cs="Times New Roman"/>
          <w:sz w:val="24"/>
        </w:rPr>
        <w:t xml:space="preserve">aggregate </w:t>
      </w:r>
      <w:r w:rsidR="00ED24EA">
        <w:rPr>
          <w:rFonts w:ascii="Times New Roman" w:hAnsi="Times New Roman" w:cs="Times New Roman"/>
          <w:sz w:val="24"/>
        </w:rPr>
        <w:t>use of</w:t>
      </w:r>
      <w:r w:rsidR="00874BFB">
        <w:rPr>
          <w:rFonts w:ascii="Times New Roman" w:hAnsi="Times New Roman" w:cs="Times New Roman"/>
          <w:sz w:val="24"/>
        </w:rPr>
        <w:t xml:space="preserve"> </w:t>
      </w:r>
      <w:r w:rsidR="0013463A">
        <w:rPr>
          <w:rFonts w:ascii="Times New Roman" w:hAnsi="Times New Roman" w:cs="Times New Roman"/>
          <w:sz w:val="24"/>
        </w:rPr>
        <w:t xml:space="preserve">Feng et al. (2019)’s </w:t>
      </w:r>
      <w:ins w:id="175" w:author="Colin Gleason" w:date="2020-04-27T13:16:00Z">
        <w:r>
          <w:rPr>
            <w:rFonts w:ascii="Times New Roman" w:hAnsi="Times New Roman" w:cs="Times New Roman"/>
            <w:sz w:val="24"/>
          </w:rPr>
          <w:t xml:space="preserve">width mapping </w:t>
        </w:r>
      </w:ins>
      <w:r w:rsidR="0013463A">
        <w:rPr>
          <w:rFonts w:ascii="Times New Roman" w:hAnsi="Times New Roman" w:cs="Times New Roman"/>
          <w:sz w:val="24"/>
        </w:rPr>
        <w:t>method</w:t>
      </w:r>
      <w:r w:rsidR="00BB7E1D">
        <w:rPr>
          <w:rFonts w:ascii="Times New Roman" w:hAnsi="Times New Roman" w:cs="Times New Roman"/>
          <w:sz w:val="24"/>
        </w:rPr>
        <w:t>,</w:t>
      </w:r>
      <w:r w:rsidR="00D51A3E">
        <w:rPr>
          <w:rFonts w:ascii="Times New Roman" w:hAnsi="Times New Roman" w:cs="Times New Roman"/>
          <w:sz w:val="24"/>
        </w:rPr>
        <w:t xml:space="preserve"> </w:t>
      </w:r>
      <w:r w:rsidR="0013463A">
        <w:rPr>
          <w:rFonts w:ascii="Times New Roman" w:hAnsi="Times New Roman" w:cs="Times New Roman"/>
          <w:sz w:val="24"/>
        </w:rPr>
        <w:t>geoBAM</w:t>
      </w:r>
      <w:r w:rsidR="00D51A3E">
        <w:rPr>
          <w:rFonts w:ascii="Times New Roman" w:hAnsi="Times New Roman" w:cs="Times New Roman"/>
          <w:sz w:val="24"/>
        </w:rPr>
        <w:t>,</w:t>
      </w:r>
      <w:r w:rsidR="00286C53">
        <w:rPr>
          <w:rFonts w:ascii="Times New Roman" w:hAnsi="Times New Roman" w:cs="Times New Roman"/>
          <w:sz w:val="24"/>
        </w:rPr>
        <w:t xml:space="preserve"> and GRADES</w:t>
      </w:r>
      <w:r w:rsidR="0013463A">
        <w:rPr>
          <w:rFonts w:ascii="Times New Roman" w:hAnsi="Times New Roman" w:cs="Times New Roman"/>
          <w:sz w:val="24"/>
        </w:rPr>
        <w:t xml:space="preserve"> </w:t>
      </w:r>
      <w:r w:rsidR="00D51A3E">
        <w:rPr>
          <w:rFonts w:ascii="Times New Roman" w:hAnsi="Times New Roman" w:cs="Times New Roman"/>
          <w:sz w:val="24"/>
        </w:rPr>
        <w:t>for</w:t>
      </w:r>
      <w:r w:rsidR="006E0223" w:rsidRPr="00E25DA5">
        <w:rPr>
          <w:rFonts w:ascii="Times New Roman" w:hAnsi="Times New Roman" w:cs="Times New Roman"/>
          <w:sz w:val="24"/>
        </w:rPr>
        <w:t xml:space="preserve"> </w:t>
      </w:r>
      <w:r w:rsidR="00BB0C1C">
        <w:rPr>
          <w:rFonts w:ascii="Times New Roman" w:hAnsi="Times New Roman" w:cs="Times New Roman"/>
          <w:sz w:val="24"/>
        </w:rPr>
        <w:t>big-data</w:t>
      </w:r>
      <w:r w:rsidR="00BB7E1D">
        <w:rPr>
          <w:rFonts w:ascii="Times New Roman" w:hAnsi="Times New Roman" w:cs="Times New Roman"/>
          <w:sz w:val="24"/>
        </w:rPr>
        <w:t xml:space="preserve"> </w:t>
      </w:r>
      <w:r w:rsidR="00D51A3E">
        <w:rPr>
          <w:rFonts w:ascii="Times New Roman" w:hAnsi="Times New Roman" w:cs="Times New Roman"/>
          <w:sz w:val="24"/>
        </w:rPr>
        <w:t>RSQ</w:t>
      </w:r>
      <w:r w:rsidR="00D55494">
        <w:rPr>
          <w:rFonts w:ascii="Times New Roman" w:hAnsi="Times New Roman" w:cs="Times New Roman"/>
          <w:sz w:val="24"/>
        </w:rPr>
        <w:t xml:space="preserve"> and </w:t>
      </w:r>
      <w:r w:rsidR="006E0223" w:rsidRPr="00E25DA5">
        <w:rPr>
          <w:rFonts w:ascii="Times New Roman" w:hAnsi="Times New Roman" w:cs="Times New Roman"/>
          <w:sz w:val="24"/>
        </w:rPr>
        <w:t xml:space="preserve">functionally open the door </w:t>
      </w:r>
      <w:r w:rsidR="0013463A">
        <w:rPr>
          <w:rFonts w:ascii="Times New Roman" w:hAnsi="Times New Roman" w:cs="Times New Roman"/>
          <w:sz w:val="24"/>
        </w:rPr>
        <w:t>for</w:t>
      </w:r>
      <w:r w:rsidR="00E6456E">
        <w:rPr>
          <w:rFonts w:ascii="Times New Roman" w:hAnsi="Times New Roman" w:cs="Times New Roman"/>
          <w:sz w:val="24"/>
        </w:rPr>
        <w:t xml:space="preserve"> uncalibrated</w:t>
      </w:r>
      <w:r w:rsidR="0013463A">
        <w:rPr>
          <w:rFonts w:ascii="Times New Roman" w:hAnsi="Times New Roman" w:cs="Times New Roman"/>
          <w:sz w:val="24"/>
        </w:rPr>
        <w:t xml:space="preserve"> RSQ</w:t>
      </w:r>
      <w:r w:rsidR="006E0223" w:rsidRPr="00E25DA5">
        <w:rPr>
          <w:rFonts w:ascii="Times New Roman" w:hAnsi="Times New Roman" w:cs="Times New Roman"/>
          <w:sz w:val="24"/>
        </w:rPr>
        <w:t xml:space="preserve"> across global-scale river networks</w:t>
      </w:r>
      <w:r w:rsidR="00291892">
        <w:rPr>
          <w:rFonts w:ascii="Times New Roman" w:hAnsi="Times New Roman" w:cs="Times New Roman"/>
          <w:sz w:val="24"/>
        </w:rPr>
        <w:t>.</w:t>
      </w:r>
    </w:p>
    <w:p w14:paraId="13EB9939" w14:textId="6146AEB2" w:rsidR="004C224F" w:rsidRDefault="00762D8E" w:rsidP="002D554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We are aware of one other</w:t>
      </w:r>
      <w:r w:rsidR="00261F35">
        <w:rPr>
          <w:rFonts w:ascii="Times New Roman" w:hAnsi="Times New Roman" w:cs="Times New Roman"/>
          <w:sz w:val="24"/>
        </w:rPr>
        <w:t xml:space="preserve"> </w:t>
      </w:r>
      <w:r w:rsidR="005B664C">
        <w:rPr>
          <w:rFonts w:ascii="Times New Roman" w:hAnsi="Times New Roman" w:cs="Times New Roman"/>
          <w:sz w:val="24"/>
        </w:rPr>
        <w:t>McFLI</w:t>
      </w:r>
      <w:r w:rsidR="00261F35">
        <w:rPr>
          <w:rFonts w:ascii="Times New Roman" w:hAnsi="Times New Roman" w:cs="Times New Roman"/>
          <w:sz w:val="24"/>
        </w:rPr>
        <w:t xml:space="preserve"> </w:t>
      </w:r>
      <w:r>
        <w:rPr>
          <w:rFonts w:ascii="Times New Roman" w:hAnsi="Times New Roman" w:cs="Times New Roman"/>
          <w:sz w:val="24"/>
        </w:rPr>
        <w:t xml:space="preserve">that has </w:t>
      </w:r>
      <w:r w:rsidR="005B664C">
        <w:rPr>
          <w:rFonts w:ascii="Times New Roman" w:hAnsi="Times New Roman" w:cs="Times New Roman"/>
          <w:sz w:val="24"/>
        </w:rPr>
        <w:t>explicitly tested the influence of prior quality.</w:t>
      </w:r>
      <w:r w:rsidR="00D269E6">
        <w:rPr>
          <w:rFonts w:ascii="Times New Roman" w:hAnsi="Times New Roman" w:cs="Times New Roman"/>
          <w:sz w:val="24"/>
        </w:rPr>
        <w:t xml:space="preserve"> </w:t>
      </w:r>
      <w:r w:rsidR="00240AF3">
        <w:rPr>
          <w:rFonts w:ascii="Times New Roman" w:hAnsi="Times New Roman" w:cs="Times New Roman"/>
          <w:sz w:val="24"/>
        </w:rPr>
        <w:t>Andreadis et al.</w:t>
      </w:r>
      <w:r>
        <w:rPr>
          <w:rFonts w:ascii="Times New Roman" w:hAnsi="Times New Roman" w:cs="Times New Roman"/>
          <w:sz w:val="24"/>
        </w:rPr>
        <w:t>’s</w:t>
      </w:r>
      <w:r w:rsidR="00240AF3">
        <w:rPr>
          <w:rFonts w:ascii="Times New Roman" w:hAnsi="Times New Roman" w:cs="Times New Roman"/>
          <w:sz w:val="24"/>
        </w:rPr>
        <w:t xml:space="preserve"> (</w:t>
      </w:r>
      <w:r w:rsidR="00104234">
        <w:rPr>
          <w:rFonts w:ascii="Times New Roman" w:hAnsi="Times New Roman" w:cs="Times New Roman"/>
          <w:sz w:val="24"/>
        </w:rPr>
        <w:t>2020</w:t>
      </w:r>
      <w:r w:rsidR="00240AF3">
        <w:rPr>
          <w:rFonts w:ascii="Times New Roman" w:hAnsi="Times New Roman" w:cs="Times New Roman"/>
          <w:sz w:val="24"/>
        </w:rPr>
        <w:t>)</w:t>
      </w:r>
      <w:r w:rsidR="00A87DA3">
        <w:rPr>
          <w:rFonts w:ascii="Times New Roman" w:hAnsi="Times New Roman" w:cs="Times New Roman"/>
          <w:sz w:val="24"/>
        </w:rPr>
        <w:t xml:space="preserve"> SWOT Assimilated Discharge</w:t>
      </w:r>
      <w:r>
        <w:rPr>
          <w:rFonts w:ascii="Times New Roman" w:hAnsi="Times New Roman" w:cs="Times New Roman"/>
          <w:sz w:val="24"/>
        </w:rPr>
        <w:t xml:space="preserve"> (SAD)</w:t>
      </w:r>
      <w:r w:rsidR="00A87DA3">
        <w:rPr>
          <w:rFonts w:ascii="Times New Roman" w:hAnsi="Times New Roman" w:cs="Times New Roman"/>
          <w:sz w:val="24"/>
        </w:rPr>
        <w:t xml:space="preserve"> algorithm</w:t>
      </w:r>
      <w:r w:rsidR="00240AF3">
        <w:rPr>
          <w:rFonts w:ascii="Times New Roman" w:hAnsi="Times New Roman" w:cs="Times New Roman"/>
          <w:sz w:val="24"/>
        </w:rPr>
        <w:t xml:space="preserve"> </w:t>
      </w:r>
      <w:r w:rsidR="00570D35">
        <w:rPr>
          <w:rFonts w:ascii="Times New Roman" w:hAnsi="Times New Roman" w:cs="Times New Roman"/>
          <w:sz w:val="24"/>
        </w:rPr>
        <w:t xml:space="preserve">was </w:t>
      </w:r>
      <w:r w:rsidR="00673564">
        <w:rPr>
          <w:rFonts w:ascii="Times New Roman" w:hAnsi="Times New Roman" w:cs="Times New Roman"/>
          <w:sz w:val="24"/>
        </w:rPr>
        <w:t>developed</w:t>
      </w:r>
      <w:r w:rsidR="00570D35">
        <w:rPr>
          <w:rFonts w:ascii="Times New Roman" w:hAnsi="Times New Roman" w:cs="Times New Roman"/>
          <w:sz w:val="24"/>
        </w:rPr>
        <w:t xml:space="preserve"> </w:t>
      </w:r>
      <w:r w:rsidR="006B1994">
        <w:rPr>
          <w:rFonts w:ascii="Times New Roman" w:hAnsi="Times New Roman" w:cs="Times New Roman"/>
          <w:sz w:val="24"/>
        </w:rPr>
        <w:t xml:space="preserve">to address </w:t>
      </w:r>
      <w:r w:rsidR="00752CBB">
        <w:rPr>
          <w:rFonts w:ascii="Times New Roman" w:hAnsi="Times New Roman" w:cs="Times New Roman"/>
          <w:sz w:val="24"/>
        </w:rPr>
        <w:t xml:space="preserve">parameter </w:t>
      </w:r>
      <w:r w:rsidR="006B1994">
        <w:rPr>
          <w:rFonts w:ascii="Times New Roman" w:hAnsi="Times New Roman" w:cs="Times New Roman"/>
          <w:sz w:val="24"/>
        </w:rPr>
        <w:t xml:space="preserve">equifinality issues in McFLIs </w:t>
      </w:r>
      <w:r w:rsidR="002A490B">
        <w:rPr>
          <w:rFonts w:ascii="Times New Roman" w:hAnsi="Times New Roman" w:cs="Times New Roman"/>
          <w:sz w:val="24"/>
        </w:rPr>
        <w:t>by</w:t>
      </w:r>
      <w:r w:rsidR="004759FD">
        <w:rPr>
          <w:rFonts w:ascii="Times New Roman" w:hAnsi="Times New Roman" w:cs="Times New Roman"/>
          <w:sz w:val="24"/>
        </w:rPr>
        <w:t xml:space="preserve"> </w:t>
      </w:r>
      <w:r w:rsidR="007042CA">
        <w:rPr>
          <w:rFonts w:ascii="Times New Roman" w:hAnsi="Times New Roman" w:cs="Times New Roman"/>
          <w:sz w:val="24"/>
        </w:rPr>
        <w:t>constrain</w:t>
      </w:r>
      <w:r w:rsidR="002A490B">
        <w:rPr>
          <w:rFonts w:ascii="Times New Roman" w:hAnsi="Times New Roman" w:cs="Times New Roman"/>
          <w:sz w:val="24"/>
        </w:rPr>
        <w:t>ing</w:t>
      </w:r>
      <w:r w:rsidR="004759FD">
        <w:rPr>
          <w:rFonts w:ascii="Times New Roman" w:hAnsi="Times New Roman" w:cs="Times New Roman"/>
          <w:sz w:val="24"/>
        </w:rPr>
        <w:t xml:space="preserve"> the</w:t>
      </w:r>
      <w:r w:rsidR="00577730">
        <w:rPr>
          <w:rFonts w:ascii="Times New Roman" w:hAnsi="Times New Roman" w:cs="Times New Roman"/>
          <w:sz w:val="24"/>
        </w:rPr>
        <w:t>ir</w:t>
      </w:r>
      <w:r w:rsidR="004759FD">
        <w:rPr>
          <w:rFonts w:ascii="Times New Roman" w:hAnsi="Times New Roman" w:cs="Times New Roman"/>
          <w:sz w:val="24"/>
        </w:rPr>
        <w:t xml:space="preserve"> parameter space for </w:t>
      </w:r>
      <w:r w:rsidR="0054401D">
        <w:rPr>
          <w:rFonts w:ascii="Times New Roman" w:hAnsi="Times New Roman" w:cs="Times New Roman"/>
          <w:sz w:val="24"/>
        </w:rPr>
        <w:t xml:space="preserve">discharge </w:t>
      </w:r>
      <w:r w:rsidR="006B1994">
        <w:rPr>
          <w:rFonts w:ascii="Times New Roman" w:hAnsi="Times New Roman" w:cs="Times New Roman"/>
          <w:sz w:val="24"/>
        </w:rPr>
        <w:t>inversion.</w:t>
      </w:r>
      <w:r w:rsidR="00D269E6">
        <w:rPr>
          <w:rFonts w:ascii="Times New Roman" w:hAnsi="Times New Roman" w:cs="Times New Roman"/>
          <w:sz w:val="24"/>
        </w:rPr>
        <w:t xml:space="preserve"> </w:t>
      </w:r>
      <w:r w:rsidR="006B1994">
        <w:rPr>
          <w:rFonts w:ascii="Times New Roman" w:hAnsi="Times New Roman" w:cs="Times New Roman"/>
          <w:sz w:val="24"/>
        </w:rPr>
        <w:t>To test this, t</w:t>
      </w:r>
      <w:r w:rsidR="00261F35">
        <w:rPr>
          <w:rFonts w:ascii="Times New Roman" w:hAnsi="Times New Roman" w:cs="Times New Roman"/>
          <w:sz w:val="24"/>
        </w:rPr>
        <w:t xml:space="preserve">hey </w:t>
      </w:r>
      <w:r w:rsidR="00C52950">
        <w:rPr>
          <w:rFonts w:ascii="Times New Roman" w:hAnsi="Times New Roman" w:cs="Times New Roman"/>
          <w:sz w:val="24"/>
        </w:rPr>
        <w:t xml:space="preserve">introduced </w:t>
      </w:r>
      <w:r w:rsidR="00D847ED">
        <w:rPr>
          <w:rFonts w:ascii="Times New Roman" w:hAnsi="Times New Roman" w:cs="Times New Roman"/>
          <w:sz w:val="24"/>
        </w:rPr>
        <w:t xml:space="preserve">a suite of interventions to SAD, one of which was an expert geomorphic classification </w:t>
      </w:r>
      <w:r w:rsidR="00586679">
        <w:rPr>
          <w:rFonts w:ascii="Times New Roman" w:hAnsi="Times New Roman" w:cs="Times New Roman"/>
          <w:sz w:val="24"/>
        </w:rPr>
        <w:t>that</w:t>
      </w:r>
      <w:r w:rsidR="00B349ED">
        <w:rPr>
          <w:rFonts w:ascii="Times New Roman" w:hAnsi="Times New Roman" w:cs="Times New Roman"/>
          <w:sz w:val="24"/>
        </w:rPr>
        <w:t xml:space="preserve"> define</w:t>
      </w:r>
      <w:r w:rsidR="00586679">
        <w:rPr>
          <w:rFonts w:ascii="Times New Roman" w:hAnsi="Times New Roman" w:cs="Times New Roman"/>
          <w:sz w:val="24"/>
        </w:rPr>
        <w:t>d</w:t>
      </w:r>
      <w:r w:rsidR="00B349ED">
        <w:rPr>
          <w:rFonts w:ascii="Times New Roman" w:hAnsi="Times New Roman" w:cs="Times New Roman"/>
          <w:sz w:val="24"/>
        </w:rPr>
        <w:t xml:space="preserve"> </w:t>
      </w:r>
      <w:r w:rsidR="00F64068">
        <w:rPr>
          <w:rFonts w:ascii="Times New Roman" w:hAnsi="Times New Roman" w:cs="Times New Roman"/>
          <w:sz w:val="24"/>
        </w:rPr>
        <w:t>their</w:t>
      </w:r>
      <w:r w:rsidR="00B349ED">
        <w:rPr>
          <w:rFonts w:ascii="Times New Roman" w:hAnsi="Times New Roman" w:cs="Times New Roman"/>
          <w:sz w:val="24"/>
        </w:rPr>
        <w:t xml:space="preserve"> prior on</w:t>
      </w:r>
      <w:r w:rsidR="00D847ED">
        <w:rPr>
          <w:rFonts w:ascii="Times New Roman" w:hAnsi="Times New Roman" w:cs="Times New Roman"/>
          <w:sz w:val="24"/>
        </w:rPr>
        <w:t xml:space="preserve"> channel shape.</w:t>
      </w:r>
      <w:r w:rsidR="00D269E6">
        <w:rPr>
          <w:rFonts w:ascii="Times New Roman" w:hAnsi="Times New Roman" w:cs="Times New Roman"/>
          <w:sz w:val="24"/>
        </w:rPr>
        <w:t xml:space="preserve"> </w:t>
      </w:r>
      <w:r w:rsidR="007F6C2C">
        <w:rPr>
          <w:rFonts w:ascii="Times New Roman" w:hAnsi="Times New Roman" w:cs="Times New Roman"/>
          <w:sz w:val="24"/>
        </w:rPr>
        <w:t>While it is difficult to directly compare results across algorithms</w:t>
      </w:r>
      <w:r w:rsidR="00586679">
        <w:rPr>
          <w:rFonts w:ascii="Times New Roman" w:hAnsi="Times New Roman" w:cs="Times New Roman"/>
          <w:sz w:val="24"/>
        </w:rPr>
        <w:t xml:space="preserve"> and with different interventions</w:t>
      </w:r>
      <w:r w:rsidR="007F6C2C">
        <w:rPr>
          <w:rFonts w:ascii="Times New Roman" w:hAnsi="Times New Roman" w:cs="Times New Roman"/>
          <w:sz w:val="24"/>
        </w:rPr>
        <w:t>, w</w:t>
      </w:r>
      <w:r w:rsidR="00F64068">
        <w:rPr>
          <w:rFonts w:ascii="Times New Roman" w:hAnsi="Times New Roman" w:cs="Times New Roman"/>
          <w:sz w:val="24"/>
        </w:rPr>
        <w:t xml:space="preserve">hen </w:t>
      </w:r>
      <w:r w:rsidR="00586679">
        <w:rPr>
          <w:rFonts w:ascii="Times New Roman" w:hAnsi="Times New Roman" w:cs="Times New Roman"/>
          <w:sz w:val="24"/>
        </w:rPr>
        <w:t>they isolated this</w:t>
      </w:r>
      <w:r w:rsidR="00F64068">
        <w:rPr>
          <w:rFonts w:ascii="Times New Roman" w:hAnsi="Times New Roman" w:cs="Times New Roman"/>
          <w:sz w:val="24"/>
        </w:rPr>
        <w:t xml:space="preserve"> intervention </w:t>
      </w:r>
      <w:del w:id="176" w:author="Colin Gleason" w:date="2020-04-27T13:16:00Z">
        <w:r w:rsidR="00F56DBE" w:rsidDel="00BF3FB1">
          <w:rPr>
            <w:rFonts w:ascii="Times New Roman" w:hAnsi="Times New Roman" w:cs="Times New Roman"/>
            <w:sz w:val="24"/>
          </w:rPr>
          <w:delText xml:space="preserve">increased </w:delText>
        </w:r>
      </w:del>
      <w:r w:rsidR="00D62ACF">
        <w:rPr>
          <w:rFonts w:ascii="Times New Roman" w:hAnsi="Times New Roman" w:cs="Times New Roman"/>
          <w:sz w:val="24"/>
        </w:rPr>
        <w:t xml:space="preserve">median NSE </w:t>
      </w:r>
      <w:r w:rsidR="00F56DBE">
        <w:rPr>
          <w:rFonts w:ascii="Times New Roman" w:hAnsi="Times New Roman" w:cs="Times New Roman"/>
          <w:sz w:val="24"/>
        </w:rPr>
        <w:t>across 18</w:t>
      </w:r>
      <w:r w:rsidR="00216DC0">
        <w:rPr>
          <w:rFonts w:ascii="Times New Roman" w:hAnsi="Times New Roman" w:cs="Times New Roman"/>
          <w:sz w:val="24"/>
        </w:rPr>
        <w:t xml:space="preserve"> SWOT-simulated </w:t>
      </w:r>
      <w:r>
        <w:rPr>
          <w:rFonts w:ascii="Times New Roman" w:hAnsi="Times New Roman" w:cs="Times New Roman"/>
          <w:sz w:val="24"/>
        </w:rPr>
        <w:t>rivers</w:t>
      </w:r>
      <w:r w:rsidR="00F56DBE">
        <w:rPr>
          <w:rFonts w:ascii="Times New Roman" w:hAnsi="Times New Roman" w:cs="Times New Roman"/>
          <w:sz w:val="24"/>
        </w:rPr>
        <w:t xml:space="preserve"> </w:t>
      </w:r>
      <w:ins w:id="177" w:author="Colin Gleason" w:date="2020-04-27T13:16:00Z">
        <w:r w:rsidR="00BF3FB1">
          <w:rPr>
            <w:rFonts w:ascii="Times New Roman" w:hAnsi="Times New Roman" w:cs="Times New Roman"/>
            <w:sz w:val="24"/>
          </w:rPr>
          <w:t xml:space="preserve">increased </w:t>
        </w:r>
      </w:ins>
      <w:r w:rsidR="00F56DBE">
        <w:rPr>
          <w:rFonts w:ascii="Times New Roman" w:hAnsi="Times New Roman" w:cs="Times New Roman"/>
          <w:sz w:val="24"/>
        </w:rPr>
        <w:t>by 0.35</w:t>
      </w:r>
      <w:r w:rsidR="007F2116">
        <w:rPr>
          <w:rFonts w:ascii="Times New Roman" w:hAnsi="Times New Roman" w:cs="Times New Roman"/>
          <w:sz w:val="24"/>
        </w:rPr>
        <w:t>.</w:t>
      </w:r>
      <w:r w:rsidR="00D269E6">
        <w:rPr>
          <w:rFonts w:ascii="Times New Roman" w:hAnsi="Times New Roman" w:cs="Times New Roman"/>
          <w:sz w:val="24"/>
        </w:rPr>
        <w:t xml:space="preserve"> </w:t>
      </w:r>
      <w:r w:rsidR="007F2116">
        <w:rPr>
          <w:rFonts w:ascii="Times New Roman" w:hAnsi="Times New Roman" w:cs="Times New Roman"/>
          <w:sz w:val="24"/>
        </w:rPr>
        <w:t xml:space="preserve">Using geoBAM-Expert, </w:t>
      </w:r>
      <w:r w:rsidR="003B3A90">
        <w:rPr>
          <w:rFonts w:ascii="Times New Roman" w:hAnsi="Times New Roman" w:cs="Times New Roman"/>
          <w:sz w:val="24"/>
        </w:rPr>
        <w:t xml:space="preserve">median NSE </w:t>
      </w:r>
      <w:r w:rsidR="00F56DBE">
        <w:rPr>
          <w:rFonts w:ascii="Times New Roman" w:hAnsi="Times New Roman" w:cs="Times New Roman"/>
          <w:sz w:val="24"/>
        </w:rPr>
        <w:t>for</w:t>
      </w:r>
      <w:r w:rsidR="003B3A90">
        <w:rPr>
          <w:rFonts w:ascii="Times New Roman" w:hAnsi="Times New Roman" w:cs="Times New Roman"/>
          <w:sz w:val="24"/>
        </w:rPr>
        <w:t xml:space="preserve"> </w:t>
      </w:r>
      <w:r w:rsidR="00F56DBE">
        <w:rPr>
          <w:rFonts w:ascii="Times New Roman" w:hAnsi="Times New Roman" w:cs="Times New Roman"/>
          <w:sz w:val="24"/>
        </w:rPr>
        <w:t>our 19</w:t>
      </w:r>
      <w:r w:rsidR="003B3A90">
        <w:rPr>
          <w:rFonts w:ascii="Times New Roman" w:hAnsi="Times New Roman" w:cs="Times New Roman"/>
          <w:sz w:val="24"/>
        </w:rPr>
        <w:t xml:space="preserve"> SWOT-simulated rivers</w:t>
      </w:r>
      <w:r w:rsidR="00F56DBE">
        <w:rPr>
          <w:rFonts w:ascii="Times New Roman" w:hAnsi="Times New Roman" w:cs="Times New Roman"/>
          <w:sz w:val="24"/>
        </w:rPr>
        <w:t xml:space="preserve"> increased</w:t>
      </w:r>
      <w:r w:rsidR="003B3A90">
        <w:rPr>
          <w:rFonts w:ascii="Times New Roman" w:hAnsi="Times New Roman" w:cs="Times New Roman"/>
          <w:sz w:val="24"/>
        </w:rPr>
        <w:t xml:space="preserve"> </w:t>
      </w:r>
      <w:r w:rsidR="00A81539">
        <w:rPr>
          <w:rFonts w:ascii="Times New Roman" w:hAnsi="Times New Roman" w:cs="Times New Roman"/>
          <w:sz w:val="24"/>
        </w:rPr>
        <w:t>by</w:t>
      </w:r>
      <w:r w:rsidR="003B3A90">
        <w:rPr>
          <w:rFonts w:ascii="Times New Roman" w:hAnsi="Times New Roman" w:cs="Times New Roman"/>
          <w:sz w:val="24"/>
        </w:rPr>
        <w:t xml:space="preserve"> 0.</w:t>
      </w:r>
      <w:r w:rsidR="00F56DBE">
        <w:rPr>
          <w:rFonts w:ascii="Times New Roman" w:hAnsi="Times New Roman" w:cs="Times New Roman"/>
          <w:sz w:val="24"/>
        </w:rPr>
        <w:t>37</w:t>
      </w:r>
      <w:r w:rsidR="003B3A90">
        <w:rPr>
          <w:rFonts w:ascii="Times New Roman" w:hAnsi="Times New Roman" w:cs="Times New Roman"/>
          <w:sz w:val="24"/>
        </w:rPr>
        <w:t>.</w:t>
      </w:r>
      <w:r w:rsidR="00D269E6">
        <w:rPr>
          <w:rFonts w:ascii="Times New Roman" w:hAnsi="Times New Roman" w:cs="Times New Roman"/>
          <w:sz w:val="24"/>
        </w:rPr>
        <w:t xml:space="preserve"> </w:t>
      </w:r>
      <w:r w:rsidR="00F64068">
        <w:rPr>
          <w:rFonts w:ascii="Times New Roman" w:hAnsi="Times New Roman" w:cs="Times New Roman"/>
          <w:sz w:val="24"/>
        </w:rPr>
        <w:t>Such similar results</w:t>
      </w:r>
      <w:r w:rsidR="006E41E7">
        <w:rPr>
          <w:rFonts w:ascii="Times New Roman" w:hAnsi="Times New Roman" w:cs="Times New Roman"/>
          <w:sz w:val="24"/>
        </w:rPr>
        <w:t>, for this one test,</w:t>
      </w:r>
      <w:r w:rsidR="00A81539">
        <w:rPr>
          <w:rFonts w:ascii="Times New Roman" w:hAnsi="Times New Roman" w:cs="Times New Roman"/>
          <w:sz w:val="24"/>
        </w:rPr>
        <w:t xml:space="preserve"> suggest that </w:t>
      </w:r>
      <w:r w:rsidR="00C9404A">
        <w:rPr>
          <w:rFonts w:ascii="Times New Roman" w:hAnsi="Times New Roman" w:cs="Times New Roman"/>
          <w:sz w:val="24"/>
        </w:rPr>
        <w:t>th</w:t>
      </w:r>
      <w:r w:rsidR="00F64068">
        <w:rPr>
          <w:rFonts w:ascii="Times New Roman" w:hAnsi="Times New Roman" w:cs="Times New Roman"/>
          <w:sz w:val="24"/>
        </w:rPr>
        <w:t xml:space="preserve">is </w:t>
      </w:r>
      <w:r w:rsidR="00ED0BD8">
        <w:rPr>
          <w:rFonts w:ascii="Times New Roman" w:hAnsi="Times New Roman" w:cs="Times New Roman"/>
          <w:sz w:val="24"/>
        </w:rPr>
        <w:t>degree</w:t>
      </w:r>
      <w:r w:rsidR="00F64068">
        <w:rPr>
          <w:rFonts w:ascii="Times New Roman" w:hAnsi="Times New Roman" w:cs="Times New Roman"/>
          <w:sz w:val="24"/>
        </w:rPr>
        <w:t xml:space="preserve"> of improvement </w:t>
      </w:r>
      <w:r w:rsidR="00C9404A">
        <w:rPr>
          <w:rFonts w:ascii="Times New Roman" w:hAnsi="Times New Roman" w:cs="Times New Roman"/>
          <w:sz w:val="24"/>
        </w:rPr>
        <w:t>occur</w:t>
      </w:r>
      <w:r w:rsidR="00F64068">
        <w:rPr>
          <w:rFonts w:ascii="Times New Roman" w:hAnsi="Times New Roman" w:cs="Times New Roman"/>
          <w:sz w:val="24"/>
        </w:rPr>
        <w:t>s</w:t>
      </w:r>
      <w:r w:rsidR="00C9404A">
        <w:rPr>
          <w:rFonts w:ascii="Times New Roman" w:hAnsi="Times New Roman" w:cs="Times New Roman"/>
          <w:sz w:val="24"/>
        </w:rPr>
        <w:t xml:space="preserve"> across McFLIs, assuming the algorithm is flexible enough to ingest different definitions of prior river knowledge</w:t>
      </w:r>
      <w:r w:rsidR="003C7D75">
        <w:rPr>
          <w:rFonts w:ascii="Times New Roman" w:hAnsi="Times New Roman" w:cs="Times New Roman"/>
          <w:sz w:val="24"/>
        </w:rPr>
        <w:t xml:space="preserve"> (like BAM and SAD are)</w:t>
      </w:r>
      <w:r w:rsidR="00C9404A">
        <w:rPr>
          <w:rFonts w:ascii="Times New Roman" w:hAnsi="Times New Roman" w:cs="Times New Roman"/>
          <w:sz w:val="24"/>
        </w:rPr>
        <w:t>.</w:t>
      </w:r>
      <w:r w:rsidR="00D269E6">
        <w:rPr>
          <w:rFonts w:ascii="Times New Roman" w:hAnsi="Times New Roman" w:cs="Times New Roman"/>
          <w:sz w:val="24"/>
        </w:rPr>
        <w:t xml:space="preserve"> </w:t>
      </w:r>
      <w:r w:rsidR="00213B69" w:rsidRPr="00744206">
        <w:rPr>
          <w:rFonts w:ascii="Times New Roman" w:hAnsi="Times New Roman" w:cs="Times New Roman"/>
          <w:sz w:val="24"/>
        </w:rPr>
        <w:t>Despite the similarities,</w:t>
      </w:r>
      <w:r w:rsidR="003C7D75" w:rsidRPr="00744206">
        <w:rPr>
          <w:rFonts w:ascii="Times New Roman" w:hAnsi="Times New Roman" w:cs="Times New Roman"/>
          <w:sz w:val="24"/>
        </w:rPr>
        <w:t xml:space="preserve"> </w:t>
      </w:r>
      <w:r w:rsidR="00213B69" w:rsidRPr="00744206">
        <w:rPr>
          <w:rFonts w:ascii="Times New Roman" w:hAnsi="Times New Roman" w:cs="Times New Roman"/>
          <w:sz w:val="24"/>
        </w:rPr>
        <w:t xml:space="preserve">the </w:t>
      </w:r>
      <w:r w:rsidR="003C7D75" w:rsidRPr="00744206">
        <w:rPr>
          <w:rFonts w:ascii="Times New Roman" w:hAnsi="Times New Roman" w:cs="Times New Roman"/>
          <w:sz w:val="24"/>
        </w:rPr>
        <w:t xml:space="preserve">SAD geomorphic classification </w:t>
      </w:r>
      <w:r w:rsidR="00FC6800" w:rsidRPr="00744206">
        <w:rPr>
          <w:rFonts w:ascii="Times New Roman" w:hAnsi="Times New Roman" w:cs="Times New Roman"/>
          <w:sz w:val="24"/>
        </w:rPr>
        <w:t>is</w:t>
      </w:r>
      <w:r w:rsidR="003C7D75" w:rsidRPr="00744206">
        <w:rPr>
          <w:rFonts w:ascii="Times New Roman" w:hAnsi="Times New Roman" w:cs="Times New Roman"/>
          <w:sz w:val="24"/>
        </w:rPr>
        <w:t xml:space="preserve"> not globally scalable</w:t>
      </w:r>
      <w:r w:rsidRPr="00744206">
        <w:rPr>
          <w:rFonts w:ascii="Times New Roman" w:hAnsi="Times New Roman" w:cs="Times New Roman"/>
          <w:sz w:val="24"/>
        </w:rPr>
        <w:t xml:space="preserve"> because </w:t>
      </w:r>
      <w:r w:rsidR="00744206" w:rsidRPr="00744206">
        <w:rPr>
          <w:rFonts w:ascii="Times New Roman" w:hAnsi="Times New Roman" w:cs="Times New Roman"/>
          <w:sz w:val="24"/>
        </w:rPr>
        <w:t>it relies on manual interpretation of a river’s planform geometry</w:t>
      </w:r>
      <w:r w:rsidR="00A46122" w:rsidRPr="00744206">
        <w:rPr>
          <w:rFonts w:ascii="Times New Roman" w:hAnsi="Times New Roman" w:cs="Times New Roman"/>
          <w:sz w:val="24"/>
        </w:rPr>
        <w:t xml:space="preserve">, </w:t>
      </w:r>
      <w:r w:rsidRPr="00744206">
        <w:rPr>
          <w:rFonts w:ascii="Times New Roman" w:hAnsi="Times New Roman" w:cs="Times New Roman"/>
          <w:sz w:val="24"/>
        </w:rPr>
        <w:t>and classification is limited to exclusively</w:t>
      </w:r>
      <w:r w:rsidR="00A46122" w:rsidRPr="00744206">
        <w:rPr>
          <w:rFonts w:ascii="Times New Roman" w:hAnsi="Times New Roman" w:cs="Times New Roman"/>
          <w:sz w:val="24"/>
        </w:rPr>
        <w:t xml:space="preserve"> channel shape</w:t>
      </w:r>
      <w:r w:rsidR="003C7D75">
        <w:rPr>
          <w:rFonts w:ascii="Times New Roman" w:hAnsi="Times New Roman" w:cs="Times New Roman"/>
          <w:sz w:val="24"/>
        </w:rPr>
        <w:t>.</w:t>
      </w:r>
      <w:r w:rsidR="00D269E6">
        <w:rPr>
          <w:rFonts w:ascii="Times New Roman" w:hAnsi="Times New Roman" w:cs="Times New Roman"/>
          <w:sz w:val="24"/>
        </w:rPr>
        <w:t xml:space="preserve"> </w:t>
      </w:r>
      <w:r w:rsidR="006E41E7">
        <w:rPr>
          <w:rFonts w:ascii="Times New Roman" w:hAnsi="Times New Roman" w:cs="Times New Roman"/>
          <w:sz w:val="24"/>
        </w:rPr>
        <w:t>Further, SAD does not invoke AMHG</w:t>
      </w:r>
      <w:r w:rsidR="001B4456">
        <w:rPr>
          <w:rFonts w:ascii="Times New Roman" w:hAnsi="Times New Roman" w:cs="Times New Roman"/>
          <w:sz w:val="24"/>
        </w:rPr>
        <w:t xml:space="preserve"> like BAM does. </w:t>
      </w:r>
      <w:r w:rsidR="00BD60C5">
        <w:rPr>
          <w:rFonts w:ascii="Times New Roman" w:hAnsi="Times New Roman" w:cs="Times New Roman"/>
          <w:sz w:val="24"/>
        </w:rPr>
        <w:t>Conversely, t</w:t>
      </w:r>
      <w:r w:rsidR="003C7D75">
        <w:rPr>
          <w:rFonts w:ascii="Times New Roman" w:hAnsi="Times New Roman" w:cs="Times New Roman"/>
          <w:sz w:val="24"/>
        </w:rPr>
        <w:t xml:space="preserve">he method </w:t>
      </w:r>
      <w:r w:rsidR="00DC0103">
        <w:rPr>
          <w:rFonts w:ascii="Times New Roman" w:hAnsi="Times New Roman" w:cs="Times New Roman"/>
          <w:sz w:val="24"/>
        </w:rPr>
        <w:t>developed</w:t>
      </w:r>
      <w:r w:rsidR="003C7D75">
        <w:rPr>
          <w:rFonts w:ascii="Times New Roman" w:hAnsi="Times New Roman" w:cs="Times New Roman"/>
          <w:sz w:val="24"/>
        </w:rPr>
        <w:t xml:space="preserve"> here is globally scalable</w:t>
      </w:r>
      <w:r w:rsidR="00212C0F">
        <w:rPr>
          <w:rFonts w:ascii="Times New Roman" w:hAnsi="Times New Roman" w:cs="Times New Roman"/>
          <w:sz w:val="24"/>
        </w:rPr>
        <w:t>, can be used to extract distributions for any</w:t>
      </w:r>
      <w:r w:rsidR="00BA109F">
        <w:rPr>
          <w:rFonts w:ascii="Times New Roman" w:hAnsi="Times New Roman" w:cs="Times New Roman"/>
          <w:sz w:val="24"/>
        </w:rPr>
        <w:t xml:space="preserve"> desired</w:t>
      </w:r>
      <w:r w:rsidR="00212C0F">
        <w:rPr>
          <w:rFonts w:ascii="Times New Roman" w:hAnsi="Times New Roman" w:cs="Times New Roman"/>
          <w:sz w:val="24"/>
        </w:rPr>
        <w:t xml:space="preserve"> hydraulic term,</w:t>
      </w:r>
      <w:r w:rsidR="003C7D75">
        <w:rPr>
          <w:rFonts w:ascii="Times New Roman" w:hAnsi="Times New Roman" w:cs="Times New Roman"/>
          <w:sz w:val="24"/>
        </w:rPr>
        <w:t xml:space="preserve"> and yields </w:t>
      </w:r>
      <w:r w:rsidR="008F4061">
        <w:rPr>
          <w:rFonts w:ascii="Times New Roman" w:hAnsi="Times New Roman" w:cs="Times New Roman"/>
          <w:sz w:val="24"/>
        </w:rPr>
        <w:t xml:space="preserve">greater </w:t>
      </w:r>
      <w:r w:rsidR="003C7D75">
        <w:rPr>
          <w:rFonts w:ascii="Times New Roman" w:hAnsi="Times New Roman" w:cs="Times New Roman"/>
          <w:sz w:val="24"/>
        </w:rPr>
        <w:t>improvement</w:t>
      </w:r>
      <w:r w:rsidR="00ED0BD8">
        <w:rPr>
          <w:rFonts w:ascii="Times New Roman" w:hAnsi="Times New Roman" w:cs="Times New Roman"/>
          <w:sz w:val="24"/>
        </w:rPr>
        <w:t xml:space="preserve"> in discharge prediction</w:t>
      </w:r>
      <w:r w:rsidR="00212C0F">
        <w:rPr>
          <w:rFonts w:ascii="Times New Roman" w:hAnsi="Times New Roman" w:cs="Times New Roman"/>
          <w:sz w:val="24"/>
        </w:rPr>
        <w:t>.</w:t>
      </w:r>
    </w:p>
    <w:p w14:paraId="6EDD6C33" w14:textId="313608C1" w:rsidR="00762D8E" w:rsidRDefault="00762D8E" w:rsidP="00762D8E">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Future work should incorporate </w:t>
      </w:r>
      <w:proofErr w:type="spellStart"/>
      <w:r>
        <w:rPr>
          <w:rFonts w:ascii="Times New Roman" w:hAnsi="Times New Roman" w:cs="Times New Roman"/>
          <w:sz w:val="24"/>
        </w:rPr>
        <w:t>geoBAM’s</w:t>
      </w:r>
      <w:proofErr w:type="spellEnd"/>
      <w:r>
        <w:rPr>
          <w:rFonts w:ascii="Times New Roman" w:hAnsi="Times New Roman" w:cs="Times New Roman"/>
          <w:sz w:val="24"/>
        </w:rPr>
        <w:t xml:space="preserve"> classification into SAD, and other McFLIs, to see if performance further improves when using a geomorphic classification for all priors. It is unclear if this approach in improving prior quality will work with all McFLIs.</w:t>
      </w:r>
      <w:r w:rsidR="00D269E6">
        <w:rPr>
          <w:rFonts w:ascii="Times New Roman" w:hAnsi="Times New Roman" w:cs="Times New Roman"/>
          <w:sz w:val="24"/>
        </w:rPr>
        <w:t xml:space="preserve"> </w:t>
      </w:r>
      <w:r>
        <w:rPr>
          <w:rFonts w:ascii="Times New Roman" w:hAnsi="Times New Roman" w:cs="Times New Roman"/>
          <w:sz w:val="24"/>
        </w:rPr>
        <w:t>Hagemann et al. (2017) purposefully designed BAM to be flexible in both the priors it ingests and the flow laws it inverts, allowing us to run this study in two disparate settings: 1) using simulated altimetry data to invert Manning’s equation and 2) using river widths to invert AMHG.</w:t>
      </w:r>
      <w:r w:rsidR="00D269E6">
        <w:rPr>
          <w:rFonts w:ascii="Times New Roman" w:hAnsi="Times New Roman" w:cs="Times New Roman"/>
          <w:sz w:val="24"/>
        </w:rPr>
        <w:t xml:space="preserve"> </w:t>
      </w:r>
      <w:r>
        <w:rPr>
          <w:rFonts w:ascii="Times New Roman" w:hAnsi="Times New Roman" w:cs="Times New Roman"/>
          <w:sz w:val="24"/>
        </w:rPr>
        <w:t xml:space="preserve">Our similar results in both settings (Sections 5.1-5.2) suggest that the McFLI paradigm would broadly benefit from improved prior </w:t>
      </w:r>
      <w:r>
        <w:rPr>
          <w:rFonts w:ascii="Times New Roman" w:hAnsi="Times New Roman" w:cs="Times New Roman"/>
          <w:sz w:val="24"/>
        </w:rPr>
        <w:lastRenderedPageBreak/>
        <w:t>quality, regardless of the flow law or RS observations used.</w:t>
      </w:r>
      <w:r w:rsidR="00D269E6">
        <w:rPr>
          <w:rFonts w:ascii="Times New Roman" w:hAnsi="Times New Roman" w:cs="Times New Roman"/>
          <w:sz w:val="24"/>
        </w:rPr>
        <w:t xml:space="preserve"> </w:t>
      </w:r>
      <w:r>
        <w:rPr>
          <w:rFonts w:ascii="Times New Roman" w:hAnsi="Times New Roman" w:cs="Times New Roman"/>
          <w:sz w:val="24"/>
        </w:rPr>
        <w:t xml:space="preserve">However, we exclusively tested this within BAM, meaning these interventions may not co-exist with the mathematical and/or computational setups in other McFLIs. In particular, other McFLI algorithms may have priors that do not correspond to our </w:t>
      </w:r>
      <w:r w:rsidRPr="00FC7091">
        <w:rPr>
          <w:rFonts w:ascii="Times New Roman" w:hAnsi="Times New Roman" w:cs="Times New Roman"/>
          <w:i/>
          <w:iCs/>
          <w:sz w:val="24"/>
        </w:rPr>
        <w:t>in situ</w:t>
      </w:r>
      <w:r>
        <w:rPr>
          <w:rFonts w:ascii="Times New Roman" w:hAnsi="Times New Roman" w:cs="Times New Roman"/>
          <w:sz w:val="24"/>
        </w:rPr>
        <w:t xml:space="preserve"> data or classes. Not all McFLIs are the same even though many use Manning’s equation: each algorithm has its own unique prior set. Whether or not our classifications are useful to all McFLIs or just to BAM is left for future work.</w:t>
      </w:r>
      <w:r w:rsidR="00D269E6">
        <w:rPr>
          <w:rFonts w:ascii="Times New Roman" w:hAnsi="Times New Roman" w:cs="Times New Roman"/>
          <w:sz w:val="24"/>
        </w:rPr>
        <w:t xml:space="preserve"> </w:t>
      </w:r>
    </w:p>
    <w:p w14:paraId="5530A5FB" w14:textId="5ADBACA1" w:rsidR="00D04B2E" w:rsidRDefault="00D04B2E"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For RSQ, classifying rivers</w:t>
      </w:r>
      <w:r w:rsidR="00D46A94">
        <w:rPr>
          <w:rFonts w:ascii="Times New Roman" w:hAnsi="Times New Roman" w:cs="Times New Roman"/>
          <w:sz w:val="24"/>
        </w:rPr>
        <w:t xml:space="preserve"> to provide better priors</w:t>
      </w:r>
      <w:r>
        <w:rPr>
          <w:rFonts w:ascii="Times New Roman" w:hAnsi="Times New Roman" w:cs="Times New Roman"/>
          <w:sz w:val="24"/>
        </w:rPr>
        <w:t xml:space="preserve"> </w:t>
      </w:r>
      <w:r w:rsidRPr="00896F5B">
        <w:rPr>
          <w:rFonts w:ascii="Times New Roman" w:hAnsi="Times New Roman" w:cs="Times New Roman"/>
          <w:sz w:val="24"/>
        </w:rPr>
        <w:t xml:space="preserve">will </w:t>
      </w:r>
      <w:r>
        <w:rPr>
          <w:rFonts w:ascii="Times New Roman" w:hAnsi="Times New Roman" w:cs="Times New Roman"/>
          <w:sz w:val="24"/>
        </w:rPr>
        <w:t xml:space="preserve">only </w:t>
      </w:r>
      <w:r w:rsidRPr="00896F5B">
        <w:rPr>
          <w:rFonts w:ascii="Times New Roman" w:hAnsi="Times New Roman" w:cs="Times New Roman"/>
          <w:sz w:val="24"/>
        </w:rPr>
        <w:t>yield improvements if classes are assigned correctly.</w:t>
      </w:r>
      <w:r w:rsidR="00D269E6">
        <w:rPr>
          <w:rFonts w:ascii="Times New Roman" w:hAnsi="Times New Roman" w:cs="Times New Roman"/>
          <w:sz w:val="24"/>
        </w:rPr>
        <w:t xml:space="preserve"> </w:t>
      </w:r>
      <w:r w:rsidRPr="00896F5B">
        <w:rPr>
          <w:rFonts w:ascii="Times New Roman" w:hAnsi="Times New Roman" w:cs="Times New Roman"/>
          <w:sz w:val="24"/>
        </w:rPr>
        <w:t xml:space="preserve">Because we </w:t>
      </w:r>
      <w:r>
        <w:rPr>
          <w:rFonts w:ascii="Times New Roman" w:hAnsi="Times New Roman" w:cs="Times New Roman"/>
          <w:sz w:val="24"/>
        </w:rPr>
        <w:t>reduce</w:t>
      </w:r>
      <w:r w:rsidRPr="00896F5B">
        <w:rPr>
          <w:rFonts w:ascii="Times New Roman" w:hAnsi="Times New Roman" w:cs="Times New Roman"/>
          <w:sz w:val="24"/>
        </w:rPr>
        <w:t xml:space="preserve"> priors to look-up tables</w:t>
      </w:r>
      <w:r>
        <w:rPr>
          <w:rFonts w:ascii="Times New Roman" w:hAnsi="Times New Roman" w:cs="Times New Roman"/>
          <w:sz w:val="24"/>
        </w:rPr>
        <w:t xml:space="preserve"> with </w:t>
      </w:r>
      <w:r w:rsidR="00762D8E">
        <w:rPr>
          <w:rFonts w:ascii="Times New Roman" w:hAnsi="Times New Roman" w:cs="Times New Roman"/>
          <w:sz w:val="24"/>
        </w:rPr>
        <w:t xml:space="preserve">a set of </w:t>
      </w:r>
      <w:r w:rsidR="003A64C4">
        <w:rPr>
          <w:rFonts w:ascii="Times New Roman" w:hAnsi="Times New Roman" w:cs="Times New Roman"/>
          <w:sz w:val="24"/>
        </w:rPr>
        <w:t>priors</w:t>
      </w:r>
      <w:r>
        <w:rPr>
          <w:rFonts w:ascii="Times New Roman" w:hAnsi="Times New Roman" w:cs="Times New Roman"/>
          <w:sz w:val="24"/>
        </w:rPr>
        <w:t xml:space="preserve"> assigned to each river type</w:t>
      </w:r>
      <w:r w:rsidRPr="00896F5B">
        <w:rPr>
          <w:rFonts w:ascii="Times New Roman" w:hAnsi="Times New Roman" w:cs="Times New Roman"/>
          <w:sz w:val="24"/>
        </w:rPr>
        <w:t xml:space="preserve">, if the </w:t>
      </w:r>
      <w:r w:rsidR="00762D8E">
        <w:rPr>
          <w:rFonts w:ascii="Times New Roman" w:hAnsi="Times New Roman" w:cs="Times New Roman"/>
          <w:sz w:val="24"/>
        </w:rPr>
        <w:t xml:space="preserve">wrong class </w:t>
      </w:r>
      <w:r w:rsidRPr="00896F5B">
        <w:rPr>
          <w:rFonts w:ascii="Times New Roman" w:hAnsi="Times New Roman" w:cs="Times New Roman"/>
          <w:sz w:val="24"/>
        </w:rPr>
        <w:t xml:space="preserve">assigned </w:t>
      </w:r>
      <w:r>
        <w:rPr>
          <w:rFonts w:ascii="Times New Roman" w:hAnsi="Times New Roman" w:cs="Times New Roman"/>
          <w:sz w:val="24"/>
        </w:rPr>
        <w:t xml:space="preserve">to a river </w:t>
      </w:r>
      <w:r w:rsidRPr="00896F5B">
        <w:rPr>
          <w:rFonts w:ascii="Times New Roman" w:hAnsi="Times New Roman" w:cs="Times New Roman"/>
          <w:sz w:val="24"/>
        </w:rPr>
        <w:t xml:space="preserve">then </w:t>
      </w:r>
      <w:r>
        <w:rPr>
          <w:rFonts w:ascii="Times New Roman" w:hAnsi="Times New Roman" w:cs="Times New Roman"/>
          <w:sz w:val="24"/>
        </w:rPr>
        <w:t xml:space="preserve">RSQ </w:t>
      </w:r>
      <w:r w:rsidRPr="00896F5B">
        <w:rPr>
          <w:rFonts w:ascii="Times New Roman" w:hAnsi="Times New Roman" w:cs="Times New Roman"/>
          <w:sz w:val="24"/>
        </w:rPr>
        <w:t xml:space="preserve">will </w:t>
      </w:r>
      <w:r w:rsidR="00762D8E">
        <w:rPr>
          <w:rFonts w:ascii="Times New Roman" w:hAnsi="Times New Roman" w:cs="Times New Roman"/>
          <w:sz w:val="24"/>
        </w:rPr>
        <w:t>considerably worsen</w:t>
      </w:r>
      <w:r>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Andreadis et al. (</w:t>
      </w:r>
      <w:r w:rsidR="00762D8E">
        <w:rPr>
          <w:rFonts w:ascii="Times New Roman" w:hAnsi="Times New Roman" w:cs="Times New Roman"/>
          <w:sz w:val="24"/>
        </w:rPr>
        <w:t>2020)</w:t>
      </w:r>
      <w:r>
        <w:rPr>
          <w:rFonts w:ascii="Times New Roman" w:hAnsi="Times New Roman" w:cs="Times New Roman"/>
          <w:sz w:val="24"/>
        </w:rPr>
        <w:t xml:space="preserve"> found a similar result when their expert classification misclassifie</w:t>
      </w:r>
      <w:r w:rsidR="00762D8E">
        <w:rPr>
          <w:rFonts w:ascii="Times New Roman" w:hAnsi="Times New Roman" w:cs="Times New Roman"/>
          <w:sz w:val="24"/>
        </w:rPr>
        <w:t>d</w:t>
      </w:r>
      <w:r>
        <w:rPr>
          <w:rFonts w:ascii="Times New Roman" w:hAnsi="Times New Roman" w:cs="Times New Roman"/>
          <w:sz w:val="24"/>
        </w:rPr>
        <w:t xml:space="preserve"> two rivers</w:t>
      </w:r>
      <w:r w:rsidR="00762D8E">
        <w:rPr>
          <w:rFonts w:ascii="Times New Roman" w:hAnsi="Times New Roman" w:cs="Times New Roman"/>
          <w:sz w:val="24"/>
        </w:rPr>
        <w:t xml:space="preserve"> and yielded poor performance. When they</w:t>
      </w:r>
      <w:r>
        <w:rPr>
          <w:rFonts w:ascii="Times New Roman" w:hAnsi="Times New Roman" w:cs="Times New Roman"/>
          <w:sz w:val="24"/>
        </w:rPr>
        <w:t xml:space="preserve"> artificially </w:t>
      </w:r>
      <w:r w:rsidR="00762D8E">
        <w:rPr>
          <w:rFonts w:ascii="Times New Roman" w:hAnsi="Times New Roman" w:cs="Times New Roman"/>
          <w:sz w:val="24"/>
        </w:rPr>
        <w:t>assigned the correct</w:t>
      </w:r>
      <w:r>
        <w:rPr>
          <w:rFonts w:ascii="Times New Roman" w:hAnsi="Times New Roman" w:cs="Times New Roman"/>
          <w:sz w:val="24"/>
        </w:rPr>
        <w:t xml:space="preserve"> river type, they improved RSQ accuracy.</w:t>
      </w:r>
      <w:r w:rsidR="00D269E6">
        <w:rPr>
          <w:rFonts w:ascii="Times New Roman" w:hAnsi="Times New Roman" w:cs="Times New Roman"/>
          <w:sz w:val="24"/>
        </w:rPr>
        <w:t xml:space="preserve"> </w:t>
      </w:r>
      <w:r>
        <w:rPr>
          <w:rFonts w:ascii="Times New Roman" w:hAnsi="Times New Roman" w:cs="Times New Roman"/>
          <w:sz w:val="24"/>
        </w:rPr>
        <w:t>Similar behavior was identified in this study</w:t>
      </w:r>
      <w:r w:rsidR="003D62AF">
        <w:rPr>
          <w:rFonts w:ascii="Times New Roman" w:hAnsi="Times New Roman" w:cs="Times New Roman"/>
          <w:sz w:val="24"/>
        </w:rPr>
        <w:t>: t</w:t>
      </w:r>
      <w:r>
        <w:rPr>
          <w:rFonts w:ascii="Times New Roman" w:hAnsi="Times New Roman" w:cs="Times New Roman"/>
          <w:sz w:val="24"/>
        </w:rPr>
        <w:t xml:space="preserve">he </w:t>
      </w:r>
      <w:r w:rsidR="001B0157">
        <w:rPr>
          <w:rFonts w:ascii="Times New Roman" w:hAnsi="Times New Roman" w:cs="Times New Roman"/>
          <w:sz w:val="24"/>
        </w:rPr>
        <w:t>St. Lawrence</w:t>
      </w:r>
      <w:r>
        <w:rPr>
          <w:rFonts w:ascii="Times New Roman" w:hAnsi="Times New Roman" w:cs="Times New Roman"/>
          <w:sz w:val="24"/>
        </w:rPr>
        <w:t xml:space="preserve"> </w:t>
      </w:r>
      <w:proofErr w:type="spellStart"/>
      <w:r>
        <w:rPr>
          <w:rFonts w:ascii="Times New Roman" w:hAnsi="Times New Roman" w:cs="Times New Roman"/>
          <w:sz w:val="24"/>
        </w:rPr>
        <w:t>Upstream’s</w:t>
      </w:r>
      <w:proofErr w:type="spellEnd"/>
      <w:r>
        <w:rPr>
          <w:rFonts w:ascii="Times New Roman" w:hAnsi="Times New Roman" w:cs="Times New Roman"/>
          <w:sz w:val="24"/>
        </w:rPr>
        <w:t xml:space="preserve"> NSE score </w:t>
      </w:r>
      <w:r w:rsidR="00436644">
        <w:rPr>
          <w:rFonts w:ascii="Times New Roman" w:hAnsi="Times New Roman" w:cs="Times New Roman"/>
          <w:sz w:val="24"/>
        </w:rPr>
        <w:t xml:space="preserve">was </w:t>
      </w:r>
      <w:r w:rsidR="001B0157">
        <w:rPr>
          <w:rFonts w:ascii="Times New Roman" w:hAnsi="Times New Roman" w:cs="Times New Roman"/>
          <w:sz w:val="24"/>
        </w:rPr>
        <w:t>improved from -1.15</w:t>
      </w:r>
      <w:r w:rsidR="00436644">
        <w:rPr>
          <w:rFonts w:ascii="Times New Roman" w:hAnsi="Times New Roman" w:cs="Times New Roman"/>
          <w:sz w:val="24"/>
        </w:rPr>
        <w:t xml:space="preserve"> </w:t>
      </w:r>
      <w:r w:rsidR="001B0157">
        <w:rPr>
          <w:rFonts w:ascii="Times New Roman" w:hAnsi="Times New Roman" w:cs="Times New Roman"/>
          <w:sz w:val="24"/>
        </w:rPr>
        <w:t>(</w:t>
      </w:r>
      <w:r w:rsidR="00436644">
        <w:rPr>
          <w:rFonts w:ascii="Times New Roman" w:hAnsi="Times New Roman" w:cs="Times New Roman"/>
          <w:sz w:val="24"/>
        </w:rPr>
        <w:t>control BAM</w:t>
      </w:r>
      <w:r w:rsidR="001B0157">
        <w:rPr>
          <w:rFonts w:ascii="Times New Roman" w:hAnsi="Times New Roman" w:cs="Times New Roman"/>
          <w:sz w:val="24"/>
        </w:rPr>
        <w:t xml:space="preserve">) to 0.53 (geoBAM-Expert) but degraded to -1.76 when using </w:t>
      </w:r>
      <w:r>
        <w:rPr>
          <w:rFonts w:ascii="Times New Roman" w:hAnsi="Times New Roman" w:cs="Times New Roman"/>
          <w:sz w:val="24"/>
        </w:rPr>
        <w:t>geoBAM-Unsupervised</w:t>
      </w:r>
      <w:r>
        <w:rPr>
          <w:rFonts w:ascii="Times New Roman" w:hAnsi="Times New Roman" w:cs="Times New Roman"/>
          <w:b/>
          <w:bCs/>
          <w:sz w:val="24"/>
        </w:rPr>
        <w:t>.</w:t>
      </w:r>
      <w:r w:rsidR="00D269E6">
        <w:rPr>
          <w:rFonts w:ascii="Times New Roman" w:hAnsi="Times New Roman" w:cs="Times New Roman"/>
          <w:b/>
          <w:bCs/>
          <w:sz w:val="24"/>
        </w:rPr>
        <w:t xml:space="preserve"> </w:t>
      </w:r>
      <w:r w:rsidR="00C63C8B">
        <w:rPr>
          <w:rFonts w:ascii="Times New Roman" w:hAnsi="Times New Roman" w:cs="Times New Roman"/>
          <w:sz w:val="24"/>
        </w:rPr>
        <w:t xml:space="preserve">Clearly, </w:t>
      </w:r>
      <w:r w:rsidR="00762D8E">
        <w:rPr>
          <w:rFonts w:ascii="Times New Roman" w:hAnsi="Times New Roman" w:cs="Times New Roman"/>
          <w:sz w:val="24"/>
        </w:rPr>
        <w:t xml:space="preserve">there is room for </w:t>
      </w:r>
      <w:r w:rsidR="00C63C8B">
        <w:rPr>
          <w:rFonts w:ascii="Times New Roman" w:hAnsi="Times New Roman" w:cs="Times New Roman"/>
          <w:sz w:val="24"/>
        </w:rPr>
        <w:t>improvement</w:t>
      </w:r>
      <w:r w:rsidR="00762D8E">
        <w:rPr>
          <w:rFonts w:ascii="Times New Roman" w:hAnsi="Times New Roman" w:cs="Times New Roman"/>
          <w:sz w:val="24"/>
        </w:rPr>
        <w:t>, and i</w:t>
      </w:r>
      <w:r w:rsidR="001F18F5">
        <w:rPr>
          <w:rFonts w:ascii="Times New Roman" w:hAnsi="Times New Roman" w:cs="Times New Roman"/>
          <w:sz w:val="24"/>
        </w:rPr>
        <w:t xml:space="preserve">n this </w:t>
      </w:r>
      <w:proofErr w:type="gramStart"/>
      <w:r w:rsidR="001F18F5">
        <w:rPr>
          <w:rFonts w:ascii="Times New Roman" w:hAnsi="Times New Roman" w:cs="Times New Roman"/>
          <w:sz w:val="24"/>
        </w:rPr>
        <w:t>example</w:t>
      </w:r>
      <w:proofErr w:type="gramEnd"/>
      <w:r w:rsidR="001F18F5">
        <w:rPr>
          <w:rFonts w:ascii="Times New Roman" w:hAnsi="Times New Roman" w:cs="Times New Roman"/>
          <w:sz w:val="24"/>
        </w:rPr>
        <w:t xml:space="preserve"> i</w:t>
      </w:r>
      <w:r w:rsidR="00762D8E">
        <w:rPr>
          <w:rFonts w:ascii="Times New Roman" w:hAnsi="Times New Roman" w:cs="Times New Roman"/>
          <w:sz w:val="24"/>
        </w:rPr>
        <w:t>t appears</w:t>
      </w:r>
      <w:r w:rsidR="00C63C8B">
        <w:rPr>
          <w:rFonts w:ascii="Times New Roman" w:hAnsi="Times New Roman" w:cs="Times New Roman"/>
          <w:sz w:val="24"/>
        </w:rPr>
        <w:t xml:space="preserve"> geoBAM-</w:t>
      </w:r>
      <w:r w:rsidR="00106EE2">
        <w:rPr>
          <w:rFonts w:ascii="Times New Roman" w:hAnsi="Times New Roman" w:cs="Times New Roman"/>
          <w:sz w:val="24"/>
        </w:rPr>
        <w:t>Unsupervised</w:t>
      </w:r>
      <w:r w:rsidR="00762D8E">
        <w:rPr>
          <w:rFonts w:ascii="Times New Roman" w:hAnsi="Times New Roman" w:cs="Times New Roman"/>
          <w:sz w:val="24"/>
        </w:rPr>
        <w:t xml:space="preserve"> is assigning an incorrect class, or the </w:t>
      </w:r>
      <w:r w:rsidR="00106EE2">
        <w:rPr>
          <w:rFonts w:ascii="Times New Roman" w:hAnsi="Times New Roman" w:cs="Times New Roman"/>
          <w:sz w:val="24"/>
        </w:rPr>
        <w:t>unsupervised</w:t>
      </w:r>
      <w:r w:rsidR="00762D8E">
        <w:rPr>
          <w:rFonts w:ascii="Times New Roman" w:hAnsi="Times New Roman" w:cs="Times New Roman"/>
          <w:sz w:val="24"/>
        </w:rPr>
        <w:t xml:space="preserve"> classes are unrepresentative of this river.</w:t>
      </w:r>
      <w:r w:rsidR="00D269E6">
        <w:rPr>
          <w:rFonts w:ascii="Times New Roman" w:hAnsi="Times New Roman" w:cs="Times New Roman"/>
          <w:sz w:val="24"/>
        </w:rPr>
        <w:t xml:space="preserve"> </w:t>
      </w:r>
      <w:r>
        <w:rPr>
          <w:rFonts w:ascii="Times New Roman" w:hAnsi="Times New Roman" w:cs="Times New Roman"/>
          <w:sz w:val="24"/>
        </w:rPr>
        <w:t>This suggests that RSQ accuracy hinges on how river types are defined and ultimately mapped to rivers</w:t>
      </w:r>
      <w:r w:rsidR="001F18F5">
        <w:rPr>
          <w:rFonts w:ascii="Times New Roman" w:hAnsi="Times New Roman" w:cs="Times New Roman"/>
          <w:sz w:val="24"/>
        </w:rPr>
        <w:t>, and t</w:t>
      </w:r>
      <w:r w:rsidR="003A64C4">
        <w:rPr>
          <w:rFonts w:ascii="Times New Roman" w:hAnsi="Times New Roman" w:cs="Times New Roman"/>
          <w:sz w:val="24"/>
        </w:rPr>
        <w:t xml:space="preserve">he massive range of performance accuracy within river types </w:t>
      </w:r>
      <w:r w:rsidR="001F18F5">
        <w:rPr>
          <w:rFonts w:ascii="Times New Roman" w:hAnsi="Times New Roman" w:cs="Times New Roman"/>
          <w:sz w:val="24"/>
        </w:rPr>
        <w:t xml:space="preserve">(Section 5.2) </w:t>
      </w:r>
      <w:r w:rsidR="003A64C4">
        <w:rPr>
          <w:rFonts w:ascii="Times New Roman" w:hAnsi="Times New Roman" w:cs="Times New Roman"/>
          <w:sz w:val="24"/>
        </w:rPr>
        <w:t xml:space="preserve">suggests there is substantial room to improve how river types are extracted and mapped to RS data. </w:t>
      </w:r>
      <w:r w:rsidR="00731444">
        <w:rPr>
          <w:rFonts w:ascii="Times New Roman" w:hAnsi="Times New Roman" w:cs="Times New Roman"/>
          <w:sz w:val="24"/>
        </w:rPr>
        <w:t xml:space="preserve">We theorize that because our river type mapping procedure uses only river widths to predict types, we are missing crucial information on predicting ‘correct’ river types which might reduce the variance in performance within river types. </w:t>
      </w:r>
      <w:r w:rsidR="001F18F5">
        <w:rPr>
          <w:rFonts w:ascii="Times New Roman" w:hAnsi="Times New Roman" w:cs="Times New Roman"/>
          <w:sz w:val="24"/>
        </w:rPr>
        <w:t xml:space="preserve">Regardless, </w:t>
      </w:r>
      <w:r w:rsidR="00CC29BF">
        <w:rPr>
          <w:rFonts w:ascii="Times New Roman" w:hAnsi="Times New Roman" w:cs="Times New Roman"/>
          <w:sz w:val="24"/>
        </w:rPr>
        <w:t xml:space="preserve">these errors occurred in </w:t>
      </w:r>
      <w:r w:rsidR="001F18F5">
        <w:rPr>
          <w:rFonts w:ascii="Times New Roman" w:hAnsi="Times New Roman" w:cs="Times New Roman"/>
          <w:sz w:val="24"/>
        </w:rPr>
        <w:t xml:space="preserve">only </w:t>
      </w:r>
      <w:r w:rsidR="00CC29BF">
        <w:rPr>
          <w:rFonts w:ascii="Times New Roman" w:hAnsi="Times New Roman" w:cs="Times New Roman"/>
          <w:sz w:val="24"/>
        </w:rPr>
        <w:t>a few rivers</w:t>
      </w:r>
      <w:r w:rsidR="00762D8E">
        <w:rPr>
          <w:rFonts w:ascii="Times New Roman" w:hAnsi="Times New Roman" w:cs="Times New Roman"/>
          <w:sz w:val="24"/>
        </w:rPr>
        <w:t xml:space="preserve"> </w:t>
      </w:r>
      <w:r w:rsidR="00762D8E" w:rsidRPr="00282234">
        <w:rPr>
          <w:rFonts w:ascii="Times New Roman" w:hAnsi="Times New Roman" w:cs="Times New Roman"/>
          <w:sz w:val="24"/>
        </w:rPr>
        <w:t>(</w:t>
      </w:r>
      <w:r w:rsidR="00002264">
        <w:rPr>
          <w:rFonts w:ascii="Times New Roman" w:hAnsi="Times New Roman" w:cs="Times New Roman"/>
          <w:sz w:val="24"/>
        </w:rPr>
        <w:t>St. Lawrence Downstream, Severn, Platte, Ganges</w:t>
      </w:r>
      <w:r w:rsidR="00762D8E" w:rsidRPr="00282234">
        <w:rPr>
          <w:rFonts w:ascii="Times New Roman" w:hAnsi="Times New Roman" w:cs="Times New Roman"/>
          <w:sz w:val="24"/>
        </w:rPr>
        <w:t>)</w:t>
      </w:r>
      <w:r w:rsidR="00E87D5F" w:rsidRPr="00905D0A">
        <w:rPr>
          <w:rFonts w:ascii="Times New Roman" w:hAnsi="Times New Roman" w:cs="Times New Roman"/>
          <w:b/>
          <w:bCs/>
          <w:sz w:val="24"/>
        </w:rPr>
        <w:t>,</w:t>
      </w:r>
      <w:r w:rsidR="00E87D5F">
        <w:rPr>
          <w:rFonts w:ascii="Times New Roman" w:hAnsi="Times New Roman" w:cs="Times New Roman"/>
          <w:sz w:val="24"/>
        </w:rPr>
        <w:t xml:space="preserve"> b</w:t>
      </w:r>
      <w:r w:rsidR="00F738D6">
        <w:rPr>
          <w:rFonts w:ascii="Times New Roman" w:hAnsi="Times New Roman" w:cs="Times New Roman"/>
          <w:sz w:val="24"/>
        </w:rPr>
        <w:t xml:space="preserve">oth </w:t>
      </w:r>
      <w:r w:rsidR="00762D8E">
        <w:rPr>
          <w:rFonts w:ascii="Times New Roman" w:hAnsi="Times New Roman" w:cs="Times New Roman"/>
          <w:sz w:val="24"/>
        </w:rPr>
        <w:t xml:space="preserve">of our </w:t>
      </w:r>
      <w:r w:rsidR="00F738D6">
        <w:rPr>
          <w:rFonts w:ascii="Times New Roman" w:hAnsi="Times New Roman" w:cs="Times New Roman"/>
          <w:sz w:val="24"/>
        </w:rPr>
        <w:lastRenderedPageBreak/>
        <w:t>classification frameworks are globally scalable</w:t>
      </w:r>
      <w:r w:rsidR="00CC29BF">
        <w:rPr>
          <w:rFonts w:ascii="Times New Roman" w:hAnsi="Times New Roman" w:cs="Times New Roman"/>
          <w:sz w:val="24"/>
        </w:rPr>
        <w:t xml:space="preserve"> with </w:t>
      </w:r>
      <w:r w:rsidR="001F18F5">
        <w:rPr>
          <w:rFonts w:ascii="Times New Roman" w:hAnsi="Times New Roman" w:cs="Times New Roman"/>
          <w:sz w:val="24"/>
        </w:rPr>
        <w:t>much improved</w:t>
      </w:r>
      <w:r w:rsidR="00CC29BF">
        <w:rPr>
          <w:rFonts w:ascii="Times New Roman" w:hAnsi="Times New Roman" w:cs="Times New Roman"/>
          <w:sz w:val="24"/>
        </w:rPr>
        <w:t xml:space="preserve"> predictive </w:t>
      </w:r>
      <w:r w:rsidR="00926EEA">
        <w:rPr>
          <w:rFonts w:ascii="Times New Roman" w:hAnsi="Times New Roman" w:cs="Times New Roman"/>
          <w:sz w:val="24"/>
        </w:rPr>
        <w:t>accuracy and</w:t>
      </w:r>
      <w:r w:rsidR="00F738D6">
        <w:rPr>
          <w:rFonts w:ascii="Times New Roman" w:hAnsi="Times New Roman" w:cs="Times New Roman"/>
          <w:sz w:val="24"/>
        </w:rPr>
        <w:t xml:space="preserve"> </w:t>
      </w:r>
      <w:r w:rsidR="00360A62">
        <w:rPr>
          <w:rFonts w:ascii="Times New Roman" w:hAnsi="Times New Roman" w:cs="Times New Roman"/>
          <w:sz w:val="24"/>
        </w:rPr>
        <w:t>use</w:t>
      </w:r>
      <w:r w:rsidR="00F738D6">
        <w:rPr>
          <w:rFonts w:ascii="Times New Roman" w:hAnsi="Times New Roman" w:cs="Times New Roman"/>
          <w:sz w:val="24"/>
        </w:rPr>
        <w:t xml:space="preserve"> just time-varying river widths as predictors.</w:t>
      </w:r>
    </w:p>
    <w:p w14:paraId="2CFA46E5" w14:textId="12B7D855" w:rsidR="006B661C" w:rsidRDefault="006B661C"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Finally, the fact that Durand et al. (2016)’s test rivers are almost all very large rivers might explain why Manning’s-based McFLIs generally perform well in these tests.</w:t>
      </w:r>
      <w:r w:rsidR="00D269E6">
        <w:rPr>
          <w:rFonts w:ascii="Times New Roman" w:hAnsi="Times New Roman" w:cs="Times New Roman"/>
          <w:sz w:val="24"/>
        </w:rPr>
        <w:t xml:space="preserve"> </w:t>
      </w:r>
      <w:r>
        <w:rPr>
          <w:rFonts w:ascii="Times New Roman" w:hAnsi="Times New Roman" w:cs="Times New Roman"/>
          <w:sz w:val="24"/>
        </w:rPr>
        <w:t>Manning’s equation simulates discharge in deeper, larger rivers quite well, but not in shallower, smaller ones (Ferguson, 2010).</w:t>
      </w:r>
      <w:r w:rsidR="00D269E6">
        <w:rPr>
          <w:rFonts w:ascii="Times New Roman" w:hAnsi="Times New Roman" w:cs="Times New Roman"/>
          <w:sz w:val="24"/>
        </w:rPr>
        <w:t xml:space="preserve"> </w:t>
      </w:r>
      <w:r>
        <w:rPr>
          <w:rFonts w:ascii="Times New Roman" w:hAnsi="Times New Roman" w:cs="Times New Roman"/>
          <w:sz w:val="24"/>
        </w:rPr>
        <w:t xml:space="preserve">It is well-established that the equation’s fixed </w:t>
      </w:r>
      <w:proofErr w:type="spellStart"/>
      <w:r>
        <w:rPr>
          <w:rFonts w:ascii="Times New Roman" w:hAnsi="Times New Roman" w:cs="Times New Roman"/>
          <w:sz w:val="24"/>
        </w:rPr>
        <w:t>velocity~depth</w:t>
      </w:r>
      <w:proofErr w:type="spellEnd"/>
      <w:r>
        <w:rPr>
          <w:rFonts w:ascii="Times New Roman" w:hAnsi="Times New Roman" w:cs="Times New Roman"/>
          <w:sz w:val="24"/>
        </w:rPr>
        <w:t xml:space="preserve"> relation exponent and roughness term oversimplify flow (Ferguson 2010; Bjerklie et al. 2005; </w:t>
      </w:r>
      <w:proofErr w:type="spellStart"/>
      <w:r>
        <w:rPr>
          <w:rFonts w:ascii="Times New Roman" w:hAnsi="Times New Roman" w:cs="Times New Roman"/>
          <w:sz w:val="24"/>
        </w:rPr>
        <w:t>Katul</w:t>
      </w:r>
      <w:proofErr w:type="spellEnd"/>
      <w:r>
        <w:rPr>
          <w:rFonts w:ascii="Times New Roman" w:hAnsi="Times New Roman" w:cs="Times New Roman"/>
          <w:sz w:val="24"/>
        </w:rPr>
        <w:t xml:space="preserve"> et al. 2002; Ferguson 1986)</w:t>
      </w:r>
      <w:r w:rsidR="007408B4">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 xml:space="preserve">If the goal is network-scale </w:t>
      </w:r>
      <w:r>
        <w:rPr>
          <w:rFonts w:ascii="Times New Roman" w:hAnsi="Times New Roman" w:cs="Times New Roman"/>
          <w:iCs/>
          <w:sz w:val="24"/>
        </w:rPr>
        <w:t>RSQ,</w:t>
      </w:r>
      <w:r>
        <w:rPr>
          <w:rFonts w:ascii="Times New Roman" w:hAnsi="Times New Roman" w:cs="Times New Roman"/>
          <w:sz w:val="24"/>
        </w:rPr>
        <w:t xml:space="preserve"> like performed in the Mackenzie River basin, a generalized flow resistance relation might be used to improve prediction accuracy in smaller streams.</w:t>
      </w:r>
    </w:p>
    <w:p w14:paraId="28E48961" w14:textId="67A65BA6" w:rsidR="00754968" w:rsidRPr="00066289" w:rsidRDefault="00754968" w:rsidP="00C14EC2">
      <w:pPr>
        <w:pStyle w:val="Heading-Secondary"/>
        <w:spacing w:line="480" w:lineRule="auto"/>
        <w:ind w:left="0"/>
        <w:rPr>
          <w:b/>
          <w:bCs w:val="0"/>
        </w:rPr>
      </w:pPr>
      <w:r w:rsidRPr="00066289">
        <w:rPr>
          <w:b/>
          <w:bCs w:val="0"/>
        </w:rPr>
        <w:t xml:space="preserve">6.2 </w:t>
      </w:r>
      <w:r w:rsidR="005300F0">
        <w:rPr>
          <w:b/>
          <w:bCs w:val="0"/>
        </w:rPr>
        <w:t>Classifying global rivers</w:t>
      </w:r>
    </w:p>
    <w:p w14:paraId="06DB42E2" w14:textId="37C2F19F" w:rsidR="008011A2" w:rsidRDefault="0013700D" w:rsidP="00D7266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useful to orient our classification workflow in the context of other </w:t>
      </w:r>
      <w:r w:rsidR="00CA6DE7">
        <w:rPr>
          <w:rFonts w:ascii="Times New Roman" w:hAnsi="Times New Roman" w:cs="Times New Roman"/>
          <w:sz w:val="24"/>
        </w:rPr>
        <w:t>global</w:t>
      </w:r>
      <w:r>
        <w:rPr>
          <w:rFonts w:ascii="Times New Roman" w:hAnsi="Times New Roman" w:cs="Times New Roman"/>
          <w:sz w:val="24"/>
        </w:rPr>
        <w:t>-scale river classification frameworks.</w:t>
      </w:r>
      <w:r w:rsidR="00D269E6">
        <w:rPr>
          <w:rFonts w:ascii="Times New Roman" w:hAnsi="Times New Roman" w:cs="Times New Roman"/>
          <w:sz w:val="24"/>
        </w:rPr>
        <w:t xml:space="preserve"> </w:t>
      </w:r>
      <w:r w:rsidR="0064585E">
        <w:rPr>
          <w:rFonts w:ascii="Times New Roman" w:hAnsi="Times New Roman" w:cs="Times New Roman"/>
          <w:sz w:val="24"/>
        </w:rPr>
        <w:t>Interestingly, geoBAM-</w:t>
      </w:r>
      <w:r w:rsidR="000A5F41">
        <w:rPr>
          <w:rFonts w:ascii="Times New Roman" w:hAnsi="Times New Roman" w:cs="Times New Roman"/>
          <w:sz w:val="24"/>
        </w:rPr>
        <w:t>U</w:t>
      </w:r>
      <w:r w:rsidR="0064585E">
        <w:rPr>
          <w:rFonts w:ascii="Times New Roman" w:hAnsi="Times New Roman" w:cs="Times New Roman"/>
          <w:sz w:val="24"/>
        </w:rPr>
        <w:t xml:space="preserve">nsupervised largely replicated the results </w:t>
      </w:r>
      <w:r w:rsidR="009205DF">
        <w:rPr>
          <w:rFonts w:ascii="Times New Roman" w:hAnsi="Times New Roman" w:cs="Times New Roman"/>
          <w:sz w:val="24"/>
        </w:rPr>
        <w:t xml:space="preserve">using the bespoke </w:t>
      </w:r>
      <w:r w:rsidR="0064585E">
        <w:rPr>
          <w:rFonts w:ascii="Times New Roman" w:hAnsi="Times New Roman" w:cs="Times New Roman"/>
          <w:sz w:val="24"/>
        </w:rPr>
        <w:t xml:space="preserve">geoBAM-Expert, signifying that </w:t>
      </w:r>
      <w:ins w:id="178" w:author="Colin Gleason" w:date="2020-04-27T13:19:00Z">
        <w:r w:rsidR="00DF1704">
          <w:rPr>
            <w:rFonts w:ascii="Times New Roman" w:hAnsi="Times New Roman" w:cs="Times New Roman"/>
            <w:sz w:val="24"/>
          </w:rPr>
          <w:t xml:space="preserve">stark differences in classification did not manifest in discharge estimation. </w:t>
        </w:r>
      </w:ins>
      <w:del w:id="179" w:author="Colin Gleason" w:date="2020-04-27T13:19:00Z">
        <w:r w:rsidR="009205DF" w:rsidDel="00DF1704">
          <w:rPr>
            <w:rFonts w:ascii="Times New Roman" w:hAnsi="Times New Roman" w:cs="Times New Roman"/>
            <w:sz w:val="24"/>
          </w:rPr>
          <w:delText xml:space="preserve">generalized </w:delText>
        </w:r>
        <w:r w:rsidR="0064585E" w:rsidDel="00DF1704">
          <w:rPr>
            <w:rFonts w:ascii="Times New Roman" w:hAnsi="Times New Roman" w:cs="Times New Roman"/>
            <w:sz w:val="24"/>
          </w:rPr>
          <w:delText xml:space="preserve">unsupervised algorithms can replicate the different types of rivers experienced globally and that future implementations might equal or outperform a more </w:delText>
        </w:r>
        <w:r w:rsidR="009205DF" w:rsidDel="00DF1704">
          <w:rPr>
            <w:rFonts w:ascii="Times New Roman" w:hAnsi="Times New Roman" w:cs="Times New Roman"/>
            <w:sz w:val="24"/>
          </w:rPr>
          <w:delText>‘expert</w:delText>
        </w:r>
        <w:r w:rsidR="00C722D7" w:rsidDel="00DF1704">
          <w:rPr>
            <w:rFonts w:ascii="Times New Roman" w:hAnsi="Times New Roman" w:cs="Times New Roman"/>
            <w:sz w:val="24"/>
          </w:rPr>
          <w:delText>-oriented</w:delText>
        </w:r>
        <w:r w:rsidR="009205DF" w:rsidDel="00DF1704">
          <w:rPr>
            <w:rFonts w:ascii="Times New Roman" w:hAnsi="Times New Roman" w:cs="Times New Roman"/>
            <w:sz w:val="24"/>
          </w:rPr>
          <w:delText>’</w:delText>
        </w:r>
        <w:r w:rsidR="0064585E" w:rsidDel="00DF1704">
          <w:rPr>
            <w:rFonts w:ascii="Times New Roman" w:hAnsi="Times New Roman" w:cs="Times New Roman"/>
            <w:sz w:val="24"/>
          </w:rPr>
          <w:delText xml:space="preserve"> approach.</w:delText>
        </w:r>
        <w:r w:rsidR="00D269E6" w:rsidDel="00DF1704">
          <w:rPr>
            <w:rFonts w:ascii="Times New Roman" w:hAnsi="Times New Roman" w:cs="Times New Roman"/>
            <w:sz w:val="24"/>
          </w:rPr>
          <w:delText xml:space="preserve"> </w:delText>
        </w:r>
      </w:del>
      <w:r w:rsidR="0064585E">
        <w:rPr>
          <w:rFonts w:ascii="Times New Roman" w:hAnsi="Times New Roman" w:cs="Times New Roman"/>
          <w:sz w:val="24"/>
        </w:rPr>
        <w:t xml:space="preserve">The success of such simple unsupervised </w:t>
      </w:r>
      <w:r w:rsidR="00D46A94">
        <w:rPr>
          <w:rFonts w:ascii="Times New Roman" w:hAnsi="Times New Roman" w:cs="Times New Roman"/>
          <w:sz w:val="24"/>
        </w:rPr>
        <w:t>classification</w:t>
      </w:r>
      <w:r w:rsidR="0064585E">
        <w:rPr>
          <w:rFonts w:ascii="Times New Roman" w:hAnsi="Times New Roman" w:cs="Times New Roman"/>
          <w:sz w:val="24"/>
        </w:rPr>
        <w:t xml:space="preserve"> suggests that a generalized, global river typology framework is possible.</w:t>
      </w:r>
      <w:r w:rsidR="00D269E6">
        <w:rPr>
          <w:rFonts w:ascii="Times New Roman" w:hAnsi="Times New Roman" w:cs="Times New Roman"/>
          <w:sz w:val="24"/>
        </w:rPr>
        <w:t xml:space="preserve"> </w:t>
      </w:r>
      <w:r w:rsidR="00BF49B7">
        <w:rPr>
          <w:rFonts w:ascii="Times New Roman" w:hAnsi="Times New Roman" w:cs="Times New Roman"/>
          <w:sz w:val="24"/>
        </w:rPr>
        <w:t xml:space="preserve">There are currently very few </w:t>
      </w:r>
      <w:r w:rsidR="00CB3E53">
        <w:rPr>
          <w:rFonts w:ascii="Times New Roman" w:hAnsi="Times New Roman" w:cs="Times New Roman"/>
          <w:sz w:val="24"/>
        </w:rPr>
        <w:t>of these</w:t>
      </w:r>
      <w:r w:rsidR="00BF49B7">
        <w:rPr>
          <w:rFonts w:ascii="Times New Roman" w:hAnsi="Times New Roman" w:cs="Times New Roman"/>
          <w:sz w:val="24"/>
        </w:rPr>
        <w:t xml:space="preserve"> frameworks</w:t>
      </w:r>
      <w:r w:rsidR="00AB6836">
        <w:rPr>
          <w:rFonts w:ascii="Times New Roman" w:hAnsi="Times New Roman" w:cs="Times New Roman"/>
          <w:sz w:val="24"/>
        </w:rPr>
        <w:t xml:space="preserve"> (e.g. </w:t>
      </w:r>
      <w:proofErr w:type="spellStart"/>
      <w:r w:rsidR="00AB6836">
        <w:rPr>
          <w:rFonts w:ascii="Times New Roman" w:hAnsi="Times New Roman" w:cs="Times New Roman"/>
          <w:sz w:val="24"/>
        </w:rPr>
        <w:t>Fernandex</w:t>
      </w:r>
      <w:proofErr w:type="spellEnd"/>
      <w:r w:rsidR="00AB6836">
        <w:rPr>
          <w:rFonts w:ascii="Times New Roman" w:hAnsi="Times New Roman" w:cs="Times New Roman"/>
          <w:sz w:val="24"/>
        </w:rPr>
        <w:t xml:space="preserve"> &amp; </w:t>
      </w:r>
      <w:proofErr w:type="spellStart"/>
      <w:r w:rsidR="00AB6836">
        <w:rPr>
          <w:rFonts w:ascii="Times New Roman" w:hAnsi="Times New Roman" w:cs="Times New Roman"/>
          <w:sz w:val="24"/>
        </w:rPr>
        <w:t>Sayama</w:t>
      </w:r>
      <w:proofErr w:type="spellEnd"/>
      <w:r w:rsidR="00AB6836">
        <w:rPr>
          <w:rFonts w:ascii="Times New Roman" w:hAnsi="Times New Roman" w:cs="Times New Roman"/>
          <w:sz w:val="24"/>
        </w:rPr>
        <w:t xml:space="preserve">, 2015; </w:t>
      </w:r>
      <w:proofErr w:type="spellStart"/>
      <w:r w:rsidR="00AB6836">
        <w:rPr>
          <w:rFonts w:ascii="Times New Roman" w:hAnsi="Times New Roman" w:cs="Times New Roman"/>
          <w:sz w:val="24"/>
        </w:rPr>
        <w:t>Puckridge</w:t>
      </w:r>
      <w:proofErr w:type="spellEnd"/>
      <w:r w:rsidR="00AB6836">
        <w:rPr>
          <w:rFonts w:ascii="Times New Roman" w:hAnsi="Times New Roman" w:cs="Times New Roman"/>
          <w:sz w:val="24"/>
        </w:rPr>
        <w:t xml:space="preserve"> et al. 1998</w:t>
      </w:r>
      <w:r w:rsidR="00795DFF">
        <w:rPr>
          <w:rFonts w:ascii="Times New Roman" w:hAnsi="Times New Roman" w:cs="Times New Roman"/>
          <w:sz w:val="24"/>
        </w:rPr>
        <w:t>; Haines et al. 1988</w:t>
      </w:r>
      <w:r w:rsidR="00AB6836">
        <w:rPr>
          <w:rFonts w:ascii="Times New Roman" w:hAnsi="Times New Roman" w:cs="Times New Roman"/>
          <w:sz w:val="24"/>
        </w:rPr>
        <w:t>)</w:t>
      </w:r>
      <w:r w:rsidR="00BF49B7">
        <w:rPr>
          <w:rFonts w:ascii="Times New Roman" w:hAnsi="Times New Roman" w:cs="Times New Roman"/>
          <w:sz w:val="24"/>
        </w:rPr>
        <w:t>,</w:t>
      </w:r>
      <w:r w:rsidR="00FC21DA">
        <w:rPr>
          <w:rFonts w:ascii="Times New Roman" w:hAnsi="Times New Roman" w:cs="Times New Roman"/>
          <w:sz w:val="24"/>
        </w:rPr>
        <w:t xml:space="preserve"> only one </w:t>
      </w:r>
      <w:r w:rsidR="00D46A94">
        <w:rPr>
          <w:rFonts w:ascii="Times New Roman" w:hAnsi="Times New Roman" w:cs="Times New Roman"/>
          <w:sz w:val="24"/>
        </w:rPr>
        <w:t xml:space="preserve">of </w:t>
      </w:r>
      <w:r w:rsidR="00CA6DE7">
        <w:rPr>
          <w:rFonts w:ascii="Times New Roman" w:hAnsi="Times New Roman" w:cs="Times New Roman"/>
          <w:sz w:val="24"/>
        </w:rPr>
        <w:t>which is globally consistent in coverage</w:t>
      </w:r>
      <w:r w:rsidR="00795DFF">
        <w:rPr>
          <w:rFonts w:ascii="Times New Roman" w:hAnsi="Times New Roman" w:cs="Times New Roman"/>
          <w:sz w:val="24"/>
        </w:rPr>
        <w:t xml:space="preserve"> (</w:t>
      </w:r>
      <w:proofErr w:type="spellStart"/>
      <w:r w:rsidR="00795DFF">
        <w:rPr>
          <w:rFonts w:ascii="Times New Roman" w:hAnsi="Times New Roman" w:cs="Times New Roman"/>
          <w:sz w:val="24"/>
        </w:rPr>
        <w:t>Dallaire</w:t>
      </w:r>
      <w:proofErr w:type="spellEnd"/>
      <w:r w:rsidR="00795DFF">
        <w:rPr>
          <w:rFonts w:ascii="Times New Roman" w:hAnsi="Times New Roman" w:cs="Times New Roman"/>
          <w:sz w:val="24"/>
        </w:rPr>
        <w:t xml:space="preserve"> et al. 2019)</w:t>
      </w:r>
      <w:r w:rsidR="00144EA5">
        <w:rPr>
          <w:rFonts w:ascii="Times New Roman" w:hAnsi="Times New Roman" w:cs="Times New Roman"/>
          <w:sz w:val="24"/>
        </w:rPr>
        <w:t>.</w:t>
      </w:r>
      <w:r w:rsidR="00D269E6">
        <w:rPr>
          <w:rFonts w:ascii="Times New Roman" w:hAnsi="Times New Roman" w:cs="Times New Roman"/>
          <w:sz w:val="24"/>
        </w:rPr>
        <w:t xml:space="preserve"> </w:t>
      </w:r>
      <w:proofErr w:type="spellStart"/>
      <w:r w:rsidR="001D1416">
        <w:rPr>
          <w:rFonts w:ascii="Times New Roman" w:hAnsi="Times New Roman" w:cs="Times New Roman"/>
          <w:sz w:val="24"/>
        </w:rPr>
        <w:t>Dallaire</w:t>
      </w:r>
      <w:proofErr w:type="spellEnd"/>
      <w:r w:rsidR="001D1416">
        <w:rPr>
          <w:rFonts w:ascii="Times New Roman" w:hAnsi="Times New Roman" w:cs="Times New Roman"/>
          <w:sz w:val="24"/>
        </w:rPr>
        <w:t xml:space="preserve"> et al. (2019)</w:t>
      </w:r>
      <w:r w:rsidR="00983893">
        <w:rPr>
          <w:rFonts w:ascii="Times New Roman" w:hAnsi="Times New Roman" w:cs="Times New Roman"/>
          <w:sz w:val="24"/>
        </w:rPr>
        <w:t xml:space="preserve"> clustered features </w:t>
      </w:r>
      <w:r w:rsidR="007153C4">
        <w:rPr>
          <w:rFonts w:ascii="Times New Roman" w:hAnsi="Times New Roman" w:cs="Times New Roman"/>
          <w:sz w:val="24"/>
        </w:rPr>
        <w:t>explicitly</w:t>
      </w:r>
      <w:r w:rsidR="00983893">
        <w:rPr>
          <w:rFonts w:ascii="Times New Roman" w:hAnsi="Times New Roman" w:cs="Times New Roman"/>
          <w:sz w:val="24"/>
        </w:rPr>
        <w:t xml:space="preserve"> associated with</w:t>
      </w:r>
      <w:r w:rsidR="007153C4">
        <w:rPr>
          <w:rFonts w:ascii="Times New Roman" w:hAnsi="Times New Roman" w:cs="Times New Roman"/>
          <w:sz w:val="24"/>
        </w:rPr>
        <w:t xml:space="preserve"> every</w:t>
      </w:r>
      <w:r w:rsidR="00983893">
        <w:rPr>
          <w:rFonts w:ascii="Times New Roman" w:hAnsi="Times New Roman" w:cs="Times New Roman"/>
          <w:sz w:val="24"/>
        </w:rPr>
        <w:t xml:space="preserve"> </w:t>
      </w:r>
      <w:r w:rsidR="0018168D">
        <w:rPr>
          <w:rFonts w:ascii="Times New Roman" w:hAnsi="Times New Roman" w:cs="Times New Roman"/>
          <w:sz w:val="24"/>
        </w:rPr>
        <w:t>observation/</w:t>
      </w:r>
      <w:r w:rsidR="00983893">
        <w:rPr>
          <w:rFonts w:ascii="Times New Roman" w:hAnsi="Times New Roman" w:cs="Times New Roman"/>
          <w:sz w:val="24"/>
        </w:rPr>
        <w:t>river reach</w:t>
      </w:r>
      <w:r>
        <w:rPr>
          <w:rFonts w:ascii="Times New Roman" w:hAnsi="Times New Roman" w:cs="Times New Roman"/>
          <w:sz w:val="24"/>
        </w:rPr>
        <w:t xml:space="preserve"> within </w:t>
      </w:r>
      <w:proofErr w:type="spellStart"/>
      <w:r>
        <w:rPr>
          <w:rFonts w:ascii="Times New Roman" w:hAnsi="Times New Roman" w:cs="Times New Roman"/>
          <w:sz w:val="24"/>
        </w:rPr>
        <w:t>HydroSHEDS</w:t>
      </w:r>
      <w:proofErr w:type="spellEnd"/>
      <w:r>
        <w:rPr>
          <w:rFonts w:ascii="Times New Roman" w:hAnsi="Times New Roman" w:cs="Times New Roman"/>
          <w:sz w:val="24"/>
        </w:rPr>
        <w:t xml:space="preserve"> (Lehner et al. 2008)</w:t>
      </w:r>
      <w:r w:rsidR="00144EA5">
        <w:rPr>
          <w:rFonts w:ascii="Times New Roman" w:hAnsi="Times New Roman" w:cs="Times New Roman"/>
          <w:sz w:val="24"/>
        </w:rPr>
        <w:t>, however fluvial</w:t>
      </w:r>
      <w:r w:rsidR="007C6EC7">
        <w:rPr>
          <w:rFonts w:ascii="Times New Roman" w:hAnsi="Times New Roman" w:cs="Times New Roman"/>
          <w:sz w:val="24"/>
        </w:rPr>
        <w:t xml:space="preserve"> geomorphology data does not generally exist in this form at the global-scale</w:t>
      </w:r>
      <w:r w:rsidR="007153C4">
        <w:rPr>
          <w:rFonts w:ascii="Times New Roman" w:hAnsi="Times New Roman" w:cs="Times New Roman"/>
          <w:sz w:val="24"/>
        </w:rPr>
        <w:t xml:space="preserve"> and so</w:t>
      </w:r>
      <w:r w:rsidR="00144EA5">
        <w:rPr>
          <w:rFonts w:ascii="Times New Roman" w:hAnsi="Times New Roman" w:cs="Times New Roman"/>
          <w:sz w:val="24"/>
        </w:rPr>
        <w:t xml:space="preserve"> their analysis was largely limited to hydro-climatic river types.</w:t>
      </w:r>
      <w:r w:rsidR="00D269E6">
        <w:rPr>
          <w:rFonts w:ascii="Times New Roman" w:hAnsi="Times New Roman" w:cs="Times New Roman"/>
          <w:sz w:val="24"/>
        </w:rPr>
        <w:t xml:space="preserve"> </w:t>
      </w:r>
      <w:r w:rsidR="007153C4">
        <w:rPr>
          <w:rFonts w:ascii="Times New Roman" w:hAnsi="Times New Roman" w:cs="Times New Roman"/>
          <w:sz w:val="24"/>
        </w:rPr>
        <w:t xml:space="preserve">Conversely, </w:t>
      </w:r>
      <w:proofErr w:type="spellStart"/>
      <w:r w:rsidR="007153C4">
        <w:rPr>
          <w:rFonts w:ascii="Times New Roman" w:hAnsi="Times New Roman" w:cs="Times New Roman"/>
          <w:sz w:val="24"/>
        </w:rPr>
        <w:lastRenderedPageBreak/>
        <w:t>Guillon</w:t>
      </w:r>
      <w:proofErr w:type="spellEnd"/>
      <w:r w:rsidR="007153C4">
        <w:rPr>
          <w:rFonts w:ascii="Times New Roman" w:hAnsi="Times New Roman" w:cs="Times New Roman"/>
          <w:sz w:val="24"/>
        </w:rPr>
        <w:t xml:space="preserve"> et al. (2020) successfully used machine learning models to upscale </w:t>
      </w:r>
      <w:r w:rsidR="007D5F87">
        <w:rPr>
          <w:rFonts w:ascii="Times New Roman" w:hAnsi="Times New Roman" w:cs="Times New Roman"/>
          <w:sz w:val="24"/>
        </w:rPr>
        <w:t>a priori</w:t>
      </w:r>
      <w:r w:rsidR="00144EA5">
        <w:rPr>
          <w:rFonts w:ascii="Times New Roman" w:hAnsi="Times New Roman" w:cs="Times New Roman"/>
          <w:sz w:val="24"/>
        </w:rPr>
        <w:t xml:space="preserve"> geomorphic</w:t>
      </w:r>
      <w:r w:rsidR="007D5F87">
        <w:rPr>
          <w:rFonts w:ascii="Times New Roman" w:hAnsi="Times New Roman" w:cs="Times New Roman"/>
          <w:sz w:val="24"/>
        </w:rPr>
        <w:t xml:space="preserve"> </w:t>
      </w:r>
      <w:r w:rsidR="007153C4">
        <w:rPr>
          <w:rFonts w:ascii="Times New Roman" w:hAnsi="Times New Roman" w:cs="Times New Roman"/>
          <w:sz w:val="24"/>
        </w:rPr>
        <w:t>river types</w:t>
      </w:r>
      <w:r w:rsidR="003F0C2B">
        <w:rPr>
          <w:rFonts w:ascii="Times New Roman" w:hAnsi="Times New Roman" w:cs="Times New Roman"/>
          <w:sz w:val="24"/>
        </w:rPr>
        <w:t xml:space="preserve"> for the Sacramento River basin</w:t>
      </w:r>
      <w:r w:rsidR="008B7331">
        <w:rPr>
          <w:rFonts w:ascii="Times New Roman" w:hAnsi="Times New Roman" w:cs="Times New Roman"/>
          <w:sz w:val="24"/>
        </w:rPr>
        <w:t xml:space="preserve">- </w:t>
      </w:r>
      <w:r w:rsidR="000361F1">
        <w:rPr>
          <w:rFonts w:ascii="Times New Roman" w:hAnsi="Times New Roman" w:cs="Times New Roman"/>
          <w:sz w:val="24"/>
        </w:rPr>
        <w:t>defined using field geomorphology campaigns</w:t>
      </w:r>
      <w:r w:rsidR="003F0C2B">
        <w:rPr>
          <w:rFonts w:ascii="Times New Roman" w:hAnsi="Times New Roman" w:cs="Times New Roman"/>
          <w:sz w:val="24"/>
        </w:rPr>
        <w:t xml:space="preserve"> at 290 sites</w:t>
      </w:r>
      <w:r w:rsidR="008B7331">
        <w:rPr>
          <w:rFonts w:ascii="Times New Roman" w:hAnsi="Times New Roman" w:cs="Times New Roman"/>
          <w:sz w:val="24"/>
        </w:rPr>
        <w:t>-</w:t>
      </w:r>
      <w:r w:rsidR="007153C4">
        <w:rPr>
          <w:rFonts w:ascii="Times New Roman" w:hAnsi="Times New Roman" w:cs="Times New Roman"/>
          <w:sz w:val="24"/>
        </w:rPr>
        <w:t xml:space="preserve"> to</w:t>
      </w:r>
      <w:r w:rsidR="007C6EC7">
        <w:rPr>
          <w:rFonts w:ascii="Times New Roman" w:hAnsi="Times New Roman" w:cs="Times New Roman"/>
          <w:sz w:val="24"/>
        </w:rPr>
        <w:t xml:space="preserve"> over</w:t>
      </w:r>
      <w:r w:rsidR="007153C4">
        <w:rPr>
          <w:rFonts w:ascii="Times New Roman" w:hAnsi="Times New Roman" w:cs="Times New Roman"/>
          <w:sz w:val="24"/>
        </w:rPr>
        <w:t xml:space="preserve"> </w:t>
      </w:r>
      <w:r w:rsidR="007C6EC7">
        <w:rPr>
          <w:rFonts w:ascii="Times New Roman" w:hAnsi="Times New Roman" w:cs="Times New Roman"/>
          <w:sz w:val="24"/>
        </w:rPr>
        <w:t>100,00 reaches</w:t>
      </w:r>
      <w:r w:rsidR="007153C4">
        <w:rPr>
          <w:rFonts w:ascii="Times New Roman" w:hAnsi="Times New Roman" w:cs="Times New Roman"/>
          <w:sz w:val="24"/>
        </w:rPr>
        <w:t>.</w:t>
      </w:r>
      <w:r w:rsidR="00D269E6">
        <w:rPr>
          <w:rFonts w:ascii="Times New Roman" w:hAnsi="Times New Roman" w:cs="Times New Roman"/>
          <w:sz w:val="24"/>
        </w:rPr>
        <w:t xml:space="preserve"> </w:t>
      </w:r>
      <w:r w:rsidR="007153C4">
        <w:rPr>
          <w:rFonts w:ascii="Times New Roman" w:hAnsi="Times New Roman" w:cs="Times New Roman"/>
          <w:sz w:val="24"/>
        </w:rPr>
        <w:t xml:space="preserve">Our study presents a </w:t>
      </w:r>
      <w:r w:rsidR="007D5F87">
        <w:rPr>
          <w:rFonts w:ascii="Times New Roman" w:hAnsi="Times New Roman" w:cs="Times New Roman"/>
          <w:sz w:val="24"/>
        </w:rPr>
        <w:t>novel</w:t>
      </w:r>
      <w:r w:rsidR="007153C4">
        <w:rPr>
          <w:rFonts w:ascii="Times New Roman" w:hAnsi="Times New Roman" w:cs="Times New Roman"/>
          <w:sz w:val="24"/>
        </w:rPr>
        <w:t xml:space="preserve"> amalgamation of these two </w:t>
      </w:r>
      <w:r w:rsidR="00DB45D4">
        <w:rPr>
          <w:rFonts w:ascii="Times New Roman" w:hAnsi="Times New Roman" w:cs="Times New Roman"/>
          <w:sz w:val="24"/>
        </w:rPr>
        <w:t>methods</w:t>
      </w:r>
      <w:r w:rsidR="007153C4">
        <w:rPr>
          <w:rFonts w:ascii="Times New Roman" w:hAnsi="Times New Roman" w:cs="Times New Roman"/>
          <w:sz w:val="24"/>
        </w:rPr>
        <w:t xml:space="preserve">, first using </w:t>
      </w:r>
      <w:r w:rsidR="00D46A94">
        <w:rPr>
          <w:rFonts w:ascii="Times New Roman" w:hAnsi="Times New Roman" w:cs="Times New Roman"/>
          <w:sz w:val="24"/>
        </w:rPr>
        <w:t xml:space="preserve">automated </w:t>
      </w:r>
      <w:r w:rsidR="007153C4">
        <w:rPr>
          <w:rFonts w:ascii="Times New Roman" w:hAnsi="Times New Roman" w:cs="Times New Roman"/>
          <w:sz w:val="24"/>
        </w:rPr>
        <w:t xml:space="preserve">clustering </w:t>
      </w:r>
      <w:r w:rsidR="003B4641">
        <w:rPr>
          <w:rFonts w:ascii="Times New Roman" w:hAnsi="Times New Roman" w:cs="Times New Roman"/>
          <w:sz w:val="24"/>
        </w:rPr>
        <w:t xml:space="preserve">of field data </w:t>
      </w:r>
      <w:r w:rsidR="007153C4">
        <w:rPr>
          <w:rFonts w:ascii="Times New Roman" w:hAnsi="Times New Roman" w:cs="Times New Roman"/>
          <w:sz w:val="24"/>
        </w:rPr>
        <w:t xml:space="preserve">to define a </w:t>
      </w:r>
      <w:r w:rsidR="003B4641">
        <w:rPr>
          <w:rFonts w:ascii="Times New Roman" w:hAnsi="Times New Roman" w:cs="Times New Roman"/>
          <w:sz w:val="24"/>
        </w:rPr>
        <w:t>geomorphic</w:t>
      </w:r>
      <w:r w:rsidR="005A0FDB">
        <w:rPr>
          <w:rFonts w:ascii="Times New Roman" w:hAnsi="Times New Roman" w:cs="Times New Roman"/>
          <w:sz w:val="24"/>
        </w:rPr>
        <w:t xml:space="preserve"> </w:t>
      </w:r>
      <w:r w:rsidR="007153C4">
        <w:rPr>
          <w:rFonts w:ascii="Times New Roman" w:hAnsi="Times New Roman" w:cs="Times New Roman"/>
          <w:sz w:val="24"/>
        </w:rPr>
        <w:t xml:space="preserve">typology framework, and then using supervised </w:t>
      </w:r>
      <w:r w:rsidR="00D46A94">
        <w:rPr>
          <w:rFonts w:ascii="Times New Roman" w:hAnsi="Times New Roman" w:cs="Times New Roman"/>
          <w:sz w:val="24"/>
        </w:rPr>
        <w:t>learning</w:t>
      </w:r>
      <w:r w:rsidR="007153C4">
        <w:rPr>
          <w:rFonts w:ascii="Times New Roman" w:hAnsi="Times New Roman" w:cs="Times New Roman"/>
          <w:sz w:val="24"/>
        </w:rPr>
        <w:t xml:space="preserve"> to </w:t>
      </w:r>
      <w:r w:rsidR="007D5F87">
        <w:rPr>
          <w:rFonts w:ascii="Times New Roman" w:hAnsi="Times New Roman" w:cs="Times New Roman"/>
          <w:sz w:val="24"/>
        </w:rPr>
        <w:t>upscale</w:t>
      </w:r>
      <w:r w:rsidR="005A0FDB">
        <w:rPr>
          <w:rFonts w:ascii="Times New Roman" w:hAnsi="Times New Roman" w:cs="Times New Roman"/>
          <w:sz w:val="24"/>
        </w:rPr>
        <w:t xml:space="preserve"> </w:t>
      </w:r>
      <w:r w:rsidR="007153C4">
        <w:rPr>
          <w:rFonts w:ascii="Times New Roman" w:hAnsi="Times New Roman" w:cs="Times New Roman"/>
          <w:sz w:val="24"/>
        </w:rPr>
        <w:t xml:space="preserve">river types </w:t>
      </w:r>
      <w:r w:rsidR="00286165">
        <w:rPr>
          <w:rFonts w:ascii="Times New Roman" w:hAnsi="Times New Roman" w:cs="Times New Roman"/>
          <w:sz w:val="24"/>
        </w:rPr>
        <w:t xml:space="preserve">to </w:t>
      </w:r>
      <w:r w:rsidR="007153C4">
        <w:rPr>
          <w:rFonts w:ascii="Times New Roman" w:hAnsi="Times New Roman" w:cs="Times New Roman"/>
          <w:sz w:val="24"/>
        </w:rPr>
        <w:t>anywhere on Earth.</w:t>
      </w:r>
      <w:r w:rsidR="00D269E6">
        <w:rPr>
          <w:rFonts w:ascii="Times New Roman" w:hAnsi="Times New Roman" w:cs="Times New Roman"/>
          <w:sz w:val="24"/>
        </w:rPr>
        <w:t xml:space="preserve"> </w:t>
      </w:r>
      <w:r w:rsidR="00520D28">
        <w:rPr>
          <w:rFonts w:ascii="Times New Roman" w:hAnsi="Times New Roman" w:cs="Times New Roman"/>
          <w:sz w:val="24"/>
        </w:rPr>
        <w:t xml:space="preserve">Section 5.4 shows that </w:t>
      </w:r>
      <w:r w:rsidR="009F5108">
        <w:rPr>
          <w:rFonts w:ascii="Times New Roman" w:hAnsi="Times New Roman" w:cs="Times New Roman"/>
          <w:sz w:val="24"/>
        </w:rPr>
        <w:t xml:space="preserve">this approach </w:t>
      </w:r>
      <w:r w:rsidR="007D5F87">
        <w:rPr>
          <w:rFonts w:ascii="Times New Roman" w:hAnsi="Times New Roman" w:cs="Times New Roman"/>
          <w:sz w:val="24"/>
        </w:rPr>
        <w:t xml:space="preserve">is </w:t>
      </w:r>
      <w:r>
        <w:rPr>
          <w:rFonts w:ascii="Times New Roman" w:hAnsi="Times New Roman" w:cs="Times New Roman"/>
          <w:sz w:val="24"/>
        </w:rPr>
        <w:t>viable</w:t>
      </w:r>
      <w:r w:rsidR="007D5F87">
        <w:rPr>
          <w:rFonts w:ascii="Times New Roman" w:hAnsi="Times New Roman" w:cs="Times New Roman"/>
          <w:sz w:val="24"/>
        </w:rPr>
        <w:t xml:space="preserve"> in the Mackenzie River basin, where we </w:t>
      </w:r>
      <w:r w:rsidR="00520D28">
        <w:rPr>
          <w:rFonts w:ascii="Times New Roman" w:hAnsi="Times New Roman" w:cs="Times New Roman"/>
          <w:sz w:val="24"/>
        </w:rPr>
        <w:t>a</w:t>
      </w:r>
      <w:r w:rsidR="00CE02E2">
        <w:rPr>
          <w:rFonts w:ascii="Times New Roman" w:hAnsi="Times New Roman" w:cs="Times New Roman"/>
          <w:sz w:val="24"/>
        </w:rPr>
        <w:t xml:space="preserve">ccurately </w:t>
      </w:r>
      <w:r w:rsidR="006272A7">
        <w:rPr>
          <w:rFonts w:ascii="Times New Roman" w:hAnsi="Times New Roman" w:cs="Times New Roman"/>
          <w:sz w:val="24"/>
        </w:rPr>
        <w:t>r</w:t>
      </w:r>
      <w:r w:rsidR="009F5108">
        <w:rPr>
          <w:rFonts w:ascii="Times New Roman" w:hAnsi="Times New Roman" w:cs="Times New Roman"/>
          <w:sz w:val="24"/>
        </w:rPr>
        <w:t>eprese</w:t>
      </w:r>
      <w:r w:rsidR="007D5F87">
        <w:rPr>
          <w:rFonts w:ascii="Times New Roman" w:hAnsi="Times New Roman" w:cs="Times New Roman"/>
          <w:sz w:val="24"/>
        </w:rPr>
        <w:t>nt</w:t>
      </w:r>
      <w:r w:rsidR="006272A7">
        <w:rPr>
          <w:rFonts w:ascii="Times New Roman" w:hAnsi="Times New Roman" w:cs="Times New Roman"/>
          <w:sz w:val="24"/>
        </w:rPr>
        <w:t xml:space="preserve"> landscape geomorphology</w:t>
      </w:r>
      <w:r w:rsidR="002D460E">
        <w:rPr>
          <w:rFonts w:ascii="Times New Roman" w:hAnsi="Times New Roman" w:cs="Times New Roman"/>
          <w:sz w:val="24"/>
        </w:rPr>
        <w:t xml:space="preserve"> through our river types</w:t>
      </w:r>
      <w:r w:rsidR="007D5F87">
        <w:rPr>
          <w:rFonts w:ascii="Times New Roman" w:hAnsi="Times New Roman" w:cs="Times New Roman"/>
          <w:sz w:val="24"/>
        </w:rPr>
        <w:t>.</w:t>
      </w:r>
      <w:r w:rsidR="00D269E6">
        <w:rPr>
          <w:rFonts w:ascii="Times New Roman" w:hAnsi="Times New Roman" w:cs="Times New Roman"/>
          <w:sz w:val="24"/>
        </w:rPr>
        <w:t xml:space="preserve"> </w:t>
      </w:r>
      <w:r w:rsidR="007D5F87">
        <w:rPr>
          <w:rFonts w:ascii="Times New Roman" w:hAnsi="Times New Roman" w:cs="Times New Roman"/>
          <w:sz w:val="24"/>
        </w:rPr>
        <w:t xml:space="preserve">However, </w:t>
      </w:r>
      <w:r w:rsidR="00BF49B7">
        <w:rPr>
          <w:rFonts w:ascii="Times New Roman" w:hAnsi="Times New Roman" w:cs="Times New Roman"/>
          <w:sz w:val="24"/>
        </w:rPr>
        <w:t>more sophisticated methods</w:t>
      </w:r>
      <w:r w:rsidR="00520D28">
        <w:rPr>
          <w:rFonts w:ascii="Times New Roman" w:hAnsi="Times New Roman" w:cs="Times New Roman"/>
          <w:sz w:val="24"/>
        </w:rPr>
        <w:t xml:space="preserve"> will likely be needed to</w:t>
      </w:r>
      <w:r w:rsidR="00A23839">
        <w:rPr>
          <w:rFonts w:ascii="Times New Roman" w:hAnsi="Times New Roman" w:cs="Times New Roman"/>
          <w:sz w:val="24"/>
        </w:rPr>
        <w:t xml:space="preserve"> produce</w:t>
      </w:r>
      <w:r w:rsidR="009F5108">
        <w:rPr>
          <w:rFonts w:ascii="Times New Roman" w:hAnsi="Times New Roman" w:cs="Times New Roman"/>
          <w:sz w:val="24"/>
        </w:rPr>
        <w:t xml:space="preserve"> a</w:t>
      </w:r>
      <w:r w:rsidR="00520D28">
        <w:rPr>
          <w:rFonts w:ascii="Times New Roman" w:hAnsi="Times New Roman" w:cs="Times New Roman"/>
          <w:sz w:val="24"/>
        </w:rPr>
        <w:t xml:space="preserve"> generalize</w:t>
      </w:r>
      <w:r w:rsidR="00A23839">
        <w:rPr>
          <w:rFonts w:ascii="Times New Roman" w:hAnsi="Times New Roman" w:cs="Times New Roman"/>
          <w:sz w:val="24"/>
        </w:rPr>
        <w:t>d</w:t>
      </w:r>
      <w:r w:rsidR="00885443">
        <w:rPr>
          <w:rFonts w:ascii="Times New Roman" w:hAnsi="Times New Roman" w:cs="Times New Roman"/>
          <w:sz w:val="24"/>
        </w:rPr>
        <w:t>, global</w:t>
      </w:r>
      <w:r w:rsidR="00A23839">
        <w:rPr>
          <w:rFonts w:ascii="Times New Roman" w:hAnsi="Times New Roman" w:cs="Times New Roman"/>
          <w:sz w:val="24"/>
        </w:rPr>
        <w:t xml:space="preserve"> river </w:t>
      </w:r>
      <w:r w:rsidR="009F5108">
        <w:rPr>
          <w:rFonts w:ascii="Times New Roman" w:hAnsi="Times New Roman" w:cs="Times New Roman"/>
          <w:sz w:val="24"/>
        </w:rPr>
        <w:t>typology</w:t>
      </w:r>
      <w:r w:rsidR="00A23839">
        <w:rPr>
          <w:rFonts w:ascii="Times New Roman" w:hAnsi="Times New Roman" w:cs="Times New Roman"/>
          <w:sz w:val="24"/>
        </w:rPr>
        <w:t xml:space="preserve"> </w:t>
      </w:r>
      <w:r w:rsidR="00885443">
        <w:rPr>
          <w:rFonts w:ascii="Times New Roman" w:hAnsi="Times New Roman" w:cs="Times New Roman"/>
          <w:sz w:val="24"/>
        </w:rPr>
        <w:t>framework that moves beyond RSQ</w:t>
      </w:r>
      <w:r w:rsidR="00520D28">
        <w:rPr>
          <w:rFonts w:ascii="Times New Roman" w:hAnsi="Times New Roman" w:cs="Times New Roman"/>
          <w:sz w:val="24"/>
        </w:rPr>
        <w:t>.</w:t>
      </w:r>
      <w:del w:id="180" w:author="Colin Gleason" w:date="2020-04-27T13:20:00Z">
        <w:r w:rsidR="00D269E6" w:rsidDel="00DF1704">
          <w:rPr>
            <w:rFonts w:ascii="Times New Roman" w:hAnsi="Times New Roman" w:cs="Times New Roman"/>
            <w:sz w:val="24"/>
          </w:rPr>
          <w:delText xml:space="preserve"> </w:delText>
        </w:r>
        <w:r w:rsidR="009143CA" w:rsidDel="00DF1704">
          <w:rPr>
            <w:rFonts w:ascii="Times New Roman" w:hAnsi="Times New Roman" w:cs="Times New Roman"/>
            <w:sz w:val="24"/>
          </w:rPr>
          <w:delText>A novel</w:delText>
        </w:r>
        <w:r w:rsidR="00520D28" w:rsidDel="00DF1704">
          <w:rPr>
            <w:rFonts w:ascii="Times New Roman" w:hAnsi="Times New Roman" w:cs="Times New Roman"/>
            <w:sz w:val="24"/>
          </w:rPr>
          <w:delText xml:space="preserve"> </w:delText>
        </w:r>
        <w:r w:rsidR="000C7128" w:rsidDel="00DF1704">
          <w:rPr>
            <w:rFonts w:ascii="Times New Roman" w:hAnsi="Times New Roman" w:cs="Times New Roman"/>
            <w:sz w:val="24"/>
          </w:rPr>
          <w:delText>amalgamat</w:delText>
        </w:r>
        <w:r w:rsidR="009143CA" w:rsidDel="00DF1704">
          <w:rPr>
            <w:rFonts w:ascii="Times New Roman" w:hAnsi="Times New Roman" w:cs="Times New Roman"/>
            <w:sz w:val="24"/>
          </w:rPr>
          <w:delText>ion of</w:delText>
        </w:r>
        <w:r w:rsidR="000C7128" w:rsidDel="00DF1704">
          <w:rPr>
            <w:rFonts w:ascii="Times New Roman" w:hAnsi="Times New Roman" w:cs="Times New Roman"/>
            <w:sz w:val="24"/>
          </w:rPr>
          <w:delText xml:space="preserve"> </w:delText>
        </w:r>
        <w:r w:rsidR="00BF49B7" w:rsidDel="00DF1704">
          <w:rPr>
            <w:rFonts w:ascii="Times New Roman" w:hAnsi="Times New Roman" w:cs="Times New Roman"/>
            <w:sz w:val="24"/>
          </w:rPr>
          <w:delText>existing</w:delText>
        </w:r>
        <w:r w:rsidR="000C7128" w:rsidDel="00DF1704">
          <w:rPr>
            <w:rFonts w:ascii="Times New Roman" w:hAnsi="Times New Roman" w:cs="Times New Roman"/>
            <w:sz w:val="24"/>
          </w:rPr>
          <w:delText xml:space="preserve"> </w:delText>
        </w:r>
        <w:r w:rsidR="00B66E8B" w:rsidDel="00DF1704">
          <w:rPr>
            <w:rFonts w:ascii="Times New Roman" w:hAnsi="Times New Roman" w:cs="Times New Roman"/>
            <w:sz w:val="24"/>
          </w:rPr>
          <w:delText xml:space="preserve">RS and hydrographic </w:delText>
        </w:r>
        <w:r w:rsidR="00BF49B7" w:rsidDel="00DF1704">
          <w:rPr>
            <w:rFonts w:ascii="Times New Roman" w:hAnsi="Times New Roman" w:cs="Times New Roman"/>
            <w:sz w:val="24"/>
          </w:rPr>
          <w:delText xml:space="preserve">data (e.g. Chen et al. 2019; Lin et al. 2019), machine learning, and field-measured </w:delText>
        </w:r>
        <w:r w:rsidR="000C7128" w:rsidDel="00DF1704">
          <w:rPr>
            <w:rFonts w:ascii="Times New Roman" w:hAnsi="Times New Roman" w:cs="Times New Roman"/>
            <w:sz w:val="24"/>
          </w:rPr>
          <w:delText>hydraulics</w:delText>
        </w:r>
        <w:r w:rsidR="009143CA" w:rsidDel="00DF1704">
          <w:rPr>
            <w:rFonts w:ascii="Times New Roman" w:hAnsi="Times New Roman" w:cs="Times New Roman"/>
            <w:sz w:val="24"/>
          </w:rPr>
          <w:delText xml:space="preserve"> is a </w:delText>
        </w:r>
        <w:r w:rsidR="00286165" w:rsidDel="00DF1704">
          <w:rPr>
            <w:rFonts w:ascii="Times New Roman" w:hAnsi="Times New Roman" w:cs="Times New Roman"/>
            <w:sz w:val="24"/>
          </w:rPr>
          <w:delText>proposed</w:delText>
        </w:r>
        <w:r w:rsidR="009143CA" w:rsidDel="00DF1704">
          <w:rPr>
            <w:rFonts w:ascii="Times New Roman" w:hAnsi="Times New Roman" w:cs="Times New Roman"/>
            <w:sz w:val="24"/>
          </w:rPr>
          <w:delText xml:space="preserve"> way forward.</w:delText>
        </w:r>
      </w:del>
    </w:p>
    <w:p w14:paraId="4C789E21" w14:textId="5FC119C6" w:rsidR="00D46A94" w:rsidRDefault="005B1829" w:rsidP="009052E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Finally, </w:t>
      </w:r>
      <w:r w:rsidR="00AB310B">
        <w:rPr>
          <w:rFonts w:ascii="Times New Roman" w:hAnsi="Times New Roman" w:cs="Times New Roman"/>
          <w:sz w:val="24"/>
        </w:rPr>
        <w:t>Durand et al. (2</w:t>
      </w:r>
      <w:r w:rsidR="00181FB1">
        <w:rPr>
          <w:rFonts w:ascii="Times New Roman" w:hAnsi="Times New Roman" w:cs="Times New Roman"/>
          <w:sz w:val="24"/>
        </w:rPr>
        <w:t>0</w:t>
      </w:r>
      <w:r w:rsidR="00AB310B">
        <w:rPr>
          <w:rFonts w:ascii="Times New Roman" w:hAnsi="Times New Roman" w:cs="Times New Roman"/>
          <w:sz w:val="24"/>
        </w:rPr>
        <w:t xml:space="preserve">16) noted the potential homogeneity of test rivers used for benchmarking McFLIs, but </w:t>
      </w:r>
      <w:r w:rsidR="00C71A57">
        <w:rPr>
          <w:rFonts w:ascii="Times New Roman" w:hAnsi="Times New Roman" w:cs="Times New Roman"/>
          <w:sz w:val="24"/>
        </w:rPr>
        <w:t>until now there has not been a geomorphically explicit way to quantify th</w:t>
      </w:r>
      <w:r w:rsidR="00AB310B">
        <w:rPr>
          <w:rFonts w:ascii="Times New Roman" w:hAnsi="Times New Roman" w:cs="Times New Roman"/>
          <w:sz w:val="24"/>
        </w:rPr>
        <w:t>is</w:t>
      </w:r>
      <w:r w:rsidR="00C71A57">
        <w:rPr>
          <w:rFonts w:ascii="Times New Roman" w:hAnsi="Times New Roman" w:cs="Times New Roman"/>
          <w:sz w:val="24"/>
        </w:rPr>
        <w:t xml:space="preserve"> </w:t>
      </w:r>
      <w:r w:rsidR="00AB310B">
        <w:rPr>
          <w:rFonts w:ascii="Times New Roman" w:hAnsi="Times New Roman" w:cs="Times New Roman"/>
          <w:sz w:val="24"/>
        </w:rPr>
        <w:t>homogeneity.</w:t>
      </w:r>
      <w:r w:rsidR="00D269E6">
        <w:rPr>
          <w:rFonts w:ascii="Times New Roman" w:hAnsi="Times New Roman" w:cs="Times New Roman"/>
          <w:sz w:val="24"/>
        </w:rPr>
        <w:t xml:space="preserve"> </w:t>
      </w:r>
      <w:r w:rsidR="00D56DA8">
        <w:rPr>
          <w:rFonts w:ascii="Times New Roman" w:hAnsi="Times New Roman" w:cs="Times New Roman"/>
          <w:sz w:val="24"/>
        </w:rPr>
        <w:t>Using the geoBAM-Expert river types, w</w:t>
      </w:r>
      <w:r w:rsidR="00AB310B">
        <w:rPr>
          <w:rFonts w:ascii="Times New Roman" w:hAnsi="Times New Roman" w:cs="Times New Roman"/>
          <w:sz w:val="24"/>
        </w:rPr>
        <w:t>e found that the SWOT-simulated</w:t>
      </w:r>
      <w:r w:rsidR="00AB310B" w:rsidRPr="008F6360">
        <w:rPr>
          <w:rFonts w:ascii="Times New Roman" w:hAnsi="Times New Roman" w:cs="Times New Roman"/>
          <w:sz w:val="24"/>
        </w:rPr>
        <w:t xml:space="preserve"> rivers are quite homogenous</w:t>
      </w:r>
      <w:r w:rsidR="005954F7">
        <w:rPr>
          <w:rFonts w:ascii="Times New Roman" w:hAnsi="Times New Roman" w:cs="Times New Roman"/>
          <w:sz w:val="24"/>
        </w:rPr>
        <w:t xml:space="preserve"> and large</w:t>
      </w:r>
      <w:r w:rsidR="00AB310B">
        <w:rPr>
          <w:rFonts w:ascii="Times New Roman" w:hAnsi="Times New Roman" w:cs="Times New Roman"/>
          <w:sz w:val="24"/>
        </w:rPr>
        <w:t xml:space="preserve"> (</w:t>
      </w:r>
      <w:r w:rsidR="004855F6">
        <w:rPr>
          <w:rFonts w:ascii="Times New Roman" w:hAnsi="Times New Roman" w:cs="Times New Roman"/>
          <w:sz w:val="24"/>
        </w:rPr>
        <w:t>23/132 reaches</w:t>
      </w:r>
      <w:r w:rsidR="00A93A7A">
        <w:rPr>
          <w:rFonts w:ascii="Times New Roman" w:hAnsi="Times New Roman" w:cs="Times New Roman"/>
          <w:sz w:val="24"/>
        </w:rPr>
        <w:t xml:space="preserve"> were </w:t>
      </w:r>
      <w:r w:rsidR="00E27097">
        <w:rPr>
          <w:rFonts w:ascii="Times New Roman" w:hAnsi="Times New Roman" w:cs="Times New Roman"/>
          <w:sz w:val="24"/>
        </w:rPr>
        <w:t>classified</w:t>
      </w:r>
      <w:r w:rsidR="004855F6">
        <w:rPr>
          <w:rFonts w:ascii="Times New Roman" w:hAnsi="Times New Roman" w:cs="Times New Roman"/>
          <w:sz w:val="24"/>
        </w:rPr>
        <w:t xml:space="preserve"> as</w:t>
      </w:r>
      <w:r w:rsidR="00A93A7A">
        <w:rPr>
          <w:rFonts w:ascii="Times New Roman" w:hAnsi="Times New Roman" w:cs="Times New Roman"/>
          <w:sz w:val="24"/>
        </w:rPr>
        <w:t xml:space="preserve"> ‘big’ rivers</w:t>
      </w:r>
      <w:r w:rsidR="005954F7">
        <w:rPr>
          <w:rFonts w:ascii="Times New Roman" w:hAnsi="Times New Roman" w:cs="Times New Roman"/>
          <w:sz w:val="24"/>
        </w:rPr>
        <w:t xml:space="preserve"> and </w:t>
      </w:r>
      <w:r w:rsidR="00AE0FE1">
        <w:rPr>
          <w:rFonts w:ascii="Times New Roman" w:hAnsi="Times New Roman" w:cs="Times New Roman"/>
          <w:sz w:val="24"/>
        </w:rPr>
        <w:t xml:space="preserve">52/132 reaches </w:t>
      </w:r>
      <w:r w:rsidR="005954F7">
        <w:rPr>
          <w:rFonts w:ascii="Times New Roman" w:hAnsi="Times New Roman" w:cs="Times New Roman"/>
          <w:sz w:val="24"/>
        </w:rPr>
        <w:t xml:space="preserve">were assigned river type </w:t>
      </w:r>
      <w:r w:rsidR="00AE0FE1">
        <w:rPr>
          <w:rFonts w:ascii="Times New Roman" w:hAnsi="Times New Roman" w:cs="Times New Roman"/>
          <w:sz w:val="24"/>
        </w:rPr>
        <w:t>15</w:t>
      </w:r>
      <w:r w:rsidR="005954F7">
        <w:rPr>
          <w:rFonts w:ascii="Times New Roman" w:hAnsi="Times New Roman" w:cs="Times New Roman"/>
          <w:sz w:val="24"/>
        </w:rPr>
        <w:t>, the widest in the classification</w:t>
      </w:r>
      <w:r w:rsidR="00D56DA8">
        <w:rPr>
          <w:rFonts w:ascii="Times New Roman" w:hAnsi="Times New Roman" w:cs="Times New Roman"/>
          <w:sz w:val="24"/>
        </w:rPr>
        <w:t>).</w:t>
      </w:r>
      <w:r w:rsidR="00D269E6">
        <w:rPr>
          <w:rFonts w:ascii="Times New Roman" w:hAnsi="Times New Roman" w:cs="Times New Roman"/>
          <w:sz w:val="24"/>
        </w:rPr>
        <w:t xml:space="preserve"> </w:t>
      </w:r>
      <w:r w:rsidR="00964BA4">
        <w:rPr>
          <w:rFonts w:ascii="Times New Roman" w:hAnsi="Times New Roman" w:cs="Times New Roman"/>
          <w:sz w:val="24"/>
        </w:rPr>
        <w:t xml:space="preserve">Even more striking, geoBAM-Unsupervised assigned 16/19 rivers the same river type. </w:t>
      </w:r>
      <w:r w:rsidR="00D56DA8">
        <w:rPr>
          <w:rFonts w:ascii="Times New Roman" w:hAnsi="Times New Roman" w:cs="Times New Roman"/>
          <w:sz w:val="24"/>
        </w:rPr>
        <w:t>These</w:t>
      </w:r>
      <w:r w:rsidR="00AB310B" w:rsidRPr="008F6360">
        <w:rPr>
          <w:rFonts w:ascii="Times New Roman" w:hAnsi="Times New Roman" w:cs="Times New Roman"/>
          <w:sz w:val="24"/>
        </w:rPr>
        <w:t xml:space="preserve"> are</w:t>
      </w:r>
      <w:r w:rsidR="00AB310B">
        <w:rPr>
          <w:rFonts w:ascii="Times New Roman" w:hAnsi="Times New Roman" w:cs="Times New Roman"/>
          <w:sz w:val="24"/>
        </w:rPr>
        <w:t xml:space="preserve"> </w:t>
      </w:r>
      <w:r w:rsidR="00AB310B" w:rsidRPr="008F6360">
        <w:rPr>
          <w:rFonts w:ascii="Times New Roman" w:hAnsi="Times New Roman" w:cs="Times New Roman"/>
          <w:sz w:val="24"/>
        </w:rPr>
        <w:t>n</w:t>
      </w:r>
      <w:r w:rsidR="00AB310B">
        <w:rPr>
          <w:rFonts w:ascii="Times New Roman" w:hAnsi="Times New Roman" w:cs="Times New Roman"/>
          <w:sz w:val="24"/>
        </w:rPr>
        <w:t>o</w:t>
      </w:r>
      <w:r w:rsidR="00AB310B" w:rsidRPr="008F6360">
        <w:rPr>
          <w:rFonts w:ascii="Times New Roman" w:hAnsi="Times New Roman" w:cs="Times New Roman"/>
          <w:sz w:val="24"/>
        </w:rPr>
        <w:t>t reflective of the global variation in hydraulics and geomorphology SWOT will encounter</w:t>
      </w:r>
      <w:r w:rsidR="00DF0084">
        <w:rPr>
          <w:rFonts w:ascii="Times New Roman" w:hAnsi="Times New Roman" w:cs="Times New Roman"/>
          <w:sz w:val="24"/>
        </w:rPr>
        <w:t>.</w:t>
      </w:r>
      <w:r w:rsidR="00D269E6">
        <w:rPr>
          <w:rFonts w:ascii="Times New Roman" w:hAnsi="Times New Roman" w:cs="Times New Roman"/>
          <w:sz w:val="24"/>
        </w:rPr>
        <w:t xml:space="preserve"> </w:t>
      </w:r>
      <w:r w:rsidR="00C71A57">
        <w:rPr>
          <w:rFonts w:ascii="Times New Roman" w:hAnsi="Times New Roman" w:cs="Times New Roman"/>
          <w:sz w:val="24"/>
        </w:rPr>
        <w:t>What is</w:t>
      </w:r>
      <w:r w:rsidR="00DF0084">
        <w:rPr>
          <w:rFonts w:ascii="Times New Roman" w:hAnsi="Times New Roman" w:cs="Times New Roman"/>
          <w:sz w:val="24"/>
        </w:rPr>
        <w:t xml:space="preserve"> thus</w:t>
      </w:r>
      <w:r w:rsidR="00C71A57">
        <w:rPr>
          <w:rFonts w:ascii="Times New Roman" w:hAnsi="Times New Roman" w:cs="Times New Roman"/>
          <w:sz w:val="24"/>
        </w:rPr>
        <w:t xml:space="preserve"> needed is a wider range of river types for validating and testing McFLIs before SWOT launches</w:t>
      </w:r>
      <w:r w:rsidR="00567369">
        <w:rPr>
          <w:rFonts w:ascii="Times New Roman" w:hAnsi="Times New Roman" w:cs="Times New Roman"/>
          <w:sz w:val="24"/>
        </w:rPr>
        <w:t xml:space="preserve">, such that we can </w:t>
      </w:r>
      <w:r w:rsidR="00590C90">
        <w:rPr>
          <w:rFonts w:ascii="Times New Roman" w:hAnsi="Times New Roman" w:cs="Times New Roman"/>
          <w:sz w:val="24"/>
        </w:rPr>
        <w:t>parse</w:t>
      </w:r>
      <w:r w:rsidR="00567369">
        <w:rPr>
          <w:rFonts w:ascii="Times New Roman" w:hAnsi="Times New Roman" w:cs="Times New Roman"/>
          <w:sz w:val="24"/>
        </w:rPr>
        <w:t xml:space="preserve"> out specific river types that McFLIs model well, and those that McFLIs model poorly.</w:t>
      </w:r>
    </w:p>
    <w:p w14:paraId="69D87446" w14:textId="50B71AF6" w:rsidR="002F3B11" w:rsidRDefault="00F21FC0" w:rsidP="00293BDF">
      <w:pPr>
        <w:pStyle w:val="Heading-Main"/>
        <w:spacing w:line="480" w:lineRule="auto"/>
      </w:pPr>
      <w:r>
        <w:t>7</w:t>
      </w:r>
      <w:r w:rsidR="002F3B11">
        <w:t xml:space="preserve"> Conclusions</w:t>
      </w:r>
    </w:p>
    <w:p w14:paraId="4A04E2E5" w14:textId="510EA19C"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w:t>
      </w:r>
      <w:r w:rsidR="00070243">
        <w:rPr>
          <w:rFonts w:ascii="Times New Roman" w:hAnsi="Times New Roman" w:cs="Times New Roman"/>
          <w:sz w:val="24"/>
        </w:rPr>
        <w:t>improving the quality of</w:t>
      </w:r>
      <w:r w:rsidR="00D46A94">
        <w:rPr>
          <w:rFonts w:ascii="Times New Roman" w:hAnsi="Times New Roman" w:cs="Times New Roman"/>
          <w:sz w:val="24"/>
        </w:rPr>
        <w:t xml:space="preserve"> </w:t>
      </w:r>
      <w:r w:rsidR="004E2CDA">
        <w:rPr>
          <w:rFonts w:ascii="Times New Roman" w:hAnsi="Times New Roman" w:cs="Times New Roman"/>
          <w:sz w:val="24"/>
        </w:rPr>
        <w:t>prior</w:t>
      </w:r>
      <w:r w:rsidR="000A072E">
        <w:rPr>
          <w:rFonts w:ascii="Times New Roman" w:hAnsi="Times New Roman" w:cs="Times New Roman"/>
          <w:sz w:val="24"/>
        </w:rPr>
        <w:t xml:space="preserve"> river knowledge</w:t>
      </w:r>
      <w:r w:rsidR="004E2CDA">
        <w:rPr>
          <w:rFonts w:ascii="Times New Roman" w:hAnsi="Times New Roman" w:cs="Times New Roman"/>
          <w:sz w:val="24"/>
        </w:rPr>
        <w:t xml:space="preserve"> </w:t>
      </w:r>
      <w:r w:rsidR="00D46A94">
        <w:rPr>
          <w:rFonts w:ascii="Times New Roman" w:hAnsi="Times New Roman" w:cs="Times New Roman"/>
          <w:sz w:val="24"/>
        </w:rPr>
        <w:t xml:space="preserve">for </w:t>
      </w:r>
      <w:r w:rsidR="000A072E">
        <w:rPr>
          <w:rFonts w:ascii="Times New Roman" w:hAnsi="Times New Roman" w:cs="Times New Roman"/>
          <w:sz w:val="24"/>
        </w:rPr>
        <w:t>McFLI</w:t>
      </w:r>
      <w:r w:rsidR="00F128CD">
        <w:rPr>
          <w:rFonts w:ascii="Times New Roman" w:hAnsi="Times New Roman" w:cs="Times New Roman"/>
          <w:sz w:val="24"/>
        </w:rPr>
        <w:t xml:space="preserv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D46A94">
        <w:rPr>
          <w:rFonts w:ascii="Times New Roman" w:hAnsi="Times New Roman" w:cs="Times New Roman"/>
          <w:sz w:val="24"/>
        </w:rPr>
        <w:t xml:space="preserve">on </w:t>
      </w:r>
      <w:r w:rsidR="002D4945">
        <w:rPr>
          <w:rFonts w:ascii="Times New Roman" w:hAnsi="Times New Roman" w:cs="Times New Roman"/>
          <w:sz w:val="24"/>
        </w:rPr>
        <w:t xml:space="preserve">thousands of </w:t>
      </w:r>
      <w:r w:rsidR="004E2CDA">
        <w:rPr>
          <w:rFonts w:ascii="Times New Roman" w:hAnsi="Times New Roman" w:cs="Times New Roman"/>
          <w:sz w:val="24"/>
        </w:rPr>
        <w:t>Arctic river reaches using Landsat imagery</w:t>
      </w:r>
      <w:ins w:id="181" w:author="Colin Gleason" w:date="2020-04-27T13:20:00Z">
        <w:r w:rsidR="00670408">
          <w:rPr>
            <w:rFonts w:ascii="Times New Roman" w:hAnsi="Times New Roman" w:cs="Times New Roman"/>
            <w:sz w:val="24"/>
          </w:rPr>
          <w:t>,</w:t>
        </w:r>
      </w:ins>
      <w:r w:rsidR="004E2CDA">
        <w:rPr>
          <w:rFonts w:ascii="Times New Roman" w:hAnsi="Times New Roman" w:cs="Times New Roman"/>
          <w:sz w:val="24"/>
        </w:rPr>
        <w:t xml:space="preserve"> and </w:t>
      </w:r>
      <w:r w:rsidR="00D46A94">
        <w:rPr>
          <w:rFonts w:ascii="Times New Roman" w:hAnsi="Times New Roman" w:cs="Times New Roman"/>
          <w:sz w:val="24"/>
        </w:rPr>
        <w:t xml:space="preserve">on </w:t>
      </w:r>
      <w:r w:rsidR="004E2CDA">
        <w:rPr>
          <w:rFonts w:ascii="Times New Roman" w:hAnsi="Times New Roman" w:cs="Times New Roman"/>
          <w:sz w:val="24"/>
        </w:rPr>
        <w:t xml:space="preserve">simulated rivers representing NASA SWOT satellite </w:t>
      </w:r>
      <w:r w:rsidR="00D46A94">
        <w:rPr>
          <w:rFonts w:ascii="Times New Roman" w:hAnsi="Times New Roman" w:cs="Times New Roman"/>
          <w:sz w:val="24"/>
        </w:rPr>
        <w:t>outputs prior to</w:t>
      </w:r>
      <w:r w:rsidR="004E2CDA">
        <w:rPr>
          <w:rFonts w:ascii="Times New Roman" w:hAnsi="Times New Roman" w:cs="Times New Roman"/>
          <w:sz w:val="24"/>
        </w:rPr>
        <w:t xml:space="preserve"> launch in 2021.</w:t>
      </w:r>
      <w:r w:rsidR="00D269E6">
        <w:rPr>
          <w:rFonts w:ascii="Times New Roman" w:hAnsi="Times New Roman" w:cs="Times New Roman"/>
          <w:sz w:val="24"/>
        </w:rPr>
        <w:t xml:space="preserve"> </w:t>
      </w:r>
      <w:r w:rsidR="00070243">
        <w:rPr>
          <w:rFonts w:ascii="Times New Roman" w:hAnsi="Times New Roman" w:cs="Times New Roman"/>
          <w:sz w:val="24"/>
        </w:rPr>
        <w:t xml:space="preserve">Prior </w:t>
      </w:r>
      <w:r w:rsidR="00070243">
        <w:rPr>
          <w:rFonts w:ascii="Times New Roman" w:hAnsi="Times New Roman" w:cs="Times New Roman"/>
          <w:sz w:val="24"/>
        </w:rPr>
        <w:lastRenderedPageBreak/>
        <w:t xml:space="preserve">quality was improved via two methods: 1) </w:t>
      </w:r>
      <w:ins w:id="182" w:author="Colin Gleason" w:date="2020-04-27T13:20:00Z">
        <w:r w:rsidR="00670408">
          <w:rPr>
            <w:rFonts w:ascii="Times New Roman" w:hAnsi="Times New Roman" w:cs="Times New Roman"/>
            <w:sz w:val="24"/>
          </w:rPr>
          <w:t>provi</w:t>
        </w:r>
      </w:ins>
      <w:ins w:id="183" w:author="Colin Gleason" w:date="2020-04-27T13:21:00Z">
        <w:r w:rsidR="00670408">
          <w:rPr>
            <w:rFonts w:ascii="Times New Roman" w:hAnsi="Times New Roman" w:cs="Times New Roman"/>
            <w:sz w:val="24"/>
          </w:rPr>
          <w:t xml:space="preserve">ding </w:t>
        </w:r>
      </w:ins>
      <w:r w:rsidR="00070243">
        <w:rPr>
          <w:rFonts w:ascii="Times New Roman" w:hAnsi="Times New Roman" w:cs="Times New Roman"/>
          <w:sz w:val="24"/>
        </w:rPr>
        <w:t xml:space="preserve">a larger and geomorphically-varying training dataset, and 2) statistical </w:t>
      </w:r>
      <w:del w:id="184" w:author="Colin Gleason" w:date="2020-04-27T13:21:00Z">
        <w:r w:rsidR="00070243" w:rsidDel="00670408">
          <w:rPr>
            <w:rFonts w:ascii="Times New Roman" w:hAnsi="Times New Roman" w:cs="Times New Roman"/>
            <w:sz w:val="24"/>
          </w:rPr>
          <w:delText xml:space="preserve">classifications </w:delText>
        </w:r>
      </w:del>
      <w:ins w:id="185" w:author="Colin Gleason" w:date="2020-04-27T13:21:00Z">
        <w:r w:rsidR="00670408">
          <w:rPr>
            <w:rFonts w:ascii="Times New Roman" w:hAnsi="Times New Roman" w:cs="Times New Roman"/>
            <w:sz w:val="24"/>
          </w:rPr>
          <w:t>mapping of priors to</w:t>
        </w:r>
      </w:ins>
      <w:del w:id="186" w:author="Colin Gleason" w:date="2020-04-27T13:21:00Z">
        <w:r w:rsidR="00070243" w:rsidDel="00670408">
          <w:rPr>
            <w:rFonts w:ascii="Times New Roman" w:hAnsi="Times New Roman" w:cs="Times New Roman"/>
            <w:sz w:val="24"/>
          </w:rPr>
          <w:delText>of</w:delText>
        </w:r>
      </w:del>
      <w:r w:rsidR="00070243">
        <w:rPr>
          <w:rFonts w:ascii="Times New Roman" w:hAnsi="Times New Roman" w:cs="Times New Roman"/>
          <w:sz w:val="24"/>
        </w:rPr>
        <w:t xml:space="preserve"> river types</w:t>
      </w:r>
      <w:r w:rsidR="00916316">
        <w:rPr>
          <w:rFonts w:ascii="Times New Roman" w:hAnsi="Times New Roman" w:cs="Times New Roman"/>
          <w:sz w:val="24"/>
        </w:rPr>
        <w:t>,</w:t>
      </w:r>
      <w:r w:rsidR="00070243">
        <w:rPr>
          <w:rFonts w:ascii="Times New Roman" w:hAnsi="Times New Roman" w:cs="Times New Roman"/>
          <w:sz w:val="24"/>
        </w:rPr>
        <w:t xml:space="preserve"> using both unsupervised and expert methods. </w:t>
      </w:r>
      <w:r w:rsidR="004E2CDA">
        <w:rPr>
          <w:rFonts w:ascii="Times New Roman" w:hAnsi="Times New Roman" w:cs="Times New Roman"/>
          <w:sz w:val="24"/>
        </w:rPr>
        <w:t xml:space="preserve">We found significant improvement in the accuracy of </w:t>
      </w:r>
      <w:r w:rsidR="00AA063E">
        <w:rPr>
          <w:rFonts w:ascii="Times New Roman" w:hAnsi="Times New Roman" w:cs="Times New Roman"/>
          <w:sz w:val="24"/>
        </w:rPr>
        <w:t>discharge</w:t>
      </w:r>
      <w:r w:rsidR="004E2CDA">
        <w:rPr>
          <w:rFonts w:ascii="Times New Roman" w:hAnsi="Times New Roman" w:cs="Times New Roman"/>
          <w:sz w:val="24"/>
        </w:rPr>
        <w:t xml:space="preserve"> predictions for both test cases</w:t>
      </w:r>
      <w:r w:rsidR="00070243">
        <w:rPr>
          <w:rFonts w:ascii="Times New Roman" w:hAnsi="Times New Roman" w:cs="Times New Roman"/>
          <w:sz w:val="24"/>
        </w:rPr>
        <w:t xml:space="preserve"> and using both classification methods</w:t>
      </w:r>
      <w:r w:rsidR="004E2CDA">
        <w:rPr>
          <w:rFonts w:ascii="Times New Roman" w:hAnsi="Times New Roman" w:cs="Times New Roman"/>
          <w:sz w:val="24"/>
        </w:rPr>
        <w:t xml:space="preserve">, with </w:t>
      </w:r>
      <w:r w:rsidR="00070243">
        <w:rPr>
          <w:rFonts w:ascii="Times New Roman" w:hAnsi="Times New Roman" w:cs="Times New Roman"/>
          <w:sz w:val="24"/>
        </w:rPr>
        <w:t>a</w:t>
      </w:r>
      <w:r w:rsidR="004E2CDA">
        <w:rPr>
          <w:rFonts w:ascii="Times New Roman" w:hAnsi="Times New Roman" w:cs="Times New Roman"/>
          <w:sz w:val="24"/>
        </w:rPr>
        <w:t xml:space="preserve"> </w:t>
      </w:r>
      <w:r w:rsidR="00070243">
        <w:rPr>
          <w:rFonts w:ascii="Times New Roman" w:hAnsi="Times New Roman" w:cs="Times New Roman"/>
          <w:sz w:val="24"/>
        </w:rPr>
        <w:t>mean</w:t>
      </w:r>
      <w:r w:rsidR="004E2CDA">
        <w:rPr>
          <w:rFonts w:ascii="Times New Roman" w:hAnsi="Times New Roman" w:cs="Times New Roman"/>
          <w:sz w:val="24"/>
        </w:rPr>
        <w:t xml:space="preserve"> </w:t>
      </w:r>
      <w:r w:rsidR="00D46A94">
        <w:rPr>
          <w:rFonts w:ascii="Times New Roman" w:hAnsi="Times New Roman" w:cs="Times New Roman"/>
          <w:sz w:val="24"/>
        </w:rPr>
        <w:t xml:space="preserve">NSE </w:t>
      </w:r>
      <w:r w:rsidR="004E2CDA">
        <w:rPr>
          <w:rFonts w:ascii="Times New Roman" w:hAnsi="Times New Roman" w:cs="Times New Roman"/>
          <w:sz w:val="24"/>
        </w:rPr>
        <w:t xml:space="preserve">improvement </w:t>
      </w:r>
      <w:r w:rsidR="00070243">
        <w:rPr>
          <w:rFonts w:ascii="Times New Roman" w:hAnsi="Times New Roman" w:cs="Times New Roman"/>
          <w:sz w:val="24"/>
        </w:rPr>
        <w:t xml:space="preserve">(from control BAM to geoBAM-Unsupervised) for </w:t>
      </w:r>
      <w:r w:rsidR="004E2CDA">
        <w:rPr>
          <w:rFonts w:ascii="Times New Roman" w:hAnsi="Times New Roman" w:cs="Times New Roman"/>
          <w:sz w:val="24"/>
        </w:rPr>
        <w:t xml:space="preserve">the </w:t>
      </w:r>
      <w:r w:rsidR="00D46A94">
        <w:rPr>
          <w:rFonts w:ascii="Times New Roman" w:hAnsi="Times New Roman" w:cs="Times New Roman"/>
          <w:sz w:val="24"/>
        </w:rPr>
        <w:t>Mackenzie</w:t>
      </w:r>
      <w:r w:rsidR="004E2CDA">
        <w:rPr>
          <w:rFonts w:ascii="Times New Roman" w:hAnsi="Times New Roman" w:cs="Times New Roman"/>
          <w:sz w:val="24"/>
        </w:rPr>
        <w:t xml:space="preserve"> rivers </w:t>
      </w:r>
      <w:r w:rsidR="00070243">
        <w:rPr>
          <w:rFonts w:ascii="Times New Roman" w:hAnsi="Times New Roman" w:cs="Times New Roman"/>
          <w:sz w:val="24"/>
        </w:rPr>
        <w:t>of</w:t>
      </w:r>
      <w:r w:rsidR="004E2CDA">
        <w:rPr>
          <w:rFonts w:ascii="Times New Roman" w:hAnsi="Times New Roman" w:cs="Times New Roman"/>
          <w:sz w:val="24"/>
        </w:rPr>
        <w:t xml:space="preserve"> </w:t>
      </w:r>
      <w:r w:rsidR="00070243">
        <w:rPr>
          <w:rFonts w:ascii="Times New Roman" w:hAnsi="Times New Roman" w:cs="Times New Roman"/>
          <w:sz w:val="24"/>
        </w:rPr>
        <w:t xml:space="preserve">0.64 </w:t>
      </w:r>
      <w:r w:rsidR="00C15416">
        <w:rPr>
          <w:rFonts w:ascii="Times New Roman" w:hAnsi="Times New Roman" w:cs="Times New Roman"/>
          <w:sz w:val="24"/>
        </w:rPr>
        <w:t xml:space="preserve">and </w:t>
      </w:r>
      <w:r w:rsidR="00070243">
        <w:rPr>
          <w:rFonts w:ascii="Times New Roman" w:hAnsi="Times New Roman" w:cs="Times New Roman"/>
          <w:sz w:val="24"/>
        </w:rPr>
        <w:t>of 0.31</w:t>
      </w:r>
      <w:r w:rsidR="00C15416">
        <w:rPr>
          <w:rFonts w:ascii="Times New Roman" w:hAnsi="Times New Roman" w:cs="Times New Roman"/>
          <w:sz w:val="24"/>
        </w:rPr>
        <w:t xml:space="preserve"> </w:t>
      </w:r>
      <w:r w:rsidR="00070243">
        <w:rPr>
          <w:rFonts w:ascii="Times New Roman" w:hAnsi="Times New Roman" w:cs="Times New Roman"/>
          <w:sz w:val="24"/>
        </w:rPr>
        <w:t>for</w:t>
      </w:r>
      <w:r w:rsidR="00C15416">
        <w:rPr>
          <w:rFonts w:ascii="Times New Roman" w:hAnsi="Times New Roman" w:cs="Times New Roman"/>
          <w:sz w:val="24"/>
        </w:rPr>
        <w:t xml:space="preserve"> the SWOT-simulated rivers</w:t>
      </w:r>
      <w:r w:rsidR="00E72333">
        <w:rPr>
          <w:rFonts w:ascii="Times New Roman" w:hAnsi="Times New Roman" w:cs="Times New Roman"/>
          <w:sz w:val="24"/>
        </w:rPr>
        <w:t>.</w:t>
      </w:r>
      <w:r w:rsidR="001C31C9">
        <w:rPr>
          <w:rFonts w:ascii="Times New Roman" w:hAnsi="Times New Roman" w:cs="Times New Roman"/>
          <w:sz w:val="24"/>
        </w:rPr>
        <w:t xml:space="preserve"> </w:t>
      </w:r>
      <w:r w:rsidR="00E72333">
        <w:rPr>
          <w:rFonts w:ascii="Times New Roman" w:hAnsi="Times New Roman" w:cs="Times New Roman"/>
          <w:sz w:val="24"/>
        </w:rPr>
        <w:t xml:space="preserve">Both classification methods yielded functionally same improvement in accuracy, despite vastly different constructions.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 xml:space="preserve">river </w:t>
      </w:r>
      <w:r w:rsidR="007853DC">
        <w:rPr>
          <w:rFonts w:ascii="Times New Roman" w:hAnsi="Times New Roman" w:cs="Times New Roman"/>
          <w:sz w:val="24"/>
        </w:rPr>
        <w:t>yields more accurate results.</w:t>
      </w:r>
      <w:r w:rsidR="00D269E6">
        <w:rPr>
          <w:rFonts w:ascii="Times New Roman" w:hAnsi="Times New Roman" w:cs="Times New Roman"/>
          <w:sz w:val="24"/>
        </w:rPr>
        <w:t xml:space="preserve"> </w:t>
      </w:r>
      <w:r w:rsidR="007853DC">
        <w:rPr>
          <w:rFonts w:ascii="Times New Roman" w:hAnsi="Times New Roman" w:cs="Times New Roman"/>
          <w:sz w:val="24"/>
        </w:rPr>
        <w:t>These priors are</w:t>
      </w:r>
      <w:r w:rsidR="004E2CDA" w:rsidRPr="004E2CDA">
        <w:rPr>
          <w:rFonts w:ascii="Times New Roman" w:hAnsi="Times New Roman" w:cs="Times New Roman"/>
          <w:sz w:val="24"/>
        </w:rPr>
        <w:t xml:space="preserve"> implementable in any McFLI</w:t>
      </w:r>
      <w:r w:rsidR="009566F0">
        <w:rPr>
          <w:rFonts w:ascii="Times New Roman" w:hAnsi="Times New Roman" w:cs="Times New Roman"/>
          <w:sz w:val="24"/>
        </w:rPr>
        <w:t xml:space="preserve"> and </w:t>
      </w:r>
      <w:r w:rsidR="004E2CDA" w:rsidRPr="004E2CDA">
        <w:rPr>
          <w:rFonts w:ascii="Times New Roman" w:hAnsi="Times New Roman" w:cs="Times New Roman"/>
          <w:sz w:val="24"/>
        </w:rPr>
        <w:t xml:space="preserve">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w:t>
      </w:r>
      <w:r w:rsidR="00F87184">
        <w:rPr>
          <w:rFonts w:ascii="Times New Roman" w:hAnsi="Times New Roman" w:cs="Times New Roman"/>
          <w:sz w:val="24"/>
        </w:rPr>
        <w:t xml:space="preserve"> both</w:t>
      </w:r>
      <w:r w:rsidR="004E2CDA" w:rsidRPr="004E2CDA">
        <w:rPr>
          <w:rFonts w:ascii="Times New Roman" w:hAnsi="Times New Roman" w:cs="Times New Roman"/>
          <w:sz w:val="24"/>
        </w:rPr>
        <w:t xml:space="preserve"> current </w:t>
      </w:r>
      <w:r w:rsidR="00051CAC">
        <w:rPr>
          <w:rFonts w:ascii="Times New Roman" w:hAnsi="Times New Roman" w:cs="Times New Roman"/>
          <w:sz w:val="24"/>
        </w:rPr>
        <w:t xml:space="preserve">RSQ </w:t>
      </w:r>
      <w:r w:rsidR="006D67CA">
        <w:rPr>
          <w:rFonts w:ascii="Times New Roman" w:hAnsi="Times New Roman" w:cs="Times New Roman"/>
          <w:sz w:val="24"/>
        </w:rPr>
        <w:t>efforts</w:t>
      </w:r>
      <w:r w:rsidR="00051CAC">
        <w:rPr>
          <w:rFonts w:ascii="Times New Roman" w:hAnsi="Times New Roman" w:cs="Times New Roman"/>
          <w:sz w:val="24"/>
        </w:rPr>
        <w:t xml:space="preserve"> </w:t>
      </w:r>
      <w:r w:rsidR="00F87184">
        <w:rPr>
          <w:rFonts w:ascii="Times New Roman" w:hAnsi="Times New Roman" w:cs="Times New Roman"/>
          <w:sz w:val="24"/>
        </w:rPr>
        <w:t>in</w:t>
      </w:r>
      <w:r w:rsidR="006D67CA">
        <w:rPr>
          <w:rFonts w:ascii="Times New Roman" w:hAnsi="Times New Roman" w:cs="Times New Roman"/>
          <w:sz w:val="24"/>
        </w:rPr>
        <w:t xml:space="preserve"> global river networks</w:t>
      </w:r>
      <w:r w:rsidR="00F87184">
        <w:rPr>
          <w:rFonts w:ascii="Times New Roman" w:hAnsi="Times New Roman" w:cs="Times New Roman"/>
          <w:sz w:val="24"/>
        </w:rPr>
        <w:t>,</w:t>
      </w:r>
      <w:r w:rsidR="006D67CA">
        <w:rPr>
          <w:rFonts w:ascii="Times New Roman" w:hAnsi="Times New Roman" w:cs="Times New Roman"/>
          <w:sz w:val="24"/>
        </w:rPr>
        <w:t xml:space="preserve"> </w:t>
      </w:r>
      <w:r w:rsidR="004E2CDA" w:rsidRPr="004E2CDA">
        <w:rPr>
          <w:rFonts w:ascii="Times New Roman" w:hAnsi="Times New Roman" w:cs="Times New Roman"/>
          <w:sz w:val="24"/>
        </w:rPr>
        <w:t xml:space="preserve">as well as future </w:t>
      </w:r>
      <w:r w:rsidR="00F87184">
        <w:rPr>
          <w:rFonts w:ascii="Times New Roman" w:hAnsi="Times New Roman" w:cs="Times New Roman"/>
          <w:sz w:val="24"/>
        </w:rPr>
        <w:t xml:space="preserve">global </w:t>
      </w:r>
      <w:r w:rsidR="00051CAC">
        <w:rPr>
          <w:rFonts w:ascii="Times New Roman" w:hAnsi="Times New Roman" w:cs="Times New Roman"/>
          <w:sz w:val="24"/>
        </w:rPr>
        <w:t xml:space="preserve">RSQ </w:t>
      </w:r>
      <w:r w:rsidR="004E2CDA" w:rsidRPr="004E2CDA">
        <w:rPr>
          <w:rFonts w:ascii="Times New Roman" w:hAnsi="Times New Roman" w:cs="Times New Roman"/>
          <w:sz w:val="24"/>
        </w:rPr>
        <w:t>from SWOT</w:t>
      </w:r>
      <w:r w:rsidR="00051CAC">
        <w:rPr>
          <w:rFonts w:ascii="Times New Roman" w:hAnsi="Times New Roman" w:cs="Times New Roman"/>
          <w:sz w:val="24"/>
        </w:rPr>
        <w:t>.</w:t>
      </w:r>
    </w:p>
    <w:p w14:paraId="73F80CAB" w14:textId="684A10C3" w:rsidR="00B120F3" w:rsidRDefault="1ACF9879" w:rsidP="00293BDF">
      <w:pPr>
        <w:pStyle w:val="Heading-Main"/>
        <w:spacing w:line="480" w:lineRule="auto"/>
      </w:pPr>
      <w:r>
        <w:t>Acknowledgments</w:t>
      </w:r>
    </w:p>
    <w:p w14:paraId="48862FD4" w14:textId="39B4C13C" w:rsidR="00F56810" w:rsidRDefault="00AB3976" w:rsidP="00B1332E">
      <w:pPr>
        <w:pStyle w:val="Text"/>
        <w:spacing w:line="480" w:lineRule="auto"/>
        <w:jc w:val="both"/>
        <w:rPr>
          <w:bCs/>
        </w:rPr>
      </w:pPr>
      <w:r>
        <w:t>This work was supported by</w:t>
      </w:r>
      <w:r w:rsidR="0012508A">
        <w:t xml:space="preserve"> </w:t>
      </w:r>
      <w:r>
        <w:t xml:space="preserve">the following grants, awarded to </w:t>
      </w:r>
      <w:r w:rsidR="0012508A">
        <w:t>C. J. Gleason</w:t>
      </w:r>
      <w:r>
        <w:t xml:space="preserve">: </w:t>
      </w:r>
      <w:r w:rsidR="00B1332E" w:rsidRPr="00B1332E">
        <w:rPr>
          <w:color w:val="222222"/>
          <w:shd w:val="clear" w:color="auto" w:fill="FFFFFF"/>
        </w:rPr>
        <w:t>NSF CAREER grant</w:t>
      </w:r>
      <w:r w:rsidR="00B1332E">
        <w:rPr>
          <w:color w:val="222222"/>
          <w:shd w:val="clear" w:color="auto" w:fill="FFFFFF"/>
        </w:rPr>
        <w:t xml:space="preserve"> </w:t>
      </w:r>
      <w:r w:rsidR="00B1332E" w:rsidRPr="00B1332E">
        <w:rPr>
          <w:color w:val="222222"/>
          <w:shd w:val="clear" w:color="auto" w:fill="FFFFFF"/>
        </w:rPr>
        <w:t>1748653,</w:t>
      </w:r>
      <w:r w:rsidR="00B1332E">
        <w:rPr>
          <w:color w:val="222222"/>
          <w:shd w:val="clear" w:color="auto" w:fill="FFFFFF"/>
        </w:rPr>
        <w:t xml:space="preserve"> </w:t>
      </w:r>
      <w:r w:rsidR="00B1332E" w:rsidRPr="00B1332E">
        <w:rPr>
          <w:color w:val="222222"/>
          <w:shd w:val="clear" w:color="auto" w:fill="FFFFFF"/>
        </w:rPr>
        <w:t>NASA</w:t>
      </w:r>
      <w:r w:rsidR="00B1332E">
        <w:rPr>
          <w:color w:val="222222"/>
          <w:shd w:val="clear" w:color="auto" w:fill="FFFFFF"/>
        </w:rPr>
        <w:t xml:space="preserve"> </w:t>
      </w:r>
      <w:r w:rsidR="00B1332E" w:rsidRPr="00B1332E">
        <w:rPr>
          <w:color w:val="222222"/>
          <w:shd w:val="clear" w:color="auto" w:fill="FFFFFF"/>
        </w:rPr>
        <w:t>New</w:t>
      </w:r>
      <w:r w:rsidR="00B1332E">
        <w:rPr>
          <w:color w:val="222222"/>
          <w:shd w:val="clear" w:color="auto" w:fill="FFFFFF"/>
        </w:rPr>
        <w:t xml:space="preserve"> </w:t>
      </w:r>
      <w:r w:rsidR="00B1332E" w:rsidRPr="00B1332E">
        <w:rPr>
          <w:color w:val="222222"/>
          <w:shd w:val="clear" w:color="auto" w:fill="FFFFFF"/>
        </w:rPr>
        <w:t xml:space="preserve">Investigator Program grant 80NSSC18K0741, </w:t>
      </w:r>
      <w:r w:rsidR="00B1332E">
        <w:rPr>
          <w:color w:val="222222"/>
          <w:shd w:val="clear" w:color="auto" w:fill="FFFFFF"/>
        </w:rPr>
        <w:t xml:space="preserve">and </w:t>
      </w:r>
      <w:r w:rsidR="00B1332E" w:rsidRPr="00B1332E">
        <w:rPr>
          <w:color w:val="222222"/>
          <w:shd w:val="clear" w:color="auto" w:fill="FFFFFF"/>
        </w:rPr>
        <w:t>NASA SWOT Science Team grant NNX13AD96G</w:t>
      </w:r>
      <w:r w:rsidR="00B1332E">
        <w:rPr>
          <w:color w:val="222222"/>
          <w:shd w:val="clear" w:color="auto" w:fill="FFFFFF"/>
        </w:rPr>
        <w:t>.</w:t>
      </w:r>
      <w:r w:rsidR="001C31C9">
        <w:rPr>
          <w:color w:val="222222"/>
          <w:shd w:val="clear" w:color="auto" w:fill="FFFFFF"/>
        </w:rPr>
        <w:t xml:space="preserve"> </w:t>
      </w:r>
      <w:r w:rsidR="0072157D">
        <w:rPr>
          <w:bCs/>
        </w:rPr>
        <w:t>Code to ru</w:t>
      </w:r>
      <w:r w:rsidR="000839B3">
        <w:rPr>
          <w:bCs/>
        </w:rPr>
        <w:t>n</w:t>
      </w:r>
      <w:r w:rsidR="0072157D">
        <w:rPr>
          <w:bCs/>
        </w:rPr>
        <w:t xml:space="preserve"> our analysis is available at </w:t>
      </w:r>
      <w:hyperlink r:id="rId19" w:history="1">
        <w:r w:rsidR="0072157D" w:rsidRPr="00EE4E31">
          <w:rPr>
            <w:rStyle w:val="Hyperlink"/>
            <w:bCs/>
          </w:rPr>
          <w:t>https://github.com/craigbrinkerhoff/2019_GeoClass</w:t>
        </w:r>
      </w:hyperlink>
      <w:r w:rsidR="0072157D">
        <w:rPr>
          <w:bCs/>
        </w:rPr>
        <w:t xml:space="preserve">. </w:t>
      </w:r>
      <w:r w:rsidR="000E0362">
        <w:rPr>
          <w:bCs/>
        </w:rPr>
        <w:t>Both variants of geoBAM are</w:t>
      </w:r>
      <w:r w:rsidR="00AF3A87">
        <w:rPr>
          <w:bCs/>
        </w:rPr>
        <w:t xml:space="preserve"> available in </w:t>
      </w:r>
      <w:r w:rsidR="0072157D">
        <w:rPr>
          <w:bCs/>
        </w:rPr>
        <w:t>the R programmi</w:t>
      </w:r>
      <w:r w:rsidR="004E139A">
        <w:rPr>
          <w:bCs/>
        </w:rPr>
        <w:t xml:space="preserve">ng language at </w:t>
      </w:r>
      <w:hyperlink r:id="rId20" w:history="1">
        <w:r w:rsidR="00990A0C" w:rsidRPr="00990A0C">
          <w:rPr>
            <w:rStyle w:val="Hyperlink"/>
            <w:bCs/>
          </w:rPr>
          <w:t>https://github.com/craigbrinkerhoff/geoBAM</w:t>
        </w:r>
      </w:hyperlink>
      <w:r w:rsidR="000D4CD3">
        <w:rPr>
          <w:rStyle w:val="Hyperlink"/>
          <w:bCs/>
        </w:rPr>
        <w:t>r</w:t>
      </w:r>
      <w:r w:rsidR="0072157D">
        <w:rPr>
          <w:bCs/>
        </w:rPr>
        <w:t>.</w:t>
      </w:r>
      <w:r w:rsidR="00D269E6">
        <w:rPr>
          <w:bCs/>
        </w:rPr>
        <w:t xml:space="preserve"> </w:t>
      </w:r>
      <w:r w:rsidR="00CC696B">
        <w:rPr>
          <w:bCs/>
        </w:rPr>
        <w:t xml:space="preserve">The authors would like to thank Mark Hagemann </w:t>
      </w:r>
      <w:r w:rsidR="001F1F64">
        <w:rPr>
          <w:bCs/>
        </w:rPr>
        <w:t>for building the original BAM algorithm.</w:t>
      </w:r>
    </w:p>
    <w:p w14:paraId="059B83DD" w14:textId="77777777" w:rsidR="00F56810" w:rsidRDefault="00F56810">
      <w:pPr>
        <w:rPr>
          <w:rFonts w:eastAsia="Times New Roman"/>
          <w:bCs/>
          <w:sz w:val="24"/>
          <w:szCs w:val="24"/>
        </w:rPr>
      </w:pPr>
      <w:r>
        <w:rPr>
          <w:bCs/>
        </w:rPr>
        <w:br w:type="page"/>
      </w:r>
    </w:p>
    <w:p w14:paraId="701B181D" w14:textId="71CAB3AC" w:rsidR="00290AE4" w:rsidRPr="00DC04A9" w:rsidRDefault="6A4E0C53" w:rsidP="00DC04A9">
      <w:pPr>
        <w:pStyle w:val="Heading-Main"/>
        <w:spacing w:line="480" w:lineRule="auto"/>
      </w:pPr>
      <w:r w:rsidRPr="6A4E0C53">
        <w:lastRenderedPageBreak/>
        <w:t>References</w:t>
      </w:r>
    </w:p>
    <w:sectPr w:rsidR="00290AE4" w:rsidRPr="00DC04A9" w:rsidSect="00D27E2E">
      <w:headerReference w:type="default" r:id="rId21"/>
      <w:footerReference w:type="default" r:id="rId22"/>
      <w:headerReference w:type="first" r:id="rId23"/>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raig Brinkerhoff" w:date="2020-04-27T15:57:00Z" w:initials="CB">
    <w:p w14:paraId="1488BB9D" w14:textId="37CD48E8" w:rsidR="0092575B" w:rsidRDefault="0092575B">
      <w:pPr>
        <w:pStyle w:val="CommentText"/>
      </w:pPr>
      <w:r>
        <w:t>-flowchart: boxes around BAM and Q, remove Q codes</w:t>
      </w:r>
    </w:p>
    <w:p w14:paraId="0551915F" w14:textId="78634CDD" w:rsidR="001E5862" w:rsidRDefault="001E5862">
      <w:pPr>
        <w:pStyle w:val="CommentText"/>
      </w:pPr>
      <w:r>
        <w:rPr>
          <w:rStyle w:val="CommentReference"/>
        </w:rPr>
        <w:annotationRef/>
      </w:r>
      <w:r>
        <w:t>-#s above boxplots</w:t>
      </w:r>
    </w:p>
    <w:p w14:paraId="16517883" w14:textId="23D5FAB4" w:rsidR="001E5862" w:rsidRDefault="001E5862">
      <w:pPr>
        <w:pStyle w:val="CommentText"/>
      </w:pPr>
      <w:r>
        <w:t>-Discrete points for hydrographs, not lines</w:t>
      </w:r>
    </w:p>
    <w:p w14:paraId="78B3706D" w14:textId="77777777" w:rsidR="001E5862" w:rsidRDefault="001E5862">
      <w:pPr>
        <w:pStyle w:val="CommentText"/>
      </w:pPr>
      <w:r>
        <w:t xml:space="preserve">-dotted not dash </w:t>
      </w:r>
      <w:proofErr w:type="spellStart"/>
      <w:r>
        <w:t>obs</w:t>
      </w:r>
      <w:proofErr w:type="spellEnd"/>
      <w:r>
        <w:t xml:space="preserve"> flow</w:t>
      </w:r>
    </w:p>
    <w:p w14:paraId="50E287E3" w14:textId="2222A02B" w:rsidR="001E5862" w:rsidRDefault="001E5862">
      <w:pPr>
        <w:pStyle w:val="CommentText"/>
      </w:pPr>
      <w:r>
        <w:t>-Map: satellite base image with transparency high</w:t>
      </w:r>
    </w:p>
    <w:p w14:paraId="5DA3B3A4" w14:textId="77777777" w:rsidR="001E5862" w:rsidRDefault="001E5862">
      <w:pPr>
        <w:pStyle w:val="CommentText"/>
      </w:pPr>
      <w:r>
        <w:t>-Map: do with unsupervised classes</w:t>
      </w:r>
    </w:p>
    <w:p w14:paraId="142B9343" w14:textId="77777777" w:rsidR="001E5862" w:rsidRDefault="001E5862">
      <w:pPr>
        <w:pStyle w:val="CommentText"/>
      </w:pPr>
      <w:r>
        <w:t>-Map: graticules or scale bar</w:t>
      </w:r>
    </w:p>
    <w:p w14:paraId="767FDC4E" w14:textId="77777777" w:rsidR="001E5862" w:rsidRDefault="001E5862">
      <w:pPr>
        <w:pStyle w:val="CommentText"/>
      </w:pPr>
    </w:p>
    <w:p w14:paraId="7B32ECB9" w14:textId="77777777" w:rsidR="001E5862" w:rsidRDefault="001E5862">
      <w:pPr>
        <w:pStyle w:val="CommentText"/>
      </w:pPr>
      <w:r>
        <w:t>-Randomly sample 12 or 16 hydrographs from NSE quantiles so you have some that are bad, some great, some middle of road</w:t>
      </w:r>
    </w:p>
    <w:p w14:paraId="6BCF3564" w14:textId="77777777" w:rsidR="001E5862" w:rsidRDefault="001E5862">
      <w:pPr>
        <w:pStyle w:val="CommentText"/>
      </w:pPr>
    </w:p>
    <w:p w14:paraId="391EDCDB" w14:textId="77777777" w:rsidR="001E5862" w:rsidRDefault="001E5862">
      <w:pPr>
        <w:pStyle w:val="CommentText"/>
      </w:pPr>
      <w:r>
        <w:t xml:space="preserve">-Main finding for comparisons: </w:t>
      </w:r>
      <w:proofErr w:type="spellStart"/>
      <w:r>
        <w:t>geoBAM</w:t>
      </w:r>
      <w:proofErr w:type="spellEnd"/>
      <w:r>
        <w:t xml:space="preserve"> Mackenzie </w:t>
      </w:r>
      <w:proofErr w:type="gramStart"/>
      <w:r>
        <w:t>over estimates</w:t>
      </w:r>
      <w:proofErr w:type="gramEnd"/>
      <w:r>
        <w:t xml:space="preserve"> low flow (see </w:t>
      </w:r>
      <w:proofErr w:type="spellStart"/>
      <w:r>
        <w:t>rBIAS</w:t>
      </w:r>
      <w:proofErr w:type="spellEnd"/>
      <w:r>
        <w:t>) and thus worsens RRMSE. Main result.</w:t>
      </w:r>
    </w:p>
    <w:p w14:paraId="6A34E010" w14:textId="77777777" w:rsidR="000625A0" w:rsidRDefault="000625A0">
      <w:pPr>
        <w:pStyle w:val="CommentText"/>
      </w:pPr>
    </w:p>
    <w:p w14:paraId="7C9ED938" w14:textId="77777777" w:rsidR="000625A0" w:rsidRDefault="000625A0">
      <w:pPr>
        <w:pStyle w:val="CommentText"/>
      </w:pPr>
      <w:r>
        <w:t>Abstract</w:t>
      </w:r>
    </w:p>
    <w:p w14:paraId="78534CCA" w14:textId="77777777" w:rsidR="000625A0" w:rsidRDefault="000625A0">
      <w:pPr>
        <w:pStyle w:val="CommentText"/>
      </w:pPr>
    </w:p>
    <w:p w14:paraId="767460AD" w14:textId="1A900E5A" w:rsidR="000625A0" w:rsidRDefault="000625A0">
      <w:pPr>
        <w:pStyle w:val="CommentText"/>
      </w:pPr>
      <w:r>
        <w:t>Histograms instead of PDFs</w:t>
      </w:r>
    </w:p>
  </w:comment>
  <w:comment w:id="2" w:author="Colin Gleason" w:date="2020-04-03T10:26:00Z" w:initials="CG">
    <w:p w14:paraId="5448480E" w14:textId="36DEFAA1" w:rsidR="00572DAE" w:rsidRDefault="00572DAE">
      <w:pPr>
        <w:pStyle w:val="CommentText"/>
      </w:pPr>
      <w:r>
        <w:rPr>
          <w:rStyle w:val="CommentReference"/>
        </w:rPr>
        <w:annotationRef/>
      </w:r>
      <w:r>
        <w:t>Needs quite a bit of work. Saving for the end</w:t>
      </w:r>
    </w:p>
  </w:comment>
  <w:comment w:id="3" w:author="Colin Gleason" w:date="2020-04-27T10:28:00Z" w:initials="CG">
    <w:p w14:paraId="5CAEDF66" w14:textId="24E1E699" w:rsidR="00572DAE" w:rsidRDefault="00572DAE">
      <w:pPr>
        <w:pStyle w:val="CommentText"/>
      </w:pPr>
      <w:r>
        <w:rPr>
          <w:rStyle w:val="CommentReference"/>
        </w:rPr>
        <w:annotationRef/>
      </w:r>
      <w:r>
        <w:t>So, that’s not actually peer reviewed, I just learned!</w:t>
      </w:r>
    </w:p>
  </w:comment>
  <w:comment w:id="6" w:author="Colin Gleason" w:date="2020-04-27T10:29:00Z" w:initials="CG">
    <w:p w14:paraId="7047B3A7" w14:textId="0D4CEB81" w:rsidR="00572DAE" w:rsidRDefault="00572DAE">
      <w:pPr>
        <w:pStyle w:val="CommentText"/>
      </w:pPr>
      <w:r>
        <w:rPr>
          <w:rStyle w:val="CommentReference"/>
        </w:rPr>
        <w:annotationRef/>
      </w:r>
      <w:r>
        <w:t>He just sent in the last round, and editor said it wouldn’t go back out, so hoping we can drop a 2020 on that before submission</w:t>
      </w:r>
    </w:p>
  </w:comment>
  <w:comment w:id="10" w:author="Colin Gleason" w:date="2020-04-27T10:31:00Z" w:initials="CG">
    <w:p w14:paraId="0EA9E2BB" w14:textId="29E003D5" w:rsidR="00572DAE" w:rsidRDefault="00572DAE">
      <w:pPr>
        <w:pStyle w:val="CommentText"/>
      </w:pPr>
      <w:r>
        <w:rPr>
          <w:rStyle w:val="CommentReference"/>
        </w:rPr>
        <w:annotationRef/>
      </w:r>
      <w:r>
        <w:t>If italicizing, need to italicize a priori. Check WRR style guide.</w:t>
      </w:r>
    </w:p>
  </w:comment>
  <w:comment w:id="21" w:author="Colin Gleason" w:date="2020-04-27T10:35:00Z" w:initials="CG">
    <w:p w14:paraId="32474049" w14:textId="3A436D59" w:rsidR="00572DAE" w:rsidRDefault="00572DAE">
      <w:pPr>
        <w:pStyle w:val="CommentText"/>
      </w:pPr>
      <w:r>
        <w:rPr>
          <w:rStyle w:val="CommentReference"/>
        </w:rPr>
        <w:annotationRef/>
      </w:r>
      <w:r>
        <w:t>Give the link</w:t>
      </w:r>
    </w:p>
  </w:comment>
  <w:comment w:id="22" w:author="Colin Gleason" w:date="2020-04-27T10:35:00Z" w:initials="CG">
    <w:p w14:paraId="13AEB4AE" w14:textId="376EFAE0" w:rsidR="00572DAE" w:rsidRDefault="00572DAE">
      <w:pPr>
        <w:pStyle w:val="CommentText"/>
      </w:pPr>
      <w:r>
        <w:rPr>
          <w:rStyle w:val="CommentReference"/>
        </w:rPr>
        <w:annotationRef/>
      </w:r>
      <w:r>
        <w:t>Did we define this above?</w:t>
      </w:r>
    </w:p>
  </w:comment>
  <w:comment w:id="31" w:author="Colin Gleason" w:date="2020-04-27T10:38:00Z" w:initials="CG">
    <w:p w14:paraId="755FE21C" w14:textId="1EFD68DB" w:rsidR="00572DAE" w:rsidRDefault="00572DAE">
      <w:pPr>
        <w:pStyle w:val="CommentText"/>
      </w:pPr>
      <w:r>
        <w:rPr>
          <w:rStyle w:val="CommentReference"/>
        </w:rPr>
        <w:annotationRef/>
      </w:r>
      <w:r>
        <w:t>Brilliant transition</w:t>
      </w:r>
    </w:p>
  </w:comment>
  <w:comment w:id="53" w:author="Colin Gleason" w:date="2020-04-27T10:51:00Z" w:initials="CG">
    <w:p w14:paraId="26F2C5D7" w14:textId="63F72978" w:rsidR="00572DAE" w:rsidRDefault="00572DAE">
      <w:pPr>
        <w:pStyle w:val="CommentText"/>
      </w:pPr>
      <w:r>
        <w:rPr>
          <w:rStyle w:val="CommentReference"/>
        </w:rPr>
        <w:annotationRef/>
      </w:r>
      <w:r>
        <w:t>Cite, or explain reasoning. It is ok to say ‘that data showed’</w:t>
      </w:r>
    </w:p>
  </w:comment>
  <w:comment w:id="54" w:author="Colin Gleason" w:date="2020-04-27T10:51:00Z" w:initials="CG">
    <w:p w14:paraId="037408BA" w14:textId="23ABB6CE" w:rsidR="00572DAE" w:rsidRDefault="00572DAE">
      <w:pPr>
        <w:pStyle w:val="CommentText"/>
      </w:pPr>
      <w:r>
        <w:rPr>
          <w:rStyle w:val="CommentReference"/>
        </w:rPr>
        <w:annotationRef/>
      </w:r>
      <w:r>
        <w:t>citable</w:t>
      </w:r>
    </w:p>
  </w:comment>
  <w:comment w:id="56" w:author="Colin Gleason" w:date="2020-04-27T10:51:00Z" w:initials="CG">
    <w:p w14:paraId="79782BFA" w14:textId="1D416963" w:rsidR="00572DAE" w:rsidRDefault="00572DAE">
      <w:pPr>
        <w:pStyle w:val="CommentText"/>
      </w:pPr>
      <w:r>
        <w:rPr>
          <w:rStyle w:val="CommentReference"/>
        </w:rPr>
        <w:annotationRef/>
      </w:r>
      <w:r>
        <w:t>include</w:t>
      </w:r>
    </w:p>
  </w:comment>
  <w:comment w:id="59" w:author="Colin Gleason" w:date="2020-04-27T10:54:00Z" w:initials="CG">
    <w:p w14:paraId="490501BD" w14:textId="3EE68B1A" w:rsidR="00572DAE" w:rsidRDefault="00572DAE">
      <w:pPr>
        <w:pStyle w:val="CommentText"/>
      </w:pPr>
      <w:r>
        <w:rPr>
          <w:rStyle w:val="CommentReference"/>
        </w:rPr>
        <w:annotationRef/>
      </w:r>
      <w:r>
        <w:t>cite or defend</w:t>
      </w:r>
    </w:p>
  </w:comment>
  <w:comment w:id="60" w:author="Colin Gleason" w:date="2020-04-27T10:55:00Z" w:initials="CG">
    <w:p w14:paraId="477F43A1" w14:textId="30E7B72A" w:rsidR="00572DAE" w:rsidRDefault="00572DAE">
      <w:pPr>
        <w:pStyle w:val="CommentText"/>
      </w:pPr>
      <w:r>
        <w:rPr>
          <w:rStyle w:val="CommentReference"/>
        </w:rPr>
        <w:annotationRef/>
      </w:r>
      <w:r>
        <w:t>need to say how reaches were defined. This makes it sound like we ran it on the whole basin at once</w:t>
      </w:r>
    </w:p>
  </w:comment>
  <w:comment w:id="62" w:author="Colin Gleason" w:date="2020-04-27T10:56:00Z" w:initials="CG">
    <w:p w14:paraId="54AE8C83" w14:textId="653B6E25" w:rsidR="00572DAE" w:rsidRDefault="00572DAE">
      <w:pPr>
        <w:pStyle w:val="CommentText"/>
      </w:pPr>
      <w:r>
        <w:rPr>
          <w:rStyle w:val="CommentReference"/>
        </w:rPr>
        <w:annotationRef/>
      </w:r>
      <w:r>
        <w:t>6 is at odds with 34 here….</w:t>
      </w:r>
    </w:p>
  </w:comment>
  <w:comment w:id="63" w:author="Colin Gleason" w:date="2020-04-27T10:56:00Z" w:initials="CG">
    <w:p w14:paraId="4CF5ED49" w14:textId="3E07FC80" w:rsidR="00572DAE" w:rsidRDefault="00572DAE">
      <w:pPr>
        <w:pStyle w:val="CommentText"/>
      </w:pPr>
      <w:r>
        <w:rPr>
          <w:rStyle w:val="CommentReference"/>
        </w:rPr>
        <w:annotationRef/>
      </w:r>
      <w:r>
        <w:t>need to reference Figure 1 first. Figure out a way to do that!</w:t>
      </w:r>
    </w:p>
  </w:comment>
  <w:comment w:id="64" w:author="Colin Gleason" w:date="2020-04-27T10:56:00Z" w:initials="CG">
    <w:p w14:paraId="2B11D06E" w14:textId="67D12F4E" w:rsidR="00572DAE" w:rsidRDefault="00572DAE">
      <w:pPr>
        <w:pStyle w:val="CommentText"/>
      </w:pPr>
      <w:r>
        <w:rPr>
          <w:rStyle w:val="CommentReference"/>
        </w:rPr>
        <w:annotationRef/>
      </w:r>
      <w:r>
        <w:t>Some figure shenanigans. Missing one of these figures</w:t>
      </w:r>
    </w:p>
  </w:comment>
  <w:comment w:id="81" w:author="Colin Gleason" w:date="2020-04-27T11:01:00Z" w:initials="CG">
    <w:p w14:paraId="523B4C70" w14:textId="4B1713CC" w:rsidR="00572DAE" w:rsidRDefault="00572DAE">
      <w:pPr>
        <w:pStyle w:val="CommentText"/>
      </w:pPr>
      <w:r>
        <w:rPr>
          <w:rStyle w:val="CommentReference"/>
        </w:rPr>
        <w:annotationRef/>
      </w:r>
      <w:r>
        <w:t xml:space="preserve">Replace ‘training data’ with a bigger box that says </w:t>
      </w:r>
      <w:proofErr w:type="gramStart"/>
      <w:r>
        <w:t>‘ Training</w:t>
      </w:r>
      <w:proofErr w:type="gramEnd"/>
      <w:r>
        <w:t>: xxx n xxx in situ hydraulic observations.’</w:t>
      </w:r>
    </w:p>
  </w:comment>
  <w:comment w:id="92" w:author="Craig Brinkerhoff" w:date="2020-04-24T09:59:00Z" w:initials="CB">
    <w:p w14:paraId="1E2D84F9" w14:textId="77777777" w:rsidR="00572DAE" w:rsidRDefault="00572DAE" w:rsidP="00DB7BA7">
      <w:pPr>
        <w:pStyle w:val="CommentText"/>
        <w:ind w:left="720"/>
      </w:pPr>
      <w:r>
        <w:rPr>
          <w:rStyle w:val="CommentReference"/>
        </w:rPr>
        <w:annotationRef/>
      </w:r>
      <w:r>
        <w:t xml:space="preserve">In light of finally having all results, I opted to organize the results </w:t>
      </w:r>
      <w:proofErr w:type="gramStart"/>
      <w:r>
        <w:t>as :</w:t>
      </w:r>
      <w:proofErr w:type="gramEnd"/>
    </w:p>
    <w:p w14:paraId="6B84EADC" w14:textId="2283324D" w:rsidR="00572DAE" w:rsidRDefault="00572DAE" w:rsidP="00DB7BA7">
      <w:pPr>
        <w:pStyle w:val="CommentText"/>
        <w:ind w:left="720"/>
      </w:pPr>
      <w:r>
        <w:t>1) Mackenzie</w:t>
      </w:r>
    </w:p>
    <w:p w14:paraId="4E1BD995" w14:textId="77777777" w:rsidR="00572DAE" w:rsidRDefault="00572DAE" w:rsidP="00DB7BA7">
      <w:pPr>
        <w:pStyle w:val="CommentText"/>
        <w:ind w:left="720"/>
      </w:pPr>
      <w:r>
        <w:t>2) SWOT</w:t>
      </w:r>
    </w:p>
    <w:p w14:paraId="49E72C1B" w14:textId="77777777" w:rsidR="00572DAE" w:rsidRDefault="00572DAE" w:rsidP="00DB7BA7">
      <w:pPr>
        <w:pStyle w:val="CommentText"/>
        <w:ind w:left="720"/>
      </w:pPr>
      <w:r>
        <w:t>3) Classifications more explicitly compared</w:t>
      </w:r>
    </w:p>
    <w:p w14:paraId="03142592" w14:textId="08BB7514" w:rsidR="00572DAE" w:rsidRDefault="00572DAE" w:rsidP="00DB7BA7">
      <w:pPr>
        <w:pStyle w:val="CommentText"/>
        <w:ind w:left="720"/>
      </w:pPr>
      <w:r>
        <w:t>4) Mackenzie mapping</w:t>
      </w:r>
    </w:p>
    <w:p w14:paraId="1A8743B4" w14:textId="2D77AD79" w:rsidR="00572DAE" w:rsidRDefault="00572DAE" w:rsidP="00DB7BA7">
      <w:pPr>
        <w:pStyle w:val="CommentText"/>
        <w:ind w:left="720"/>
      </w:pPr>
      <w:r>
        <w:t>5) Additional comments on other error metrics</w:t>
      </w:r>
    </w:p>
    <w:p w14:paraId="4EB736E7" w14:textId="77777777" w:rsidR="00572DAE" w:rsidRDefault="00572DAE" w:rsidP="00DB7BA7">
      <w:pPr>
        <w:pStyle w:val="CommentText"/>
        <w:ind w:left="720"/>
      </w:pPr>
    </w:p>
    <w:p w14:paraId="369C3B04" w14:textId="4C564883" w:rsidR="00572DAE" w:rsidRDefault="00572DAE" w:rsidP="00DB7BA7">
      <w:pPr>
        <w:pStyle w:val="CommentText"/>
        <w:ind w:left="720"/>
      </w:pPr>
      <w:r>
        <w:t>I’ve also tried to shy away from saying one classification is better than the other, hopefully that comes through</w:t>
      </w:r>
    </w:p>
  </w:comment>
  <w:comment w:id="97" w:author="Colin Gleason" w:date="2020-04-27T11:03:00Z" w:initials="CG">
    <w:p w14:paraId="522ABA3F" w14:textId="4F45A56B" w:rsidR="00572DAE" w:rsidRDefault="00572DAE">
      <w:pPr>
        <w:pStyle w:val="CommentText"/>
      </w:pPr>
      <w:r>
        <w:rPr>
          <w:rStyle w:val="CommentReference"/>
        </w:rPr>
        <w:annotationRef/>
      </w:r>
      <w:r>
        <w:t>From table 3? I’ll get there to see what you mean in a bit</w:t>
      </w:r>
    </w:p>
  </w:comment>
  <w:comment w:id="123" w:author="Colin Gleason" w:date="2020-04-27T11:09:00Z" w:initials="CG">
    <w:p w14:paraId="314A09C4" w14:textId="05296569" w:rsidR="00572DAE" w:rsidRDefault="00572DAE">
      <w:pPr>
        <w:pStyle w:val="CommentText"/>
      </w:pPr>
      <w:r>
        <w:rPr>
          <w:rStyle w:val="CommentReference"/>
        </w:rPr>
        <w:annotationRef/>
      </w:r>
      <w:r>
        <w:t xml:space="preserve">I’d prefer panel c as a histogram, so folks can read the number of </w:t>
      </w:r>
      <w:proofErr w:type="gramStart"/>
      <w:r>
        <w:t>reaches?</w:t>
      </w:r>
      <w:proofErr w:type="gramEnd"/>
      <w:r>
        <w:t xml:space="preserve"> Or, throw an N= 108 on there.</w:t>
      </w:r>
    </w:p>
  </w:comment>
  <w:comment w:id="124" w:author="Craig Brinkerhoff" w:date="2020-04-21T13:25:00Z" w:initials="CB">
    <w:p w14:paraId="0EDCD686" w14:textId="334A0AB7" w:rsidR="00572DAE" w:rsidRDefault="00572DAE">
      <w:pPr>
        <w:pStyle w:val="CommentText"/>
      </w:pPr>
      <w:r>
        <w:rPr>
          <w:rStyle w:val="CommentReference"/>
        </w:rPr>
        <w:annotationRef/>
      </w:r>
      <w:r>
        <w:t>I don’t know how to plot hydrographs over so many years, should I plot mean daily flow or something?</w:t>
      </w:r>
    </w:p>
  </w:comment>
  <w:comment w:id="125" w:author="Colin Gleason" w:date="2020-04-27T11:10:00Z" w:initials="CG">
    <w:p w14:paraId="587D3576" w14:textId="4638ADC2" w:rsidR="00572DAE" w:rsidRDefault="00572DAE">
      <w:pPr>
        <w:pStyle w:val="CommentText"/>
      </w:pPr>
      <w:r>
        <w:rPr>
          <w:rStyle w:val="CommentReference"/>
        </w:rPr>
        <w:annotationRef/>
      </w:r>
      <w:r>
        <w:t>I am confused by your question here- let’s discuss. Also, need to handle winter better.</w:t>
      </w:r>
    </w:p>
  </w:comment>
  <w:comment w:id="129" w:author="Colin Gleason" w:date="2020-04-27T11:11:00Z" w:initials="CG">
    <w:p w14:paraId="4F5A4840" w14:textId="6992BF6F" w:rsidR="00572DAE" w:rsidRDefault="00572DAE">
      <w:pPr>
        <w:pStyle w:val="CommentText"/>
      </w:pPr>
      <w:r>
        <w:rPr>
          <w:rStyle w:val="CommentReference"/>
        </w:rPr>
        <w:annotationRef/>
      </w:r>
      <w:r>
        <w:t xml:space="preserve">Why 14? I suspect for </w:t>
      </w:r>
      <w:proofErr w:type="gramStart"/>
      <w:r>
        <w:t>plotting, but</w:t>
      </w:r>
      <w:proofErr w:type="gramEnd"/>
      <w:r>
        <w:t xml:space="preserve"> seems really arbitrary to read.</w:t>
      </w:r>
    </w:p>
  </w:comment>
  <w:comment w:id="126" w:author="Colin Gleason" w:date="2020-04-27T11:12:00Z" w:initials="CG">
    <w:p w14:paraId="786CD3E6" w14:textId="14C900C8" w:rsidR="00572DAE" w:rsidRDefault="00572DAE">
      <w:pPr>
        <w:pStyle w:val="CommentText"/>
      </w:pPr>
      <w:r>
        <w:rPr>
          <w:rStyle w:val="CommentReference"/>
        </w:rPr>
        <w:annotationRef/>
      </w:r>
      <w:r>
        <w:t>Need more and different analyses here. We will discuss!</w:t>
      </w:r>
    </w:p>
  </w:comment>
  <w:comment w:id="131" w:author="Colin Gleason" w:date="2020-04-27T11:12:00Z" w:initials="CG">
    <w:p w14:paraId="7C095A91" w14:textId="08891585" w:rsidR="00572DAE" w:rsidRDefault="00572DAE">
      <w:pPr>
        <w:pStyle w:val="CommentText"/>
      </w:pPr>
      <w:r>
        <w:rPr>
          <w:rStyle w:val="CommentReference"/>
        </w:rPr>
        <w:annotationRef/>
      </w:r>
      <w:r>
        <w:t>How is the y axis of c greater than 1??</w:t>
      </w:r>
    </w:p>
  </w:comment>
  <w:comment w:id="132" w:author="Colin Gleason" w:date="2020-04-27T11:14:00Z" w:initials="CG">
    <w:p w14:paraId="281D1901" w14:textId="2E7BD2B7" w:rsidR="00572DAE" w:rsidRDefault="00572DAE">
      <w:pPr>
        <w:pStyle w:val="CommentText"/>
      </w:pPr>
      <w:r>
        <w:rPr>
          <w:rStyle w:val="CommentReference"/>
        </w:rPr>
        <w:annotationRef/>
      </w:r>
      <w:r>
        <w:t xml:space="preserve">No comment on that double peak in the </w:t>
      </w:r>
      <w:proofErr w:type="gramStart"/>
      <w:r>
        <w:t>pdf?</w:t>
      </w:r>
      <w:proofErr w:type="gramEnd"/>
    </w:p>
  </w:comment>
  <w:comment w:id="136" w:author="Colin Gleason" w:date="2020-04-27T11:14:00Z" w:initials="CG">
    <w:p w14:paraId="7F41B663" w14:textId="1B717D14" w:rsidR="00572DAE" w:rsidRDefault="00572DAE">
      <w:pPr>
        <w:pStyle w:val="CommentText"/>
      </w:pPr>
      <w:r>
        <w:rPr>
          <w:rStyle w:val="CommentReference"/>
        </w:rPr>
        <w:annotationRef/>
      </w:r>
      <w:r>
        <w:t>I feel like these are best left for classification results.</w:t>
      </w:r>
    </w:p>
  </w:comment>
  <w:comment w:id="147" w:author="Colin Gleason" w:date="2020-04-27T11:18:00Z" w:initials="CG">
    <w:p w14:paraId="6731F08A" w14:textId="11CC0FF0" w:rsidR="00572DAE" w:rsidRDefault="00572DAE">
      <w:pPr>
        <w:pStyle w:val="CommentText"/>
      </w:pPr>
      <w:r>
        <w:rPr>
          <w:rStyle w:val="CommentReference"/>
        </w:rPr>
        <w:annotationRef/>
      </w:r>
      <w:r>
        <w:t>Do colors match the map?</w:t>
      </w:r>
    </w:p>
  </w:comment>
  <w:comment w:id="148" w:author="Colin Gleason" w:date="2020-04-27T11:18:00Z" w:initials="CG">
    <w:p w14:paraId="3CAFF34D" w14:textId="149916D3" w:rsidR="00572DAE" w:rsidRDefault="00572DAE">
      <w:pPr>
        <w:pStyle w:val="CommentText"/>
      </w:pPr>
      <w:r>
        <w:rPr>
          <w:rStyle w:val="CommentReference"/>
        </w:rPr>
        <w:annotationRef/>
      </w:r>
      <w:r>
        <w:t>Again, at odds with the 34</w:t>
      </w:r>
    </w:p>
  </w:comment>
  <w:comment w:id="154" w:author="Colin Gleason" w:date="2020-04-27T11:20:00Z" w:initials="CG">
    <w:p w14:paraId="0D5192FA" w14:textId="425FA035" w:rsidR="00EA3155" w:rsidRDefault="00EA3155">
      <w:pPr>
        <w:pStyle w:val="CommentText"/>
      </w:pPr>
      <w:r>
        <w:rPr>
          <w:rStyle w:val="CommentReference"/>
        </w:rPr>
        <w:annotationRef/>
      </w:r>
      <w:r>
        <w:t>Fab. We will discuss the cartography.</w:t>
      </w:r>
    </w:p>
  </w:comment>
  <w:comment w:id="155" w:author="Colin Gleason" w:date="2020-04-27T11:20:00Z" w:initials="CG">
    <w:p w14:paraId="7106E4F1" w14:textId="7E6CE092" w:rsidR="00EA3155" w:rsidRDefault="00EA3155">
      <w:pPr>
        <w:pStyle w:val="CommentText"/>
      </w:pPr>
      <w:r>
        <w:rPr>
          <w:rStyle w:val="CommentReference"/>
        </w:rPr>
        <w:annotationRef/>
      </w:r>
      <w:r>
        <w:t xml:space="preserve">Cleaner to use the </w:t>
      </w:r>
      <w:proofErr w:type="spellStart"/>
      <w:r>
        <w:t>unsup</w:t>
      </w:r>
      <w:proofErr w:type="spellEnd"/>
      <w:r>
        <w:t xml:space="preserve"> with 7 classes. Discussion!</w:t>
      </w:r>
    </w:p>
  </w:comment>
  <w:comment w:id="156" w:author="Colin Gleason" w:date="2020-04-27T11:21:00Z" w:initials="CG">
    <w:p w14:paraId="7876E4E6" w14:textId="20022EB3" w:rsidR="00EA3155" w:rsidRDefault="00EA3155">
      <w:pPr>
        <w:pStyle w:val="CommentText"/>
      </w:pPr>
      <w:r>
        <w:rPr>
          <w:rStyle w:val="CommentReference"/>
        </w:rPr>
        <w:annotationRef/>
      </w:r>
      <w:r>
        <w:t>Cite.</w:t>
      </w:r>
    </w:p>
  </w:comment>
  <w:comment w:id="157" w:author="Colin Gleason" w:date="2020-04-27T11:21:00Z" w:initials="CG">
    <w:p w14:paraId="7DCEF3FC" w14:textId="2E44E0B8" w:rsidR="00EA3155" w:rsidRDefault="00EA3155">
      <w:pPr>
        <w:pStyle w:val="CommentText"/>
      </w:pPr>
      <w:r>
        <w:rPr>
          <w:rStyle w:val="CommentReference"/>
        </w:rPr>
        <w:annotationRef/>
      </w:r>
      <w:r>
        <w:t>sweet</w:t>
      </w:r>
    </w:p>
  </w:comment>
  <w:comment w:id="158" w:author="Craig Brinkerhoff" w:date="2020-04-24T11:58:00Z" w:initials="CB">
    <w:p w14:paraId="7AE98166" w14:textId="77777777" w:rsidR="00572DAE" w:rsidRDefault="00572DAE" w:rsidP="005C6A68">
      <w:pPr>
        <w:pStyle w:val="CommentText"/>
      </w:pPr>
      <w:r>
        <w:rPr>
          <w:rStyle w:val="CommentReference"/>
        </w:rPr>
        <w:annotationRef/>
      </w:r>
      <w:r>
        <w:t>We are already at almost 30 PUs, FYI</w:t>
      </w:r>
    </w:p>
    <w:p w14:paraId="6B160CDB" w14:textId="77777777" w:rsidR="00572DAE" w:rsidRDefault="00572DAE" w:rsidP="005C6A68">
      <w:pPr>
        <w:pStyle w:val="CommentText"/>
      </w:pPr>
    </w:p>
    <w:p w14:paraId="223557BF" w14:textId="47F80F7D" w:rsidR="00572DAE" w:rsidRDefault="00572DAE" w:rsidP="005C6A68">
      <w:pPr>
        <w:pStyle w:val="CommentText"/>
      </w:pPr>
      <w:r>
        <w:t>Another option would be to move these three other metrics into Figures 3 and 5 somehow and break these results up</w:t>
      </w:r>
    </w:p>
  </w:comment>
  <w:comment w:id="159" w:author="Colin Gleason" w:date="2020-04-27T11:24:00Z" w:initials="CG">
    <w:p w14:paraId="22CA918E" w14:textId="06BF7272" w:rsidR="00EA3155" w:rsidRDefault="00EA3155">
      <w:pPr>
        <w:pStyle w:val="CommentText"/>
      </w:pPr>
      <w:r>
        <w:rPr>
          <w:rStyle w:val="CommentReference"/>
        </w:rPr>
        <w:annotationRef/>
      </w:r>
      <w:r>
        <w:t>Numbers don’t align well</w:t>
      </w:r>
    </w:p>
  </w:comment>
  <w:comment w:id="166" w:author="Colin Gleason" w:date="2020-04-27T11:24:00Z" w:initials="CG">
    <w:p w14:paraId="242EE451" w14:textId="7294F1AA" w:rsidR="00EA3155" w:rsidRDefault="00EA3155">
      <w:pPr>
        <w:pStyle w:val="CommentText"/>
      </w:pPr>
      <w:r>
        <w:rPr>
          <w:rStyle w:val="CommentReference"/>
        </w:rPr>
        <w:annotationRef/>
      </w:r>
      <w:r>
        <w:t>We already did 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7460AD" w15:done="0"/>
  <w15:commentEx w15:paraId="5448480E" w15:done="0"/>
  <w15:commentEx w15:paraId="5CAEDF66" w15:done="0"/>
  <w15:commentEx w15:paraId="7047B3A7" w15:done="0"/>
  <w15:commentEx w15:paraId="0EA9E2BB" w15:done="0"/>
  <w15:commentEx w15:paraId="32474049" w15:done="0"/>
  <w15:commentEx w15:paraId="13AEB4AE" w15:done="0"/>
  <w15:commentEx w15:paraId="755FE21C" w15:done="0"/>
  <w15:commentEx w15:paraId="26F2C5D7" w15:done="0"/>
  <w15:commentEx w15:paraId="037408BA" w15:done="0"/>
  <w15:commentEx w15:paraId="79782BFA" w15:done="0"/>
  <w15:commentEx w15:paraId="490501BD" w15:done="0"/>
  <w15:commentEx w15:paraId="477F43A1" w15:done="0"/>
  <w15:commentEx w15:paraId="54AE8C83" w15:done="0"/>
  <w15:commentEx w15:paraId="4CF5ED49" w15:done="0"/>
  <w15:commentEx w15:paraId="2B11D06E" w15:done="0"/>
  <w15:commentEx w15:paraId="523B4C70" w15:done="0"/>
  <w15:commentEx w15:paraId="369C3B04" w15:done="0"/>
  <w15:commentEx w15:paraId="522ABA3F" w15:done="0"/>
  <w15:commentEx w15:paraId="314A09C4" w15:done="0"/>
  <w15:commentEx w15:paraId="0EDCD686" w15:done="0"/>
  <w15:commentEx w15:paraId="587D3576" w15:paraIdParent="0EDCD686" w15:done="0"/>
  <w15:commentEx w15:paraId="4F5A4840" w15:done="0"/>
  <w15:commentEx w15:paraId="786CD3E6" w15:done="0"/>
  <w15:commentEx w15:paraId="7C095A91" w15:done="0"/>
  <w15:commentEx w15:paraId="281D1901" w15:done="0"/>
  <w15:commentEx w15:paraId="7F41B663" w15:done="0"/>
  <w15:commentEx w15:paraId="6731F08A" w15:done="0"/>
  <w15:commentEx w15:paraId="3CAFF34D" w15:done="0"/>
  <w15:commentEx w15:paraId="0D5192FA" w15:done="0"/>
  <w15:commentEx w15:paraId="7106E4F1" w15:done="0"/>
  <w15:commentEx w15:paraId="7876E4E6" w15:done="0"/>
  <w15:commentEx w15:paraId="7DCEF3FC" w15:done="0"/>
  <w15:commentEx w15:paraId="223557BF" w15:done="0"/>
  <w15:commentEx w15:paraId="22CA918E" w15:done="0"/>
  <w15:commentEx w15:paraId="242EE4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18DB8" w16cex:dateUtc="2020-04-03T14:26:00Z"/>
  <w16cex:commentExtensible w16cex:durableId="2251324A" w16cex:dateUtc="2020-04-27T14:28:00Z"/>
  <w16cex:commentExtensible w16cex:durableId="225132A7" w16cex:dateUtc="2020-04-27T14:29:00Z"/>
  <w16cex:commentExtensible w16cex:durableId="225132F9" w16cex:dateUtc="2020-04-27T14:31:00Z"/>
  <w16cex:commentExtensible w16cex:durableId="225133DB" w16cex:dateUtc="2020-04-27T14:35:00Z"/>
  <w16cex:commentExtensible w16cex:durableId="225133E7" w16cex:dateUtc="2020-04-27T14:35:00Z"/>
  <w16cex:commentExtensible w16cex:durableId="22513495" w16cex:dateUtc="2020-04-27T14:38:00Z"/>
  <w16cex:commentExtensible w16cex:durableId="225137A8" w16cex:dateUtc="2020-04-27T14:51:00Z"/>
  <w16cex:commentExtensible w16cex:durableId="225137BC" w16cex:dateUtc="2020-04-27T14:51:00Z"/>
  <w16cex:commentExtensible w16cex:durableId="225137CB" w16cex:dateUtc="2020-04-27T14:51:00Z"/>
  <w16cex:commentExtensible w16cex:durableId="22513866" w16cex:dateUtc="2020-04-27T14:54:00Z"/>
  <w16cex:commentExtensible w16cex:durableId="22513885" w16cex:dateUtc="2020-04-27T14:55:00Z"/>
  <w16cex:commentExtensible w16cex:durableId="225138D4" w16cex:dateUtc="2020-04-27T14:56:00Z"/>
  <w16cex:commentExtensible w16cex:durableId="225138C1" w16cex:dateUtc="2020-04-27T14:56:00Z"/>
  <w16cex:commentExtensible w16cex:durableId="225138EA" w16cex:dateUtc="2020-04-27T14:56:00Z"/>
  <w16cex:commentExtensible w16cex:durableId="225139F3" w16cex:dateUtc="2020-04-27T15:01:00Z"/>
  <w16cex:commentExtensible w16cex:durableId="22513A8A" w16cex:dateUtc="2020-04-27T15:03:00Z"/>
  <w16cex:commentExtensible w16cex:durableId="22513C03" w16cex:dateUtc="2020-04-27T15:09:00Z"/>
  <w16cex:commentExtensible w16cex:durableId="22513C2B" w16cex:dateUtc="2020-04-27T15:10:00Z"/>
  <w16cex:commentExtensible w16cex:durableId="22513C57" w16cex:dateUtc="2020-04-27T15:11:00Z"/>
  <w16cex:commentExtensible w16cex:durableId="22513C8B" w16cex:dateUtc="2020-04-27T15:12:00Z"/>
  <w16cex:commentExtensible w16cex:durableId="22513CB9" w16cex:dateUtc="2020-04-27T15:12:00Z"/>
  <w16cex:commentExtensible w16cex:durableId="22513CFF" w16cex:dateUtc="2020-04-27T15:14:00Z"/>
  <w16cex:commentExtensible w16cex:durableId="22513D2E" w16cex:dateUtc="2020-04-27T15:14:00Z"/>
  <w16cex:commentExtensible w16cex:durableId="22513DF3" w16cex:dateUtc="2020-04-27T15:18:00Z"/>
  <w16cex:commentExtensible w16cex:durableId="22513E06" w16cex:dateUtc="2020-04-27T15:18:00Z"/>
  <w16cex:commentExtensible w16cex:durableId="22513E82" w16cex:dateUtc="2020-04-27T15:20:00Z"/>
  <w16cex:commentExtensible w16cex:durableId="22513E96" w16cex:dateUtc="2020-04-27T15:20:00Z"/>
  <w16cex:commentExtensible w16cex:durableId="22513EB3" w16cex:dateUtc="2020-04-27T15:21:00Z"/>
  <w16cex:commentExtensible w16cex:durableId="22513ED4" w16cex:dateUtc="2020-04-27T15:21:00Z"/>
  <w16cex:commentExtensible w16cex:durableId="22513F50" w16cex:dateUtc="2020-04-27T15:24:00Z"/>
  <w16cex:commentExtensible w16cex:durableId="22513F76" w16cex:dateUtc="2020-04-27T1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7460AD" w16cid:durableId="22517F5D"/>
  <w16cid:commentId w16cid:paraId="5448480E" w16cid:durableId="22318DB8"/>
  <w16cid:commentId w16cid:paraId="5CAEDF66" w16cid:durableId="2251324A"/>
  <w16cid:commentId w16cid:paraId="7047B3A7" w16cid:durableId="225132A7"/>
  <w16cid:commentId w16cid:paraId="0EA9E2BB" w16cid:durableId="225132F9"/>
  <w16cid:commentId w16cid:paraId="32474049" w16cid:durableId="225133DB"/>
  <w16cid:commentId w16cid:paraId="13AEB4AE" w16cid:durableId="225133E7"/>
  <w16cid:commentId w16cid:paraId="755FE21C" w16cid:durableId="22513495"/>
  <w16cid:commentId w16cid:paraId="26F2C5D7" w16cid:durableId="225137A8"/>
  <w16cid:commentId w16cid:paraId="037408BA" w16cid:durableId="225137BC"/>
  <w16cid:commentId w16cid:paraId="79782BFA" w16cid:durableId="225137CB"/>
  <w16cid:commentId w16cid:paraId="490501BD" w16cid:durableId="22513866"/>
  <w16cid:commentId w16cid:paraId="477F43A1" w16cid:durableId="22513885"/>
  <w16cid:commentId w16cid:paraId="54AE8C83" w16cid:durableId="225138D4"/>
  <w16cid:commentId w16cid:paraId="4CF5ED49" w16cid:durableId="225138C1"/>
  <w16cid:commentId w16cid:paraId="2B11D06E" w16cid:durableId="225138EA"/>
  <w16cid:commentId w16cid:paraId="523B4C70" w16cid:durableId="225139F3"/>
  <w16cid:commentId w16cid:paraId="369C3B04" w16cid:durableId="224D370F"/>
  <w16cid:commentId w16cid:paraId="522ABA3F" w16cid:durableId="22513A8A"/>
  <w16cid:commentId w16cid:paraId="314A09C4" w16cid:durableId="22513C03"/>
  <w16cid:commentId w16cid:paraId="0EDCD686" w16cid:durableId="224972C6"/>
  <w16cid:commentId w16cid:paraId="587D3576" w16cid:durableId="22513C2B"/>
  <w16cid:commentId w16cid:paraId="4F5A4840" w16cid:durableId="22513C57"/>
  <w16cid:commentId w16cid:paraId="786CD3E6" w16cid:durableId="22513C8B"/>
  <w16cid:commentId w16cid:paraId="7C095A91" w16cid:durableId="22513CB9"/>
  <w16cid:commentId w16cid:paraId="281D1901" w16cid:durableId="22513CFF"/>
  <w16cid:commentId w16cid:paraId="7F41B663" w16cid:durableId="22513D2E"/>
  <w16cid:commentId w16cid:paraId="6731F08A" w16cid:durableId="22513DF3"/>
  <w16cid:commentId w16cid:paraId="3CAFF34D" w16cid:durableId="22513E06"/>
  <w16cid:commentId w16cid:paraId="0D5192FA" w16cid:durableId="22513E82"/>
  <w16cid:commentId w16cid:paraId="7106E4F1" w16cid:durableId="22513E96"/>
  <w16cid:commentId w16cid:paraId="7876E4E6" w16cid:durableId="22513EB3"/>
  <w16cid:commentId w16cid:paraId="7DCEF3FC" w16cid:durableId="22513ED4"/>
  <w16cid:commentId w16cid:paraId="223557BF" w16cid:durableId="224D52DB"/>
  <w16cid:commentId w16cid:paraId="22CA918E" w16cid:durableId="22513F50"/>
  <w16cid:commentId w16cid:paraId="242EE451" w16cid:durableId="22513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51B2F" w14:textId="77777777" w:rsidR="00CF0570" w:rsidRDefault="00CF0570" w:rsidP="000379AB">
      <w:r>
        <w:separator/>
      </w:r>
    </w:p>
  </w:endnote>
  <w:endnote w:type="continuationSeparator" w:id="0">
    <w:p w14:paraId="41AC5063" w14:textId="77777777" w:rsidR="00CF0570" w:rsidRDefault="00CF0570"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962503"/>
      <w:docPartObj>
        <w:docPartGallery w:val="Page Numbers (Bottom of Page)"/>
        <w:docPartUnique/>
      </w:docPartObj>
    </w:sdtPr>
    <w:sdtEndPr>
      <w:rPr>
        <w:noProof/>
      </w:rPr>
    </w:sdtEndPr>
    <w:sdtContent>
      <w:p w14:paraId="577BA34B" w14:textId="39E556A8" w:rsidR="00572DAE" w:rsidRDefault="00572DAE">
        <w:pPr>
          <w:pStyle w:val="Footer"/>
          <w:jc w:val="center"/>
        </w:pPr>
        <w:r>
          <w:t>-</w:t>
        </w:r>
        <w:r>
          <w:fldChar w:fldCharType="begin"/>
        </w:r>
        <w:r>
          <w:instrText xml:space="preserve"> PAGE   \* MERGEFORMAT </w:instrText>
        </w:r>
        <w:r>
          <w:fldChar w:fldCharType="separate"/>
        </w:r>
        <w:r>
          <w:rPr>
            <w:noProof/>
          </w:rPr>
          <w:t>19</w:t>
        </w:r>
        <w:r>
          <w:rPr>
            <w:noProof/>
          </w:rPr>
          <w:fldChar w:fldCharType="end"/>
        </w:r>
        <w:r>
          <w:rPr>
            <w:noProof/>
          </w:rPr>
          <w:t>-</w:t>
        </w:r>
      </w:p>
    </w:sdtContent>
  </w:sdt>
  <w:p w14:paraId="67FAD72B" w14:textId="77777777" w:rsidR="00572DAE" w:rsidRDefault="00572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02F8D" w14:textId="77777777" w:rsidR="00CF0570" w:rsidRDefault="00CF0570" w:rsidP="000379AB">
      <w:r>
        <w:separator/>
      </w:r>
    </w:p>
  </w:footnote>
  <w:footnote w:type="continuationSeparator" w:id="0">
    <w:p w14:paraId="74E2A7A9" w14:textId="77777777" w:rsidR="00CF0570" w:rsidRDefault="00CF0570"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FE63" w14:textId="035B3A9C" w:rsidR="00572DAE" w:rsidRDefault="00572DAE"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5CCC" w14:textId="2816AD77" w:rsidR="00572DAE" w:rsidRDefault="00572DAE"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3D8"/>
    <w:multiLevelType w:val="hybridMultilevel"/>
    <w:tmpl w:val="87C4FC9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06C9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1D784F"/>
    <w:multiLevelType w:val="hybridMultilevel"/>
    <w:tmpl w:val="590A2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7"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B44EA1"/>
    <w:multiLevelType w:val="hybridMultilevel"/>
    <w:tmpl w:val="BA7CD26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4"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2230EF"/>
    <w:multiLevelType w:val="multilevel"/>
    <w:tmpl w:val="F0161C5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A2952"/>
    <w:multiLevelType w:val="multilevel"/>
    <w:tmpl w:val="7AD0F264"/>
    <w:lvl w:ilvl="0">
      <w:start w:val="5"/>
      <w:numFmt w:val="decimal"/>
      <w:lvlText w:val="%1"/>
      <w:lvlJc w:val="left"/>
      <w:pPr>
        <w:ind w:left="36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880" w:hanging="1080"/>
      </w:pPr>
      <w:rPr>
        <w:rFonts w:hint="default"/>
        <w:b w:val="0"/>
      </w:rPr>
    </w:lvl>
    <w:lvl w:ilvl="6">
      <w:start w:val="1"/>
      <w:numFmt w:val="decimal"/>
      <w:isLgl/>
      <w:lvlText w:val="%1.%2.%3.%4.%5.%6.%7"/>
      <w:lvlJc w:val="left"/>
      <w:pPr>
        <w:ind w:left="3600" w:hanging="1440"/>
      </w:pPr>
      <w:rPr>
        <w:rFonts w:hint="default"/>
        <w:b w:val="0"/>
      </w:rPr>
    </w:lvl>
    <w:lvl w:ilvl="7">
      <w:start w:val="1"/>
      <w:numFmt w:val="decimal"/>
      <w:isLgl/>
      <w:lvlText w:val="%1.%2.%3.%4.%5.%6.%7.%8"/>
      <w:lvlJc w:val="left"/>
      <w:pPr>
        <w:ind w:left="3960" w:hanging="1440"/>
      </w:pPr>
      <w:rPr>
        <w:rFonts w:hint="default"/>
        <w:b w:val="0"/>
      </w:rPr>
    </w:lvl>
    <w:lvl w:ilvl="8">
      <w:start w:val="1"/>
      <w:numFmt w:val="decimal"/>
      <w:isLgl/>
      <w:lvlText w:val="%1.%2.%3.%4.%5.%6.%7.%8.%9"/>
      <w:lvlJc w:val="left"/>
      <w:pPr>
        <w:ind w:left="4680" w:hanging="1800"/>
      </w:pPr>
      <w:rPr>
        <w:rFonts w:hint="default"/>
        <w:b w:val="0"/>
      </w:rPr>
    </w:lvl>
  </w:abstractNum>
  <w:abstractNum w:abstractNumId="21"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0516CC"/>
    <w:multiLevelType w:val="hybridMultilevel"/>
    <w:tmpl w:val="915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4423B"/>
    <w:multiLevelType w:val="hybridMultilevel"/>
    <w:tmpl w:val="8A566F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36467B6"/>
    <w:multiLevelType w:val="hybridMultilevel"/>
    <w:tmpl w:val="D94CD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33"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2E92AE7"/>
    <w:multiLevelType w:val="hybridMultilevel"/>
    <w:tmpl w:val="9EAC95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419FA"/>
    <w:multiLevelType w:val="hybridMultilevel"/>
    <w:tmpl w:val="C0286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1586D"/>
    <w:multiLevelType w:val="hybridMultilevel"/>
    <w:tmpl w:val="994C5E2C"/>
    <w:lvl w:ilvl="0" w:tplc="B27A6B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2"/>
  </w:num>
  <w:num w:numId="4">
    <w:abstractNumId w:val="16"/>
  </w:num>
  <w:num w:numId="5">
    <w:abstractNumId w:val="19"/>
  </w:num>
  <w:num w:numId="6">
    <w:abstractNumId w:val="29"/>
  </w:num>
  <w:num w:numId="7">
    <w:abstractNumId w:val="30"/>
  </w:num>
  <w:num w:numId="8">
    <w:abstractNumId w:val="31"/>
  </w:num>
  <w:num w:numId="9">
    <w:abstractNumId w:val="9"/>
  </w:num>
  <w:num w:numId="10">
    <w:abstractNumId w:val="25"/>
  </w:num>
  <w:num w:numId="11">
    <w:abstractNumId w:val="6"/>
  </w:num>
  <w:num w:numId="12">
    <w:abstractNumId w:val="33"/>
  </w:num>
  <w:num w:numId="13">
    <w:abstractNumId w:val="34"/>
  </w:num>
  <w:num w:numId="14">
    <w:abstractNumId w:val="8"/>
  </w:num>
  <w:num w:numId="15">
    <w:abstractNumId w:val="28"/>
  </w:num>
  <w:num w:numId="16">
    <w:abstractNumId w:val="21"/>
  </w:num>
  <w:num w:numId="17">
    <w:abstractNumId w:val="12"/>
  </w:num>
  <w:num w:numId="18">
    <w:abstractNumId w:val="15"/>
  </w:num>
  <w:num w:numId="19">
    <w:abstractNumId w:val="7"/>
  </w:num>
  <w:num w:numId="20">
    <w:abstractNumId w:val="35"/>
  </w:num>
  <w:num w:numId="21">
    <w:abstractNumId w:val="22"/>
  </w:num>
  <w:num w:numId="22">
    <w:abstractNumId w:val="26"/>
  </w:num>
  <w:num w:numId="23">
    <w:abstractNumId w:val="14"/>
  </w:num>
  <w:num w:numId="24">
    <w:abstractNumId w:val="11"/>
  </w:num>
  <w:num w:numId="25">
    <w:abstractNumId w:val="3"/>
  </w:num>
  <w:num w:numId="26">
    <w:abstractNumId w:val="13"/>
  </w:num>
  <w:num w:numId="27">
    <w:abstractNumId w:val="17"/>
  </w:num>
  <w:num w:numId="28">
    <w:abstractNumId w:val="20"/>
  </w:num>
  <w:num w:numId="29">
    <w:abstractNumId w:val="1"/>
  </w:num>
  <w:num w:numId="30">
    <w:abstractNumId w:val="23"/>
  </w:num>
  <w:num w:numId="31">
    <w:abstractNumId w:val="37"/>
  </w:num>
  <w:num w:numId="32">
    <w:abstractNumId w:val="10"/>
  </w:num>
  <w:num w:numId="33">
    <w:abstractNumId w:val="24"/>
  </w:num>
  <w:num w:numId="34">
    <w:abstractNumId w:val="0"/>
  </w:num>
  <w:num w:numId="35">
    <w:abstractNumId w:val="18"/>
  </w:num>
  <w:num w:numId="36">
    <w:abstractNumId w:val="27"/>
  </w:num>
  <w:num w:numId="37">
    <w:abstractNumId w:val="38"/>
  </w:num>
  <w:num w:numId="38">
    <w:abstractNumId w:val="2"/>
  </w:num>
  <w:num w:numId="39">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raig Brinkerhoff">
    <w15:presenceInfo w15:providerId="Windows Live" w15:userId="6e5cf8784bf467dc"/>
  </w15:person>
  <w15:person w15:author="Colin Gleason">
    <w15:presenceInfo w15:providerId="AD" w15:userId="S::cjgleason@umass.edu::d3f2cade-24a9-41f0-932d-d6a66b7cdb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264"/>
    <w:rsid w:val="00002CAD"/>
    <w:rsid w:val="00002CFA"/>
    <w:rsid w:val="00003407"/>
    <w:rsid w:val="00003737"/>
    <w:rsid w:val="00003A6F"/>
    <w:rsid w:val="000040FE"/>
    <w:rsid w:val="000041A6"/>
    <w:rsid w:val="00004228"/>
    <w:rsid w:val="000052DD"/>
    <w:rsid w:val="00005CD3"/>
    <w:rsid w:val="00005E3F"/>
    <w:rsid w:val="00006602"/>
    <w:rsid w:val="000066AD"/>
    <w:rsid w:val="000069DB"/>
    <w:rsid w:val="00007863"/>
    <w:rsid w:val="00007A5E"/>
    <w:rsid w:val="00007FA3"/>
    <w:rsid w:val="00010F88"/>
    <w:rsid w:val="00010F92"/>
    <w:rsid w:val="0001108F"/>
    <w:rsid w:val="00011802"/>
    <w:rsid w:val="00011935"/>
    <w:rsid w:val="00011A9F"/>
    <w:rsid w:val="00012263"/>
    <w:rsid w:val="00012979"/>
    <w:rsid w:val="00012980"/>
    <w:rsid w:val="00012C69"/>
    <w:rsid w:val="0001349B"/>
    <w:rsid w:val="000136AA"/>
    <w:rsid w:val="00013A5B"/>
    <w:rsid w:val="0001458B"/>
    <w:rsid w:val="00014725"/>
    <w:rsid w:val="000149D0"/>
    <w:rsid w:val="000155B5"/>
    <w:rsid w:val="00015D46"/>
    <w:rsid w:val="0001671E"/>
    <w:rsid w:val="00016A35"/>
    <w:rsid w:val="00020D5B"/>
    <w:rsid w:val="00021524"/>
    <w:rsid w:val="00021E3C"/>
    <w:rsid w:val="00021FED"/>
    <w:rsid w:val="000223F1"/>
    <w:rsid w:val="00022AA2"/>
    <w:rsid w:val="00022B84"/>
    <w:rsid w:val="00022BD6"/>
    <w:rsid w:val="00023856"/>
    <w:rsid w:val="00023F00"/>
    <w:rsid w:val="0002506C"/>
    <w:rsid w:val="00025296"/>
    <w:rsid w:val="000253CA"/>
    <w:rsid w:val="000255AD"/>
    <w:rsid w:val="00025A50"/>
    <w:rsid w:val="00025E46"/>
    <w:rsid w:val="0002653E"/>
    <w:rsid w:val="00026D5D"/>
    <w:rsid w:val="00027140"/>
    <w:rsid w:val="00027251"/>
    <w:rsid w:val="00030AB0"/>
    <w:rsid w:val="00030D8A"/>
    <w:rsid w:val="00031829"/>
    <w:rsid w:val="0003275C"/>
    <w:rsid w:val="00032930"/>
    <w:rsid w:val="00033070"/>
    <w:rsid w:val="000334A0"/>
    <w:rsid w:val="000340AD"/>
    <w:rsid w:val="00034C3C"/>
    <w:rsid w:val="00034C53"/>
    <w:rsid w:val="00034F18"/>
    <w:rsid w:val="0003536D"/>
    <w:rsid w:val="00035A2E"/>
    <w:rsid w:val="00035FB8"/>
    <w:rsid w:val="000361F1"/>
    <w:rsid w:val="0003695F"/>
    <w:rsid w:val="00036E19"/>
    <w:rsid w:val="00037084"/>
    <w:rsid w:val="000373D0"/>
    <w:rsid w:val="000379AB"/>
    <w:rsid w:val="000400FE"/>
    <w:rsid w:val="00040315"/>
    <w:rsid w:val="00040B74"/>
    <w:rsid w:val="00040C2F"/>
    <w:rsid w:val="00040D3A"/>
    <w:rsid w:val="00040DB1"/>
    <w:rsid w:val="000416E0"/>
    <w:rsid w:val="00041CF7"/>
    <w:rsid w:val="00042189"/>
    <w:rsid w:val="00042439"/>
    <w:rsid w:val="000424F5"/>
    <w:rsid w:val="00042849"/>
    <w:rsid w:val="00044138"/>
    <w:rsid w:val="00044675"/>
    <w:rsid w:val="00044A42"/>
    <w:rsid w:val="00044E7C"/>
    <w:rsid w:val="0004633D"/>
    <w:rsid w:val="00047455"/>
    <w:rsid w:val="00047C32"/>
    <w:rsid w:val="00047C86"/>
    <w:rsid w:val="00047D81"/>
    <w:rsid w:val="000509AC"/>
    <w:rsid w:val="0005157A"/>
    <w:rsid w:val="00051CAC"/>
    <w:rsid w:val="00051D20"/>
    <w:rsid w:val="00051E06"/>
    <w:rsid w:val="00052668"/>
    <w:rsid w:val="000527F7"/>
    <w:rsid w:val="00053455"/>
    <w:rsid w:val="000535C5"/>
    <w:rsid w:val="00053B18"/>
    <w:rsid w:val="00053D3F"/>
    <w:rsid w:val="000542D1"/>
    <w:rsid w:val="00054440"/>
    <w:rsid w:val="00054C48"/>
    <w:rsid w:val="0005547C"/>
    <w:rsid w:val="00055522"/>
    <w:rsid w:val="00055AEF"/>
    <w:rsid w:val="0005618A"/>
    <w:rsid w:val="00056371"/>
    <w:rsid w:val="0005644B"/>
    <w:rsid w:val="00056455"/>
    <w:rsid w:val="000564F9"/>
    <w:rsid w:val="00056E3E"/>
    <w:rsid w:val="00057101"/>
    <w:rsid w:val="00057510"/>
    <w:rsid w:val="0005756B"/>
    <w:rsid w:val="000576EF"/>
    <w:rsid w:val="00057DBE"/>
    <w:rsid w:val="00060037"/>
    <w:rsid w:val="00060277"/>
    <w:rsid w:val="00060BCB"/>
    <w:rsid w:val="00060F33"/>
    <w:rsid w:val="00061C20"/>
    <w:rsid w:val="00061F8C"/>
    <w:rsid w:val="00061FD9"/>
    <w:rsid w:val="000625A0"/>
    <w:rsid w:val="00062A6F"/>
    <w:rsid w:val="00062B79"/>
    <w:rsid w:val="00063208"/>
    <w:rsid w:val="00063254"/>
    <w:rsid w:val="00063873"/>
    <w:rsid w:val="00063B61"/>
    <w:rsid w:val="00063E8D"/>
    <w:rsid w:val="00063EF0"/>
    <w:rsid w:val="00064085"/>
    <w:rsid w:val="000642C6"/>
    <w:rsid w:val="00064344"/>
    <w:rsid w:val="000646B6"/>
    <w:rsid w:val="00064758"/>
    <w:rsid w:val="00064C0A"/>
    <w:rsid w:val="000657C6"/>
    <w:rsid w:val="00065B2F"/>
    <w:rsid w:val="00066185"/>
    <w:rsid w:val="00066289"/>
    <w:rsid w:val="00066BDE"/>
    <w:rsid w:val="00067171"/>
    <w:rsid w:val="00067AB3"/>
    <w:rsid w:val="00070243"/>
    <w:rsid w:val="00070326"/>
    <w:rsid w:val="00070CC2"/>
    <w:rsid w:val="00071279"/>
    <w:rsid w:val="00071A48"/>
    <w:rsid w:val="00071AFA"/>
    <w:rsid w:val="00071B15"/>
    <w:rsid w:val="0007222E"/>
    <w:rsid w:val="00072A10"/>
    <w:rsid w:val="00072BA2"/>
    <w:rsid w:val="00072DF2"/>
    <w:rsid w:val="00072F5B"/>
    <w:rsid w:val="0007343F"/>
    <w:rsid w:val="000734D0"/>
    <w:rsid w:val="00073602"/>
    <w:rsid w:val="00073750"/>
    <w:rsid w:val="00073F75"/>
    <w:rsid w:val="000756E3"/>
    <w:rsid w:val="00075F51"/>
    <w:rsid w:val="00076760"/>
    <w:rsid w:val="00076895"/>
    <w:rsid w:val="00076ECE"/>
    <w:rsid w:val="0007709B"/>
    <w:rsid w:val="000771F3"/>
    <w:rsid w:val="000773DB"/>
    <w:rsid w:val="0007746C"/>
    <w:rsid w:val="0007777E"/>
    <w:rsid w:val="000802D6"/>
    <w:rsid w:val="000809E9"/>
    <w:rsid w:val="00080A8E"/>
    <w:rsid w:val="00080EA1"/>
    <w:rsid w:val="00081921"/>
    <w:rsid w:val="00081A78"/>
    <w:rsid w:val="00081E34"/>
    <w:rsid w:val="000823A0"/>
    <w:rsid w:val="000825AF"/>
    <w:rsid w:val="00082B95"/>
    <w:rsid w:val="00082D40"/>
    <w:rsid w:val="00083128"/>
    <w:rsid w:val="00083144"/>
    <w:rsid w:val="00083490"/>
    <w:rsid w:val="00083798"/>
    <w:rsid w:val="000839B3"/>
    <w:rsid w:val="00083A2B"/>
    <w:rsid w:val="00083B3A"/>
    <w:rsid w:val="00083EA3"/>
    <w:rsid w:val="00083FF6"/>
    <w:rsid w:val="00084214"/>
    <w:rsid w:val="0008430A"/>
    <w:rsid w:val="00084345"/>
    <w:rsid w:val="00084B9B"/>
    <w:rsid w:val="000851C6"/>
    <w:rsid w:val="000853DF"/>
    <w:rsid w:val="000868ED"/>
    <w:rsid w:val="00087504"/>
    <w:rsid w:val="000875D7"/>
    <w:rsid w:val="00087616"/>
    <w:rsid w:val="0008791E"/>
    <w:rsid w:val="00087F3B"/>
    <w:rsid w:val="00090109"/>
    <w:rsid w:val="0009062B"/>
    <w:rsid w:val="00090ED9"/>
    <w:rsid w:val="0009130E"/>
    <w:rsid w:val="00091CF4"/>
    <w:rsid w:val="000923FB"/>
    <w:rsid w:val="00092C52"/>
    <w:rsid w:val="00093144"/>
    <w:rsid w:val="0009324F"/>
    <w:rsid w:val="00093295"/>
    <w:rsid w:val="000935B0"/>
    <w:rsid w:val="00093791"/>
    <w:rsid w:val="00093AC0"/>
    <w:rsid w:val="00093E54"/>
    <w:rsid w:val="000942C5"/>
    <w:rsid w:val="00094CFD"/>
    <w:rsid w:val="000950EF"/>
    <w:rsid w:val="00095BF3"/>
    <w:rsid w:val="00095DB4"/>
    <w:rsid w:val="00096712"/>
    <w:rsid w:val="00096CF8"/>
    <w:rsid w:val="0009788E"/>
    <w:rsid w:val="00097DB5"/>
    <w:rsid w:val="00097EEA"/>
    <w:rsid w:val="000A03E1"/>
    <w:rsid w:val="000A05E7"/>
    <w:rsid w:val="000A072E"/>
    <w:rsid w:val="000A08C3"/>
    <w:rsid w:val="000A0CC4"/>
    <w:rsid w:val="000A0D6C"/>
    <w:rsid w:val="000A0EF1"/>
    <w:rsid w:val="000A0F6A"/>
    <w:rsid w:val="000A10C8"/>
    <w:rsid w:val="000A1104"/>
    <w:rsid w:val="000A18FA"/>
    <w:rsid w:val="000A311F"/>
    <w:rsid w:val="000A351E"/>
    <w:rsid w:val="000A3C24"/>
    <w:rsid w:val="000A4439"/>
    <w:rsid w:val="000A4567"/>
    <w:rsid w:val="000A4B33"/>
    <w:rsid w:val="000A4F84"/>
    <w:rsid w:val="000A4F90"/>
    <w:rsid w:val="000A5A4B"/>
    <w:rsid w:val="000A5F41"/>
    <w:rsid w:val="000A6640"/>
    <w:rsid w:val="000A667A"/>
    <w:rsid w:val="000A6A05"/>
    <w:rsid w:val="000A7467"/>
    <w:rsid w:val="000A7683"/>
    <w:rsid w:val="000B03E5"/>
    <w:rsid w:val="000B0A25"/>
    <w:rsid w:val="000B0CAC"/>
    <w:rsid w:val="000B1A3B"/>
    <w:rsid w:val="000B22E7"/>
    <w:rsid w:val="000B22EF"/>
    <w:rsid w:val="000B23E0"/>
    <w:rsid w:val="000B29EF"/>
    <w:rsid w:val="000B3DB6"/>
    <w:rsid w:val="000B3FFF"/>
    <w:rsid w:val="000B4598"/>
    <w:rsid w:val="000B47FD"/>
    <w:rsid w:val="000B5EFC"/>
    <w:rsid w:val="000B63CE"/>
    <w:rsid w:val="000B6499"/>
    <w:rsid w:val="000B65A6"/>
    <w:rsid w:val="000B6E8D"/>
    <w:rsid w:val="000B78DC"/>
    <w:rsid w:val="000B795F"/>
    <w:rsid w:val="000B7D6D"/>
    <w:rsid w:val="000B7E8D"/>
    <w:rsid w:val="000C06E5"/>
    <w:rsid w:val="000C0D1F"/>
    <w:rsid w:val="000C16F2"/>
    <w:rsid w:val="000C179D"/>
    <w:rsid w:val="000C2421"/>
    <w:rsid w:val="000C3267"/>
    <w:rsid w:val="000C3513"/>
    <w:rsid w:val="000C597A"/>
    <w:rsid w:val="000C59C6"/>
    <w:rsid w:val="000C5CF2"/>
    <w:rsid w:val="000C6565"/>
    <w:rsid w:val="000C68DB"/>
    <w:rsid w:val="000C6FA4"/>
    <w:rsid w:val="000C7128"/>
    <w:rsid w:val="000C7961"/>
    <w:rsid w:val="000C7BB8"/>
    <w:rsid w:val="000C7BBF"/>
    <w:rsid w:val="000D004D"/>
    <w:rsid w:val="000D020C"/>
    <w:rsid w:val="000D166D"/>
    <w:rsid w:val="000D2340"/>
    <w:rsid w:val="000D2591"/>
    <w:rsid w:val="000D2BC1"/>
    <w:rsid w:val="000D2D83"/>
    <w:rsid w:val="000D31FD"/>
    <w:rsid w:val="000D4CD3"/>
    <w:rsid w:val="000D5140"/>
    <w:rsid w:val="000D5381"/>
    <w:rsid w:val="000D66C0"/>
    <w:rsid w:val="000D6A0C"/>
    <w:rsid w:val="000D6E05"/>
    <w:rsid w:val="000D7276"/>
    <w:rsid w:val="000D75F1"/>
    <w:rsid w:val="000D7734"/>
    <w:rsid w:val="000D77A5"/>
    <w:rsid w:val="000D7F5D"/>
    <w:rsid w:val="000E0362"/>
    <w:rsid w:val="000E10AA"/>
    <w:rsid w:val="000E10FC"/>
    <w:rsid w:val="000E1291"/>
    <w:rsid w:val="000E16AE"/>
    <w:rsid w:val="000E191C"/>
    <w:rsid w:val="000E25B7"/>
    <w:rsid w:val="000E27FE"/>
    <w:rsid w:val="000E2E28"/>
    <w:rsid w:val="000E2E8C"/>
    <w:rsid w:val="000E2EDD"/>
    <w:rsid w:val="000E32C2"/>
    <w:rsid w:val="000E431E"/>
    <w:rsid w:val="000E4B82"/>
    <w:rsid w:val="000E4D86"/>
    <w:rsid w:val="000E63A8"/>
    <w:rsid w:val="000E63C3"/>
    <w:rsid w:val="000E6AC1"/>
    <w:rsid w:val="000E7429"/>
    <w:rsid w:val="000E74C9"/>
    <w:rsid w:val="000E769A"/>
    <w:rsid w:val="000E7995"/>
    <w:rsid w:val="000F020C"/>
    <w:rsid w:val="000F0411"/>
    <w:rsid w:val="000F05A7"/>
    <w:rsid w:val="000F2754"/>
    <w:rsid w:val="000F2947"/>
    <w:rsid w:val="000F2A93"/>
    <w:rsid w:val="000F2DA0"/>
    <w:rsid w:val="000F3CA2"/>
    <w:rsid w:val="000F423E"/>
    <w:rsid w:val="000F439B"/>
    <w:rsid w:val="000F5178"/>
    <w:rsid w:val="000F59F3"/>
    <w:rsid w:val="000F702E"/>
    <w:rsid w:val="000F7415"/>
    <w:rsid w:val="000F7529"/>
    <w:rsid w:val="000F771A"/>
    <w:rsid w:val="000F7C65"/>
    <w:rsid w:val="00100075"/>
    <w:rsid w:val="001000F0"/>
    <w:rsid w:val="0010049F"/>
    <w:rsid w:val="0010060C"/>
    <w:rsid w:val="00100C5A"/>
    <w:rsid w:val="0010189E"/>
    <w:rsid w:val="00102EB5"/>
    <w:rsid w:val="001030A4"/>
    <w:rsid w:val="001036B0"/>
    <w:rsid w:val="0010396E"/>
    <w:rsid w:val="00104234"/>
    <w:rsid w:val="00104CF3"/>
    <w:rsid w:val="00104D5A"/>
    <w:rsid w:val="00104E47"/>
    <w:rsid w:val="0010647F"/>
    <w:rsid w:val="0010658C"/>
    <w:rsid w:val="001069B5"/>
    <w:rsid w:val="00106A3B"/>
    <w:rsid w:val="00106EE2"/>
    <w:rsid w:val="00107C5C"/>
    <w:rsid w:val="00110110"/>
    <w:rsid w:val="0011072C"/>
    <w:rsid w:val="0011077B"/>
    <w:rsid w:val="0011127D"/>
    <w:rsid w:val="0011141D"/>
    <w:rsid w:val="001114E3"/>
    <w:rsid w:val="001119F9"/>
    <w:rsid w:val="00111D9C"/>
    <w:rsid w:val="00111E71"/>
    <w:rsid w:val="00112685"/>
    <w:rsid w:val="00112D45"/>
    <w:rsid w:val="001131CC"/>
    <w:rsid w:val="00113C46"/>
    <w:rsid w:val="00113D86"/>
    <w:rsid w:val="001153D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2E9"/>
    <w:rsid w:val="00122331"/>
    <w:rsid w:val="00122C7E"/>
    <w:rsid w:val="00122D7E"/>
    <w:rsid w:val="00122E58"/>
    <w:rsid w:val="001236D3"/>
    <w:rsid w:val="00123ADB"/>
    <w:rsid w:val="00123CEE"/>
    <w:rsid w:val="0012427C"/>
    <w:rsid w:val="00124707"/>
    <w:rsid w:val="001248DF"/>
    <w:rsid w:val="0012508A"/>
    <w:rsid w:val="00126032"/>
    <w:rsid w:val="00126208"/>
    <w:rsid w:val="0012639A"/>
    <w:rsid w:val="001266AE"/>
    <w:rsid w:val="00127018"/>
    <w:rsid w:val="0012723C"/>
    <w:rsid w:val="0013038D"/>
    <w:rsid w:val="0013105E"/>
    <w:rsid w:val="00131602"/>
    <w:rsid w:val="001316BD"/>
    <w:rsid w:val="0013199A"/>
    <w:rsid w:val="00131F50"/>
    <w:rsid w:val="001326F1"/>
    <w:rsid w:val="001331A6"/>
    <w:rsid w:val="00133508"/>
    <w:rsid w:val="0013388F"/>
    <w:rsid w:val="0013463A"/>
    <w:rsid w:val="0013474B"/>
    <w:rsid w:val="0013524E"/>
    <w:rsid w:val="001352B6"/>
    <w:rsid w:val="001365C5"/>
    <w:rsid w:val="00136BCE"/>
    <w:rsid w:val="00136F69"/>
    <w:rsid w:val="0013700D"/>
    <w:rsid w:val="001371F9"/>
    <w:rsid w:val="00137737"/>
    <w:rsid w:val="001378EC"/>
    <w:rsid w:val="00137A00"/>
    <w:rsid w:val="00137C24"/>
    <w:rsid w:val="0014094D"/>
    <w:rsid w:val="00140BF5"/>
    <w:rsid w:val="00141134"/>
    <w:rsid w:val="001417E7"/>
    <w:rsid w:val="001427CE"/>
    <w:rsid w:val="00142A2F"/>
    <w:rsid w:val="00142A7E"/>
    <w:rsid w:val="001431C2"/>
    <w:rsid w:val="0014343A"/>
    <w:rsid w:val="001436A6"/>
    <w:rsid w:val="00143AD3"/>
    <w:rsid w:val="0014462A"/>
    <w:rsid w:val="0014492E"/>
    <w:rsid w:val="00144EA5"/>
    <w:rsid w:val="00145108"/>
    <w:rsid w:val="00145390"/>
    <w:rsid w:val="0014551F"/>
    <w:rsid w:val="00145718"/>
    <w:rsid w:val="00145899"/>
    <w:rsid w:val="00145921"/>
    <w:rsid w:val="00145B0A"/>
    <w:rsid w:val="00145B76"/>
    <w:rsid w:val="0014642A"/>
    <w:rsid w:val="00147A8A"/>
    <w:rsid w:val="00151185"/>
    <w:rsid w:val="0015244D"/>
    <w:rsid w:val="00152B8F"/>
    <w:rsid w:val="00153812"/>
    <w:rsid w:val="00154360"/>
    <w:rsid w:val="00154925"/>
    <w:rsid w:val="001550D3"/>
    <w:rsid w:val="001554CD"/>
    <w:rsid w:val="0015556C"/>
    <w:rsid w:val="001556A8"/>
    <w:rsid w:val="0015595C"/>
    <w:rsid w:val="001561CA"/>
    <w:rsid w:val="00156E2C"/>
    <w:rsid w:val="00156EB9"/>
    <w:rsid w:val="00156EF1"/>
    <w:rsid w:val="00157466"/>
    <w:rsid w:val="00157E0F"/>
    <w:rsid w:val="00157E65"/>
    <w:rsid w:val="0016074D"/>
    <w:rsid w:val="00161BE6"/>
    <w:rsid w:val="00161C5B"/>
    <w:rsid w:val="00161EA2"/>
    <w:rsid w:val="00162313"/>
    <w:rsid w:val="00162667"/>
    <w:rsid w:val="00162B23"/>
    <w:rsid w:val="00162BFF"/>
    <w:rsid w:val="00163E25"/>
    <w:rsid w:val="0016424A"/>
    <w:rsid w:val="00164FF3"/>
    <w:rsid w:val="001651DD"/>
    <w:rsid w:val="00165ACB"/>
    <w:rsid w:val="00165B56"/>
    <w:rsid w:val="0016614A"/>
    <w:rsid w:val="0016674E"/>
    <w:rsid w:val="001674F2"/>
    <w:rsid w:val="00167532"/>
    <w:rsid w:val="001700FA"/>
    <w:rsid w:val="00170135"/>
    <w:rsid w:val="0017076F"/>
    <w:rsid w:val="001708AF"/>
    <w:rsid w:val="00171270"/>
    <w:rsid w:val="00171487"/>
    <w:rsid w:val="00171921"/>
    <w:rsid w:val="00171BA4"/>
    <w:rsid w:val="00171D98"/>
    <w:rsid w:val="00171F5A"/>
    <w:rsid w:val="0017204B"/>
    <w:rsid w:val="00172BF6"/>
    <w:rsid w:val="00173426"/>
    <w:rsid w:val="001744C4"/>
    <w:rsid w:val="00174903"/>
    <w:rsid w:val="0017557A"/>
    <w:rsid w:val="00176014"/>
    <w:rsid w:val="0017606F"/>
    <w:rsid w:val="00176161"/>
    <w:rsid w:val="001767D6"/>
    <w:rsid w:val="00177372"/>
    <w:rsid w:val="001776B1"/>
    <w:rsid w:val="0018001F"/>
    <w:rsid w:val="0018012F"/>
    <w:rsid w:val="0018075B"/>
    <w:rsid w:val="00180981"/>
    <w:rsid w:val="00180D74"/>
    <w:rsid w:val="0018168D"/>
    <w:rsid w:val="0018198F"/>
    <w:rsid w:val="00181FB1"/>
    <w:rsid w:val="0018391A"/>
    <w:rsid w:val="00183ED5"/>
    <w:rsid w:val="00184334"/>
    <w:rsid w:val="00184EE5"/>
    <w:rsid w:val="00184F2F"/>
    <w:rsid w:val="00185C80"/>
    <w:rsid w:val="00185E3F"/>
    <w:rsid w:val="0018696F"/>
    <w:rsid w:val="00186C6B"/>
    <w:rsid w:val="001870F6"/>
    <w:rsid w:val="00187226"/>
    <w:rsid w:val="001875ED"/>
    <w:rsid w:val="00187FA1"/>
    <w:rsid w:val="00190284"/>
    <w:rsid w:val="00190496"/>
    <w:rsid w:val="001916A4"/>
    <w:rsid w:val="001922AB"/>
    <w:rsid w:val="00192800"/>
    <w:rsid w:val="00192F5B"/>
    <w:rsid w:val="00193D8C"/>
    <w:rsid w:val="00193E9A"/>
    <w:rsid w:val="0019425E"/>
    <w:rsid w:val="00194C85"/>
    <w:rsid w:val="00195BDB"/>
    <w:rsid w:val="00196129"/>
    <w:rsid w:val="001963D1"/>
    <w:rsid w:val="001965D7"/>
    <w:rsid w:val="001965DD"/>
    <w:rsid w:val="00196735"/>
    <w:rsid w:val="0019695C"/>
    <w:rsid w:val="00196DC6"/>
    <w:rsid w:val="00196FDC"/>
    <w:rsid w:val="0019747A"/>
    <w:rsid w:val="001A04E0"/>
    <w:rsid w:val="001A09E8"/>
    <w:rsid w:val="001A0D34"/>
    <w:rsid w:val="001A0F3D"/>
    <w:rsid w:val="001A0F55"/>
    <w:rsid w:val="001A14F5"/>
    <w:rsid w:val="001A1D1B"/>
    <w:rsid w:val="001A22DE"/>
    <w:rsid w:val="001A262A"/>
    <w:rsid w:val="001A263C"/>
    <w:rsid w:val="001A2BAC"/>
    <w:rsid w:val="001A2D6E"/>
    <w:rsid w:val="001A3250"/>
    <w:rsid w:val="001A3417"/>
    <w:rsid w:val="001A36F0"/>
    <w:rsid w:val="001A3A29"/>
    <w:rsid w:val="001A3A4B"/>
    <w:rsid w:val="001A3A7B"/>
    <w:rsid w:val="001A4013"/>
    <w:rsid w:val="001A4257"/>
    <w:rsid w:val="001A531B"/>
    <w:rsid w:val="001A6514"/>
    <w:rsid w:val="001A6647"/>
    <w:rsid w:val="001A7167"/>
    <w:rsid w:val="001A7829"/>
    <w:rsid w:val="001A7BC9"/>
    <w:rsid w:val="001B0157"/>
    <w:rsid w:val="001B0224"/>
    <w:rsid w:val="001B0550"/>
    <w:rsid w:val="001B0AF2"/>
    <w:rsid w:val="001B0D3B"/>
    <w:rsid w:val="001B128F"/>
    <w:rsid w:val="001B15A8"/>
    <w:rsid w:val="001B15F4"/>
    <w:rsid w:val="001B1A45"/>
    <w:rsid w:val="001B258A"/>
    <w:rsid w:val="001B2CE8"/>
    <w:rsid w:val="001B3322"/>
    <w:rsid w:val="001B3B52"/>
    <w:rsid w:val="001B3B9B"/>
    <w:rsid w:val="001B4456"/>
    <w:rsid w:val="001B4607"/>
    <w:rsid w:val="001B4ABB"/>
    <w:rsid w:val="001B5293"/>
    <w:rsid w:val="001B5396"/>
    <w:rsid w:val="001B5548"/>
    <w:rsid w:val="001B5B91"/>
    <w:rsid w:val="001B60DF"/>
    <w:rsid w:val="001B60E4"/>
    <w:rsid w:val="001B6BA4"/>
    <w:rsid w:val="001B6BC5"/>
    <w:rsid w:val="001B6EE5"/>
    <w:rsid w:val="001B7883"/>
    <w:rsid w:val="001B789B"/>
    <w:rsid w:val="001B79D1"/>
    <w:rsid w:val="001C0566"/>
    <w:rsid w:val="001C0684"/>
    <w:rsid w:val="001C1194"/>
    <w:rsid w:val="001C12E7"/>
    <w:rsid w:val="001C1591"/>
    <w:rsid w:val="001C1CE5"/>
    <w:rsid w:val="001C23CC"/>
    <w:rsid w:val="001C2B0D"/>
    <w:rsid w:val="001C31C9"/>
    <w:rsid w:val="001C382D"/>
    <w:rsid w:val="001C3874"/>
    <w:rsid w:val="001C3E8B"/>
    <w:rsid w:val="001C4135"/>
    <w:rsid w:val="001C437F"/>
    <w:rsid w:val="001C4428"/>
    <w:rsid w:val="001C547C"/>
    <w:rsid w:val="001C5CBD"/>
    <w:rsid w:val="001C5F2B"/>
    <w:rsid w:val="001C651C"/>
    <w:rsid w:val="001C7508"/>
    <w:rsid w:val="001C7931"/>
    <w:rsid w:val="001C7CDD"/>
    <w:rsid w:val="001D02B3"/>
    <w:rsid w:val="001D0AF6"/>
    <w:rsid w:val="001D1416"/>
    <w:rsid w:val="001D1653"/>
    <w:rsid w:val="001D1F37"/>
    <w:rsid w:val="001D1F6F"/>
    <w:rsid w:val="001D2568"/>
    <w:rsid w:val="001D3630"/>
    <w:rsid w:val="001D367F"/>
    <w:rsid w:val="001D3FB6"/>
    <w:rsid w:val="001D4487"/>
    <w:rsid w:val="001D4F11"/>
    <w:rsid w:val="001D73A7"/>
    <w:rsid w:val="001D7433"/>
    <w:rsid w:val="001D7FD5"/>
    <w:rsid w:val="001E0629"/>
    <w:rsid w:val="001E0646"/>
    <w:rsid w:val="001E0742"/>
    <w:rsid w:val="001E11B5"/>
    <w:rsid w:val="001E144F"/>
    <w:rsid w:val="001E2209"/>
    <w:rsid w:val="001E278A"/>
    <w:rsid w:val="001E2CF9"/>
    <w:rsid w:val="001E2D09"/>
    <w:rsid w:val="001E32DC"/>
    <w:rsid w:val="001E33EF"/>
    <w:rsid w:val="001E34E1"/>
    <w:rsid w:val="001E4517"/>
    <w:rsid w:val="001E47DA"/>
    <w:rsid w:val="001E4989"/>
    <w:rsid w:val="001E4D24"/>
    <w:rsid w:val="001E4D5B"/>
    <w:rsid w:val="001E4F84"/>
    <w:rsid w:val="001E5441"/>
    <w:rsid w:val="001E549A"/>
    <w:rsid w:val="001E549F"/>
    <w:rsid w:val="001E5862"/>
    <w:rsid w:val="001E5D38"/>
    <w:rsid w:val="001E6CDA"/>
    <w:rsid w:val="001E7806"/>
    <w:rsid w:val="001E7EAB"/>
    <w:rsid w:val="001F0AB1"/>
    <w:rsid w:val="001F0E2E"/>
    <w:rsid w:val="001F1182"/>
    <w:rsid w:val="001F12D5"/>
    <w:rsid w:val="001F18F5"/>
    <w:rsid w:val="001F1937"/>
    <w:rsid w:val="001F1F64"/>
    <w:rsid w:val="001F2394"/>
    <w:rsid w:val="001F3473"/>
    <w:rsid w:val="001F3B01"/>
    <w:rsid w:val="001F4833"/>
    <w:rsid w:val="001F4E5F"/>
    <w:rsid w:val="001F517E"/>
    <w:rsid w:val="001F6C97"/>
    <w:rsid w:val="001F6D36"/>
    <w:rsid w:val="001F6D90"/>
    <w:rsid w:val="001F6E56"/>
    <w:rsid w:val="001F6EC4"/>
    <w:rsid w:val="001F70D4"/>
    <w:rsid w:val="001F7329"/>
    <w:rsid w:val="001F7848"/>
    <w:rsid w:val="002003DA"/>
    <w:rsid w:val="00200A81"/>
    <w:rsid w:val="00200BDF"/>
    <w:rsid w:val="00201025"/>
    <w:rsid w:val="002010A5"/>
    <w:rsid w:val="0020170F"/>
    <w:rsid w:val="002017D9"/>
    <w:rsid w:val="00201BB6"/>
    <w:rsid w:val="00201DA2"/>
    <w:rsid w:val="00201E82"/>
    <w:rsid w:val="00201F05"/>
    <w:rsid w:val="00202081"/>
    <w:rsid w:val="002024C4"/>
    <w:rsid w:val="002028E2"/>
    <w:rsid w:val="00202914"/>
    <w:rsid w:val="00202DC0"/>
    <w:rsid w:val="00203584"/>
    <w:rsid w:val="00203C12"/>
    <w:rsid w:val="0020405D"/>
    <w:rsid w:val="00204096"/>
    <w:rsid w:val="0020428C"/>
    <w:rsid w:val="00204EB7"/>
    <w:rsid w:val="00205394"/>
    <w:rsid w:val="00205B83"/>
    <w:rsid w:val="00205BC1"/>
    <w:rsid w:val="00205F1B"/>
    <w:rsid w:val="00206FC8"/>
    <w:rsid w:val="00207C3C"/>
    <w:rsid w:val="00207CDF"/>
    <w:rsid w:val="00207D93"/>
    <w:rsid w:val="0021062A"/>
    <w:rsid w:val="002112B8"/>
    <w:rsid w:val="0021185A"/>
    <w:rsid w:val="00211EBB"/>
    <w:rsid w:val="0021200C"/>
    <w:rsid w:val="0021215C"/>
    <w:rsid w:val="0021251C"/>
    <w:rsid w:val="00212C0F"/>
    <w:rsid w:val="00213AAA"/>
    <w:rsid w:val="00213B69"/>
    <w:rsid w:val="00213D12"/>
    <w:rsid w:val="00214491"/>
    <w:rsid w:val="00214A09"/>
    <w:rsid w:val="00215894"/>
    <w:rsid w:val="0021639B"/>
    <w:rsid w:val="00216892"/>
    <w:rsid w:val="00216D16"/>
    <w:rsid w:val="00216DC0"/>
    <w:rsid w:val="00217231"/>
    <w:rsid w:val="002177F9"/>
    <w:rsid w:val="00217F14"/>
    <w:rsid w:val="0022030E"/>
    <w:rsid w:val="002206F0"/>
    <w:rsid w:val="00220AC2"/>
    <w:rsid w:val="00221500"/>
    <w:rsid w:val="00221E22"/>
    <w:rsid w:val="00221FF0"/>
    <w:rsid w:val="00222055"/>
    <w:rsid w:val="00222208"/>
    <w:rsid w:val="00223022"/>
    <w:rsid w:val="002230C5"/>
    <w:rsid w:val="00223428"/>
    <w:rsid w:val="00223DD5"/>
    <w:rsid w:val="00224916"/>
    <w:rsid w:val="00224CAB"/>
    <w:rsid w:val="00224F99"/>
    <w:rsid w:val="0022536D"/>
    <w:rsid w:val="00225A6A"/>
    <w:rsid w:val="002272C4"/>
    <w:rsid w:val="00230DD7"/>
    <w:rsid w:val="00230F96"/>
    <w:rsid w:val="00231D0B"/>
    <w:rsid w:val="00231FDC"/>
    <w:rsid w:val="00232B58"/>
    <w:rsid w:val="002330BD"/>
    <w:rsid w:val="00233A2E"/>
    <w:rsid w:val="00233B32"/>
    <w:rsid w:val="0023428E"/>
    <w:rsid w:val="002343DF"/>
    <w:rsid w:val="002349A8"/>
    <w:rsid w:val="00234FAA"/>
    <w:rsid w:val="002351EB"/>
    <w:rsid w:val="002352D5"/>
    <w:rsid w:val="00235324"/>
    <w:rsid w:val="002353B7"/>
    <w:rsid w:val="00235466"/>
    <w:rsid w:val="002354A0"/>
    <w:rsid w:val="00236431"/>
    <w:rsid w:val="002366F0"/>
    <w:rsid w:val="002368B2"/>
    <w:rsid w:val="00237295"/>
    <w:rsid w:val="00240008"/>
    <w:rsid w:val="00240AE5"/>
    <w:rsid w:val="00240AF3"/>
    <w:rsid w:val="002420DE"/>
    <w:rsid w:val="00242405"/>
    <w:rsid w:val="0024257F"/>
    <w:rsid w:val="0024295B"/>
    <w:rsid w:val="0024320E"/>
    <w:rsid w:val="0024352D"/>
    <w:rsid w:val="00243B84"/>
    <w:rsid w:val="00243CDA"/>
    <w:rsid w:val="00244341"/>
    <w:rsid w:val="0024492B"/>
    <w:rsid w:val="0024496E"/>
    <w:rsid w:val="002453DC"/>
    <w:rsid w:val="002455F4"/>
    <w:rsid w:val="00246197"/>
    <w:rsid w:val="002461E2"/>
    <w:rsid w:val="00246DEE"/>
    <w:rsid w:val="00246E73"/>
    <w:rsid w:val="0024721C"/>
    <w:rsid w:val="0024755D"/>
    <w:rsid w:val="00247702"/>
    <w:rsid w:val="002478B6"/>
    <w:rsid w:val="00250ADB"/>
    <w:rsid w:val="00250BFA"/>
    <w:rsid w:val="00250D6F"/>
    <w:rsid w:val="00251378"/>
    <w:rsid w:val="002516C8"/>
    <w:rsid w:val="002524EB"/>
    <w:rsid w:val="00252A35"/>
    <w:rsid w:val="0025371E"/>
    <w:rsid w:val="00253FAA"/>
    <w:rsid w:val="0025411E"/>
    <w:rsid w:val="00254C5A"/>
    <w:rsid w:val="00255469"/>
    <w:rsid w:val="002558CD"/>
    <w:rsid w:val="00255992"/>
    <w:rsid w:val="00255D97"/>
    <w:rsid w:val="00255DB3"/>
    <w:rsid w:val="00256524"/>
    <w:rsid w:val="00256B24"/>
    <w:rsid w:val="002576E7"/>
    <w:rsid w:val="0026009A"/>
    <w:rsid w:val="002606E5"/>
    <w:rsid w:val="00260C81"/>
    <w:rsid w:val="002614CD"/>
    <w:rsid w:val="0026173C"/>
    <w:rsid w:val="002619A5"/>
    <w:rsid w:val="00261F35"/>
    <w:rsid w:val="00261F4B"/>
    <w:rsid w:val="00262C48"/>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0E0E"/>
    <w:rsid w:val="00271B8F"/>
    <w:rsid w:val="00271F2D"/>
    <w:rsid w:val="00272624"/>
    <w:rsid w:val="002727B9"/>
    <w:rsid w:val="00272996"/>
    <w:rsid w:val="00272E9A"/>
    <w:rsid w:val="002730C0"/>
    <w:rsid w:val="00273330"/>
    <w:rsid w:val="002735E3"/>
    <w:rsid w:val="00273E3A"/>
    <w:rsid w:val="00274630"/>
    <w:rsid w:val="002757DC"/>
    <w:rsid w:val="002758A4"/>
    <w:rsid w:val="00275DD0"/>
    <w:rsid w:val="002776ED"/>
    <w:rsid w:val="00277808"/>
    <w:rsid w:val="00277FAE"/>
    <w:rsid w:val="00280369"/>
    <w:rsid w:val="00280965"/>
    <w:rsid w:val="00280FA7"/>
    <w:rsid w:val="002816D1"/>
    <w:rsid w:val="00281BCD"/>
    <w:rsid w:val="00282187"/>
    <w:rsid w:val="00282234"/>
    <w:rsid w:val="00282B62"/>
    <w:rsid w:val="002833F4"/>
    <w:rsid w:val="002836D2"/>
    <w:rsid w:val="00283FD7"/>
    <w:rsid w:val="00284231"/>
    <w:rsid w:val="0028514D"/>
    <w:rsid w:val="00285166"/>
    <w:rsid w:val="002854D5"/>
    <w:rsid w:val="00285F2C"/>
    <w:rsid w:val="00286165"/>
    <w:rsid w:val="00286C53"/>
    <w:rsid w:val="00287481"/>
    <w:rsid w:val="002876BB"/>
    <w:rsid w:val="002901F4"/>
    <w:rsid w:val="00290441"/>
    <w:rsid w:val="002907EC"/>
    <w:rsid w:val="00290AE4"/>
    <w:rsid w:val="00290CBB"/>
    <w:rsid w:val="002911F8"/>
    <w:rsid w:val="00291546"/>
    <w:rsid w:val="00291723"/>
    <w:rsid w:val="00291892"/>
    <w:rsid w:val="002921CF"/>
    <w:rsid w:val="002927DF"/>
    <w:rsid w:val="00293BDF"/>
    <w:rsid w:val="002943FC"/>
    <w:rsid w:val="00294AA8"/>
    <w:rsid w:val="00295154"/>
    <w:rsid w:val="002951EF"/>
    <w:rsid w:val="002952C4"/>
    <w:rsid w:val="00295BC8"/>
    <w:rsid w:val="00295E91"/>
    <w:rsid w:val="00296292"/>
    <w:rsid w:val="00297108"/>
    <w:rsid w:val="00297820"/>
    <w:rsid w:val="00297893"/>
    <w:rsid w:val="00297A6A"/>
    <w:rsid w:val="002A0589"/>
    <w:rsid w:val="002A223E"/>
    <w:rsid w:val="002A24C6"/>
    <w:rsid w:val="002A4833"/>
    <w:rsid w:val="002A490B"/>
    <w:rsid w:val="002A4A0D"/>
    <w:rsid w:val="002A537B"/>
    <w:rsid w:val="002A54A1"/>
    <w:rsid w:val="002A5A5C"/>
    <w:rsid w:val="002A6842"/>
    <w:rsid w:val="002A6A09"/>
    <w:rsid w:val="002A7836"/>
    <w:rsid w:val="002A7912"/>
    <w:rsid w:val="002B009B"/>
    <w:rsid w:val="002B0174"/>
    <w:rsid w:val="002B0A9B"/>
    <w:rsid w:val="002B0B6A"/>
    <w:rsid w:val="002B0C23"/>
    <w:rsid w:val="002B1448"/>
    <w:rsid w:val="002B1767"/>
    <w:rsid w:val="002B2404"/>
    <w:rsid w:val="002B2475"/>
    <w:rsid w:val="002B4138"/>
    <w:rsid w:val="002B4559"/>
    <w:rsid w:val="002B46B9"/>
    <w:rsid w:val="002B48DB"/>
    <w:rsid w:val="002B4DBC"/>
    <w:rsid w:val="002B5247"/>
    <w:rsid w:val="002B59B9"/>
    <w:rsid w:val="002B59FF"/>
    <w:rsid w:val="002B5BBE"/>
    <w:rsid w:val="002B5C6C"/>
    <w:rsid w:val="002B6BA1"/>
    <w:rsid w:val="002B6CB2"/>
    <w:rsid w:val="002B6DD2"/>
    <w:rsid w:val="002B6F41"/>
    <w:rsid w:val="002B6F74"/>
    <w:rsid w:val="002B6FC1"/>
    <w:rsid w:val="002B71D8"/>
    <w:rsid w:val="002B741A"/>
    <w:rsid w:val="002B7693"/>
    <w:rsid w:val="002B79ED"/>
    <w:rsid w:val="002B7EFA"/>
    <w:rsid w:val="002C29C7"/>
    <w:rsid w:val="002C3172"/>
    <w:rsid w:val="002C3263"/>
    <w:rsid w:val="002C3830"/>
    <w:rsid w:val="002C3A0A"/>
    <w:rsid w:val="002C3F8E"/>
    <w:rsid w:val="002C4551"/>
    <w:rsid w:val="002C4E6E"/>
    <w:rsid w:val="002C522D"/>
    <w:rsid w:val="002C5466"/>
    <w:rsid w:val="002C554F"/>
    <w:rsid w:val="002C564A"/>
    <w:rsid w:val="002C5796"/>
    <w:rsid w:val="002C5EF8"/>
    <w:rsid w:val="002C6325"/>
    <w:rsid w:val="002C66E5"/>
    <w:rsid w:val="002C6B19"/>
    <w:rsid w:val="002C6EBB"/>
    <w:rsid w:val="002C7085"/>
    <w:rsid w:val="002C715E"/>
    <w:rsid w:val="002C7E5A"/>
    <w:rsid w:val="002D07EC"/>
    <w:rsid w:val="002D0D16"/>
    <w:rsid w:val="002D105F"/>
    <w:rsid w:val="002D125F"/>
    <w:rsid w:val="002D1A93"/>
    <w:rsid w:val="002D20FA"/>
    <w:rsid w:val="002D28A9"/>
    <w:rsid w:val="002D34BE"/>
    <w:rsid w:val="002D3CF9"/>
    <w:rsid w:val="002D4310"/>
    <w:rsid w:val="002D4462"/>
    <w:rsid w:val="002D44BC"/>
    <w:rsid w:val="002D460E"/>
    <w:rsid w:val="002D4945"/>
    <w:rsid w:val="002D5355"/>
    <w:rsid w:val="002D5546"/>
    <w:rsid w:val="002D5C4F"/>
    <w:rsid w:val="002D5D6C"/>
    <w:rsid w:val="002D6BEA"/>
    <w:rsid w:val="002D6F11"/>
    <w:rsid w:val="002D76BF"/>
    <w:rsid w:val="002E04D1"/>
    <w:rsid w:val="002E06B8"/>
    <w:rsid w:val="002E0844"/>
    <w:rsid w:val="002E0E29"/>
    <w:rsid w:val="002E14A8"/>
    <w:rsid w:val="002E17C0"/>
    <w:rsid w:val="002E1A07"/>
    <w:rsid w:val="002E2816"/>
    <w:rsid w:val="002E351C"/>
    <w:rsid w:val="002E3590"/>
    <w:rsid w:val="002E3857"/>
    <w:rsid w:val="002E3C81"/>
    <w:rsid w:val="002E4C57"/>
    <w:rsid w:val="002E4EC5"/>
    <w:rsid w:val="002E59F5"/>
    <w:rsid w:val="002E5E94"/>
    <w:rsid w:val="002E6CC5"/>
    <w:rsid w:val="002E7077"/>
    <w:rsid w:val="002E7290"/>
    <w:rsid w:val="002E760B"/>
    <w:rsid w:val="002E7827"/>
    <w:rsid w:val="002E7FD8"/>
    <w:rsid w:val="002F04B7"/>
    <w:rsid w:val="002F0875"/>
    <w:rsid w:val="002F0FEC"/>
    <w:rsid w:val="002F11FC"/>
    <w:rsid w:val="002F1316"/>
    <w:rsid w:val="002F151C"/>
    <w:rsid w:val="002F1720"/>
    <w:rsid w:val="002F1B06"/>
    <w:rsid w:val="002F1C2A"/>
    <w:rsid w:val="002F1E81"/>
    <w:rsid w:val="002F2289"/>
    <w:rsid w:val="002F2D55"/>
    <w:rsid w:val="002F3B11"/>
    <w:rsid w:val="002F3DEE"/>
    <w:rsid w:val="002F43FD"/>
    <w:rsid w:val="002F4D1D"/>
    <w:rsid w:val="002F5109"/>
    <w:rsid w:val="002F595E"/>
    <w:rsid w:val="002F5B98"/>
    <w:rsid w:val="002F697A"/>
    <w:rsid w:val="002F6E15"/>
    <w:rsid w:val="002F70FC"/>
    <w:rsid w:val="002F7B04"/>
    <w:rsid w:val="00300253"/>
    <w:rsid w:val="00300271"/>
    <w:rsid w:val="00300646"/>
    <w:rsid w:val="00300BB4"/>
    <w:rsid w:val="003010CF"/>
    <w:rsid w:val="003012FC"/>
    <w:rsid w:val="00302239"/>
    <w:rsid w:val="003024A2"/>
    <w:rsid w:val="00302873"/>
    <w:rsid w:val="00303341"/>
    <w:rsid w:val="00303B68"/>
    <w:rsid w:val="00303C46"/>
    <w:rsid w:val="00303C5F"/>
    <w:rsid w:val="00303E52"/>
    <w:rsid w:val="0030463A"/>
    <w:rsid w:val="00304F74"/>
    <w:rsid w:val="00305F20"/>
    <w:rsid w:val="003060F2"/>
    <w:rsid w:val="0030649D"/>
    <w:rsid w:val="003066FC"/>
    <w:rsid w:val="00306756"/>
    <w:rsid w:val="00306B8C"/>
    <w:rsid w:val="00306C77"/>
    <w:rsid w:val="003070EA"/>
    <w:rsid w:val="003072DF"/>
    <w:rsid w:val="00307369"/>
    <w:rsid w:val="00310533"/>
    <w:rsid w:val="00310B1C"/>
    <w:rsid w:val="00310BDA"/>
    <w:rsid w:val="003120BF"/>
    <w:rsid w:val="00312832"/>
    <w:rsid w:val="00312C4B"/>
    <w:rsid w:val="00313317"/>
    <w:rsid w:val="00313449"/>
    <w:rsid w:val="0031367D"/>
    <w:rsid w:val="003136DE"/>
    <w:rsid w:val="003137BB"/>
    <w:rsid w:val="003137C3"/>
    <w:rsid w:val="00313AFA"/>
    <w:rsid w:val="003145C0"/>
    <w:rsid w:val="0031481B"/>
    <w:rsid w:val="00315231"/>
    <w:rsid w:val="00315408"/>
    <w:rsid w:val="0031663E"/>
    <w:rsid w:val="00316731"/>
    <w:rsid w:val="003167E9"/>
    <w:rsid w:val="00316BD7"/>
    <w:rsid w:val="00316E31"/>
    <w:rsid w:val="00316F0C"/>
    <w:rsid w:val="003174B6"/>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E1A"/>
    <w:rsid w:val="00324E22"/>
    <w:rsid w:val="003256D9"/>
    <w:rsid w:val="0032640C"/>
    <w:rsid w:val="0032694E"/>
    <w:rsid w:val="00327C5E"/>
    <w:rsid w:val="00327E92"/>
    <w:rsid w:val="00331392"/>
    <w:rsid w:val="003319EE"/>
    <w:rsid w:val="00331B1D"/>
    <w:rsid w:val="00332B98"/>
    <w:rsid w:val="00332EBE"/>
    <w:rsid w:val="003340B6"/>
    <w:rsid w:val="003344A8"/>
    <w:rsid w:val="0033503D"/>
    <w:rsid w:val="003354D6"/>
    <w:rsid w:val="003356B9"/>
    <w:rsid w:val="00336BB0"/>
    <w:rsid w:val="00336BE9"/>
    <w:rsid w:val="003370DE"/>
    <w:rsid w:val="003378D0"/>
    <w:rsid w:val="00337A10"/>
    <w:rsid w:val="00340E96"/>
    <w:rsid w:val="00341363"/>
    <w:rsid w:val="003414C6"/>
    <w:rsid w:val="003414D9"/>
    <w:rsid w:val="003418B5"/>
    <w:rsid w:val="00341BA7"/>
    <w:rsid w:val="003424E6"/>
    <w:rsid w:val="0034254C"/>
    <w:rsid w:val="00343CC7"/>
    <w:rsid w:val="00344629"/>
    <w:rsid w:val="00344A1C"/>
    <w:rsid w:val="00344C33"/>
    <w:rsid w:val="003453DA"/>
    <w:rsid w:val="003453E3"/>
    <w:rsid w:val="00345DB1"/>
    <w:rsid w:val="00346DF6"/>
    <w:rsid w:val="00347E63"/>
    <w:rsid w:val="003515F7"/>
    <w:rsid w:val="00351828"/>
    <w:rsid w:val="00351D23"/>
    <w:rsid w:val="00351E32"/>
    <w:rsid w:val="00352665"/>
    <w:rsid w:val="00353ABC"/>
    <w:rsid w:val="003542E3"/>
    <w:rsid w:val="00354354"/>
    <w:rsid w:val="003543FC"/>
    <w:rsid w:val="00355281"/>
    <w:rsid w:val="0035561C"/>
    <w:rsid w:val="00355F01"/>
    <w:rsid w:val="003568BE"/>
    <w:rsid w:val="00356C19"/>
    <w:rsid w:val="003571DE"/>
    <w:rsid w:val="00357917"/>
    <w:rsid w:val="00357C91"/>
    <w:rsid w:val="00360055"/>
    <w:rsid w:val="00360A62"/>
    <w:rsid w:val="00360CC0"/>
    <w:rsid w:val="00360F82"/>
    <w:rsid w:val="003615C4"/>
    <w:rsid w:val="00361714"/>
    <w:rsid w:val="00362313"/>
    <w:rsid w:val="003624B4"/>
    <w:rsid w:val="0036280A"/>
    <w:rsid w:val="003638C2"/>
    <w:rsid w:val="0036498B"/>
    <w:rsid w:val="0036519E"/>
    <w:rsid w:val="0036532F"/>
    <w:rsid w:val="00365B92"/>
    <w:rsid w:val="003663F3"/>
    <w:rsid w:val="0036654C"/>
    <w:rsid w:val="00366B62"/>
    <w:rsid w:val="00366C88"/>
    <w:rsid w:val="003670B1"/>
    <w:rsid w:val="00367607"/>
    <w:rsid w:val="00370781"/>
    <w:rsid w:val="003709AF"/>
    <w:rsid w:val="003709F7"/>
    <w:rsid w:val="00370C39"/>
    <w:rsid w:val="00370FCA"/>
    <w:rsid w:val="0037168F"/>
    <w:rsid w:val="00371B3E"/>
    <w:rsid w:val="00371DD3"/>
    <w:rsid w:val="00372044"/>
    <w:rsid w:val="003722ED"/>
    <w:rsid w:val="003725C0"/>
    <w:rsid w:val="00372873"/>
    <w:rsid w:val="00372EE0"/>
    <w:rsid w:val="00372F14"/>
    <w:rsid w:val="00374370"/>
    <w:rsid w:val="003744E4"/>
    <w:rsid w:val="003745DC"/>
    <w:rsid w:val="0037466A"/>
    <w:rsid w:val="00374B56"/>
    <w:rsid w:val="00374FCC"/>
    <w:rsid w:val="003754E6"/>
    <w:rsid w:val="00375902"/>
    <w:rsid w:val="0037624E"/>
    <w:rsid w:val="003768C7"/>
    <w:rsid w:val="0037797E"/>
    <w:rsid w:val="00377BAB"/>
    <w:rsid w:val="00377CFF"/>
    <w:rsid w:val="003802DB"/>
    <w:rsid w:val="003808DB"/>
    <w:rsid w:val="00380EA6"/>
    <w:rsid w:val="00380F2E"/>
    <w:rsid w:val="003813FD"/>
    <w:rsid w:val="003814B9"/>
    <w:rsid w:val="003818C9"/>
    <w:rsid w:val="0038191F"/>
    <w:rsid w:val="003825D1"/>
    <w:rsid w:val="00383553"/>
    <w:rsid w:val="00383A73"/>
    <w:rsid w:val="003844E8"/>
    <w:rsid w:val="003854B7"/>
    <w:rsid w:val="0038593A"/>
    <w:rsid w:val="00386C30"/>
    <w:rsid w:val="00386E59"/>
    <w:rsid w:val="003877EB"/>
    <w:rsid w:val="003877F8"/>
    <w:rsid w:val="00387A2E"/>
    <w:rsid w:val="003900D8"/>
    <w:rsid w:val="0039034B"/>
    <w:rsid w:val="00390516"/>
    <w:rsid w:val="003906DD"/>
    <w:rsid w:val="003917B1"/>
    <w:rsid w:val="003922A1"/>
    <w:rsid w:val="00392807"/>
    <w:rsid w:val="003928A5"/>
    <w:rsid w:val="00393E5E"/>
    <w:rsid w:val="00394DCD"/>
    <w:rsid w:val="0039542E"/>
    <w:rsid w:val="00395473"/>
    <w:rsid w:val="003967FA"/>
    <w:rsid w:val="00396B23"/>
    <w:rsid w:val="00397082"/>
    <w:rsid w:val="003971AD"/>
    <w:rsid w:val="00397237"/>
    <w:rsid w:val="003A05FA"/>
    <w:rsid w:val="003A08DB"/>
    <w:rsid w:val="003A093C"/>
    <w:rsid w:val="003A12BD"/>
    <w:rsid w:val="003A2012"/>
    <w:rsid w:val="003A2E95"/>
    <w:rsid w:val="003A3C3C"/>
    <w:rsid w:val="003A3CF1"/>
    <w:rsid w:val="003A40F5"/>
    <w:rsid w:val="003A4BA2"/>
    <w:rsid w:val="003A5049"/>
    <w:rsid w:val="003A606F"/>
    <w:rsid w:val="003A61F5"/>
    <w:rsid w:val="003A6302"/>
    <w:rsid w:val="003A64C4"/>
    <w:rsid w:val="003A6AC4"/>
    <w:rsid w:val="003A6C50"/>
    <w:rsid w:val="003A70FB"/>
    <w:rsid w:val="003A713F"/>
    <w:rsid w:val="003A744A"/>
    <w:rsid w:val="003A78DF"/>
    <w:rsid w:val="003A7BB1"/>
    <w:rsid w:val="003A7BC7"/>
    <w:rsid w:val="003A7D31"/>
    <w:rsid w:val="003B0367"/>
    <w:rsid w:val="003B038C"/>
    <w:rsid w:val="003B0B2C"/>
    <w:rsid w:val="003B12F7"/>
    <w:rsid w:val="003B15E1"/>
    <w:rsid w:val="003B1713"/>
    <w:rsid w:val="003B19BF"/>
    <w:rsid w:val="003B26C8"/>
    <w:rsid w:val="003B2BD1"/>
    <w:rsid w:val="003B2DD8"/>
    <w:rsid w:val="003B30CC"/>
    <w:rsid w:val="003B35AA"/>
    <w:rsid w:val="003B3929"/>
    <w:rsid w:val="003B39D6"/>
    <w:rsid w:val="003B3A90"/>
    <w:rsid w:val="003B3F49"/>
    <w:rsid w:val="003B3FE8"/>
    <w:rsid w:val="003B4305"/>
    <w:rsid w:val="003B44C9"/>
    <w:rsid w:val="003B4548"/>
    <w:rsid w:val="003B4641"/>
    <w:rsid w:val="003B4C4C"/>
    <w:rsid w:val="003B4F8F"/>
    <w:rsid w:val="003B53EB"/>
    <w:rsid w:val="003B5AFB"/>
    <w:rsid w:val="003B5CB1"/>
    <w:rsid w:val="003B6016"/>
    <w:rsid w:val="003B6072"/>
    <w:rsid w:val="003B6934"/>
    <w:rsid w:val="003B7D0D"/>
    <w:rsid w:val="003B7EE9"/>
    <w:rsid w:val="003C0613"/>
    <w:rsid w:val="003C1357"/>
    <w:rsid w:val="003C1902"/>
    <w:rsid w:val="003C1BD0"/>
    <w:rsid w:val="003C2267"/>
    <w:rsid w:val="003C2D0B"/>
    <w:rsid w:val="003C2F18"/>
    <w:rsid w:val="003C2F78"/>
    <w:rsid w:val="003C3CD1"/>
    <w:rsid w:val="003C448A"/>
    <w:rsid w:val="003C4723"/>
    <w:rsid w:val="003C4C85"/>
    <w:rsid w:val="003C58FE"/>
    <w:rsid w:val="003C5CA0"/>
    <w:rsid w:val="003C5F93"/>
    <w:rsid w:val="003C7312"/>
    <w:rsid w:val="003C76F2"/>
    <w:rsid w:val="003C77A8"/>
    <w:rsid w:val="003C7D75"/>
    <w:rsid w:val="003D0A53"/>
    <w:rsid w:val="003D24C6"/>
    <w:rsid w:val="003D2762"/>
    <w:rsid w:val="003D2823"/>
    <w:rsid w:val="003D3B92"/>
    <w:rsid w:val="003D3D15"/>
    <w:rsid w:val="003D4911"/>
    <w:rsid w:val="003D4E3B"/>
    <w:rsid w:val="003D525E"/>
    <w:rsid w:val="003D5851"/>
    <w:rsid w:val="003D5C11"/>
    <w:rsid w:val="003D5F36"/>
    <w:rsid w:val="003D5F9A"/>
    <w:rsid w:val="003D6137"/>
    <w:rsid w:val="003D62AF"/>
    <w:rsid w:val="003D6B12"/>
    <w:rsid w:val="003D6B9D"/>
    <w:rsid w:val="003D6E7D"/>
    <w:rsid w:val="003D76F1"/>
    <w:rsid w:val="003D78CF"/>
    <w:rsid w:val="003D7A18"/>
    <w:rsid w:val="003D7AC3"/>
    <w:rsid w:val="003D7E75"/>
    <w:rsid w:val="003E143E"/>
    <w:rsid w:val="003E14F4"/>
    <w:rsid w:val="003E22EB"/>
    <w:rsid w:val="003E2844"/>
    <w:rsid w:val="003E32F8"/>
    <w:rsid w:val="003E3BE7"/>
    <w:rsid w:val="003E3E99"/>
    <w:rsid w:val="003E4F53"/>
    <w:rsid w:val="003E53FD"/>
    <w:rsid w:val="003E56F6"/>
    <w:rsid w:val="003E5C51"/>
    <w:rsid w:val="003E655A"/>
    <w:rsid w:val="003E6602"/>
    <w:rsid w:val="003E660A"/>
    <w:rsid w:val="003E6852"/>
    <w:rsid w:val="003E6CAE"/>
    <w:rsid w:val="003E72AB"/>
    <w:rsid w:val="003E73B5"/>
    <w:rsid w:val="003E7AB6"/>
    <w:rsid w:val="003F0013"/>
    <w:rsid w:val="003F0109"/>
    <w:rsid w:val="003F0117"/>
    <w:rsid w:val="003F071B"/>
    <w:rsid w:val="003F0780"/>
    <w:rsid w:val="003F0802"/>
    <w:rsid w:val="003F0C2B"/>
    <w:rsid w:val="003F199B"/>
    <w:rsid w:val="003F1C3F"/>
    <w:rsid w:val="003F1C91"/>
    <w:rsid w:val="003F2039"/>
    <w:rsid w:val="003F27AE"/>
    <w:rsid w:val="003F327E"/>
    <w:rsid w:val="003F32B9"/>
    <w:rsid w:val="003F3493"/>
    <w:rsid w:val="003F3912"/>
    <w:rsid w:val="003F3F5C"/>
    <w:rsid w:val="003F48E3"/>
    <w:rsid w:val="003F58E7"/>
    <w:rsid w:val="003F5E52"/>
    <w:rsid w:val="003F5F99"/>
    <w:rsid w:val="003F5FD9"/>
    <w:rsid w:val="003F69AA"/>
    <w:rsid w:val="003F6C75"/>
    <w:rsid w:val="003F78A9"/>
    <w:rsid w:val="00400279"/>
    <w:rsid w:val="00400352"/>
    <w:rsid w:val="00400425"/>
    <w:rsid w:val="004009A6"/>
    <w:rsid w:val="00400A44"/>
    <w:rsid w:val="00400A64"/>
    <w:rsid w:val="0040188F"/>
    <w:rsid w:val="00401946"/>
    <w:rsid w:val="0040195A"/>
    <w:rsid w:val="00401F8B"/>
    <w:rsid w:val="00401FBE"/>
    <w:rsid w:val="00402476"/>
    <w:rsid w:val="004026C9"/>
    <w:rsid w:val="004034CA"/>
    <w:rsid w:val="00403C84"/>
    <w:rsid w:val="00403DAD"/>
    <w:rsid w:val="00404174"/>
    <w:rsid w:val="004048AB"/>
    <w:rsid w:val="00405B4E"/>
    <w:rsid w:val="00405C3C"/>
    <w:rsid w:val="00407844"/>
    <w:rsid w:val="00410370"/>
    <w:rsid w:val="004103DB"/>
    <w:rsid w:val="00410482"/>
    <w:rsid w:val="00410620"/>
    <w:rsid w:val="00410A44"/>
    <w:rsid w:val="00410BB9"/>
    <w:rsid w:val="00410E50"/>
    <w:rsid w:val="00410EE3"/>
    <w:rsid w:val="0041141A"/>
    <w:rsid w:val="0041186E"/>
    <w:rsid w:val="00412301"/>
    <w:rsid w:val="00412CC5"/>
    <w:rsid w:val="00412DD1"/>
    <w:rsid w:val="00413B70"/>
    <w:rsid w:val="00413BCD"/>
    <w:rsid w:val="0041401F"/>
    <w:rsid w:val="00414398"/>
    <w:rsid w:val="004155F8"/>
    <w:rsid w:val="00415717"/>
    <w:rsid w:val="00416480"/>
    <w:rsid w:val="0041652E"/>
    <w:rsid w:val="00417D19"/>
    <w:rsid w:val="00417E8E"/>
    <w:rsid w:val="00417FED"/>
    <w:rsid w:val="00420C3C"/>
    <w:rsid w:val="00421E8E"/>
    <w:rsid w:val="004220C0"/>
    <w:rsid w:val="00422153"/>
    <w:rsid w:val="00422AED"/>
    <w:rsid w:val="00423E41"/>
    <w:rsid w:val="004247B5"/>
    <w:rsid w:val="00424BD5"/>
    <w:rsid w:val="00424F7E"/>
    <w:rsid w:val="004250B0"/>
    <w:rsid w:val="0042556D"/>
    <w:rsid w:val="004256FE"/>
    <w:rsid w:val="00425F2F"/>
    <w:rsid w:val="00425FD9"/>
    <w:rsid w:val="004263F6"/>
    <w:rsid w:val="0042674B"/>
    <w:rsid w:val="00426C6A"/>
    <w:rsid w:val="0043024B"/>
    <w:rsid w:val="004302EF"/>
    <w:rsid w:val="0043037F"/>
    <w:rsid w:val="00430570"/>
    <w:rsid w:val="00431762"/>
    <w:rsid w:val="00431A76"/>
    <w:rsid w:val="004327F6"/>
    <w:rsid w:val="00432EA9"/>
    <w:rsid w:val="004330E6"/>
    <w:rsid w:val="00433707"/>
    <w:rsid w:val="00433C06"/>
    <w:rsid w:val="00433F45"/>
    <w:rsid w:val="00433F6C"/>
    <w:rsid w:val="004353CF"/>
    <w:rsid w:val="00436644"/>
    <w:rsid w:val="00436CFF"/>
    <w:rsid w:val="00436E5D"/>
    <w:rsid w:val="00436EF7"/>
    <w:rsid w:val="00436FC1"/>
    <w:rsid w:val="00437E54"/>
    <w:rsid w:val="00440166"/>
    <w:rsid w:val="004414A6"/>
    <w:rsid w:val="00441963"/>
    <w:rsid w:val="00441AB1"/>
    <w:rsid w:val="00441BEC"/>
    <w:rsid w:val="00441F66"/>
    <w:rsid w:val="0044244A"/>
    <w:rsid w:val="00442647"/>
    <w:rsid w:val="004426B0"/>
    <w:rsid w:val="00442ACF"/>
    <w:rsid w:val="00443041"/>
    <w:rsid w:val="004436E0"/>
    <w:rsid w:val="00443DBC"/>
    <w:rsid w:val="004445AE"/>
    <w:rsid w:val="00444C6A"/>
    <w:rsid w:val="00444F3C"/>
    <w:rsid w:val="00444F6B"/>
    <w:rsid w:val="0044568A"/>
    <w:rsid w:val="00445A83"/>
    <w:rsid w:val="00445D12"/>
    <w:rsid w:val="0044785D"/>
    <w:rsid w:val="00450054"/>
    <w:rsid w:val="004511CC"/>
    <w:rsid w:val="0045122C"/>
    <w:rsid w:val="00451479"/>
    <w:rsid w:val="004520DD"/>
    <w:rsid w:val="0045233E"/>
    <w:rsid w:val="0045258F"/>
    <w:rsid w:val="00452C1D"/>
    <w:rsid w:val="0045371A"/>
    <w:rsid w:val="00453FBE"/>
    <w:rsid w:val="00454052"/>
    <w:rsid w:val="00454732"/>
    <w:rsid w:val="00454874"/>
    <w:rsid w:val="00454913"/>
    <w:rsid w:val="00454949"/>
    <w:rsid w:val="00454DA8"/>
    <w:rsid w:val="00455C40"/>
    <w:rsid w:val="004566B1"/>
    <w:rsid w:val="00457038"/>
    <w:rsid w:val="00457121"/>
    <w:rsid w:val="0045741A"/>
    <w:rsid w:val="00457D62"/>
    <w:rsid w:val="004600FB"/>
    <w:rsid w:val="00460382"/>
    <w:rsid w:val="004609DA"/>
    <w:rsid w:val="00461383"/>
    <w:rsid w:val="00461604"/>
    <w:rsid w:val="00461C35"/>
    <w:rsid w:val="004622F1"/>
    <w:rsid w:val="00463C65"/>
    <w:rsid w:val="00463E8D"/>
    <w:rsid w:val="00464316"/>
    <w:rsid w:val="00464446"/>
    <w:rsid w:val="00464C21"/>
    <w:rsid w:val="00465D84"/>
    <w:rsid w:val="00466CDC"/>
    <w:rsid w:val="00467130"/>
    <w:rsid w:val="00467C7A"/>
    <w:rsid w:val="004706FA"/>
    <w:rsid w:val="00470A40"/>
    <w:rsid w:val="00470EF5"/>
    <w:rsid w:val="00471C21"/>
    <w:rsid w:val="004723B0"/>
    <w:rsid w:val="004726F9"/>
    <w:rsid w:val="00472BAC"/>
    <w:rsid w:val="00473032"/>
    <w:rsid w:val="0047343D"/>
    <w:rsid w:val="0047420D"/>
    <w:rsid w:val="00474564"/>
    <w:rsid w:val="00474663"/>
    <w:rsid w:val="00474E19"/>
    <w:rsid w:val="00475440"/>
    <w:rsid w:val="00475935"/>
    <w:rsid w:val="004759FD"/>
    <w:rsid w:val="004760D6"/>
    <w:rsid w:val="0047639B"/>
    <w:rsid w:val="00476515"/>
    <w:rsid w:val="00476AC7"/>
    <w:rsid w:val="00477695"/>
    <w:rsid w:val="00477F86"/>
    <w:rsid w:val="004800AC"/>
    <w:rsid w:val="00480FAA"/>
    <w:rsid w:val="0048102B"/>
    <w:rsid w:val="004812FE"/>
    <w:rsid w:val="00481316"/>
    <w:rsid w:val="004816F7"/>
    <w:rsid w:val="0048196C"/>
    <w:rsid w:val="004819C3"/>
    <w:rsid w:val="00481D78"/>
    <w:rsid w:val="0048200E"/>
    <w:rsid w:val="0048248D"/>
    <w:rsid w:val="00482D12"/>
    <w:rsid w:val="00483555"/>
    <w:rsid w:val="00484043"/>
    <w:rsid w:val="004842D0"/>
    <w:rsid w:val="00484E01"/>
    <w:rsid w:val="004855F6"/>
    <w:rsid w:val="00485C57"/>
    <w:rsid w:val="00485F78"/>
    <w:rsid w:val="00486A7D"/>
    <w:rsid w:val="00486FA8"/>
    <w:rsid w:val="004872C6"/>
    <w:rsid w:val="00487D01"/>
    <w:rsid w:val="00487DA7"/>
    <w:rsid w:val="00490C27"/>
    <w:rsid w:val="0049104C"/>
    <w:rsid w:val="004915C8"/>
    <w:rsid w:val="00491607"/>
    <w:rsid w:val="00491FB6"/>
    <w:rsid w:val="004923F8"/>
    <w:rsid w:val="00493588"/>
    <w:rsid w:val="004939D5"/>
    <w:rsid w:val="0049531C"/>
    <w:rsid w:val="0049656F"/>
    <w:rsid w:val="00496856"/>
    <w:rsid w:val="0049687E"/>
    <w:rsid w:val="00497352"/>
    <w:rsid w:val="00497A5C"/>
    <w:rsid w:val="00497D9A"/>
    <w:rsid w:val="004A00C7"/>
    <w:rsid w:val="004A0668"/>
    <w:rsid w:val="004A06DF"/>
    <w:rsid w:val="004A0E95"/>
    <w:rsid w:val="004A198B"/>
    <w:rsid w:val="004A1A6D"/>
    <w:rsid w:val="004A2285"/>
    <w:rsid w:val="004A2623"/>
    <w:rsid w:val="004A3648"/>
    <w:rsid w:val="004A3830"/>
    <w:rsid w:val="004A4AA0"/>
    <w:rsid w:val="004A5AA1"/>
    <w:rsid w:val="004A5E24"/>
    <w:rsid w:val="004A5EE8"/>
    <w:rsid w:val="004A6645"/>
    <w:rsid w:val="004A666E"/>
    <w:rsid w:val="004A6959"/>
    <w:rsid w:val="004A69CD"/>
    <w:rsid w:val="004A6C56"/>
    <w:rsid w:val="004A6F1C"/>
    <w:rsid w:val="004A7791"/>
    <w:rsid w:val="004A7DC6"/>
    <w:rsid w:val="004B002D"/>
    <w:rsid w:val="004B183C"/>
    <w:rsid w:val="004B2868"/>
    <w:rsid w:val="004B304D"/>
    <w:rsid w:val="004B4002"/>
    <w:rsid w:val="004B40C2"/>
    <w:rsid w:val="004B4B08"/>
    <w:rsid w:val="004B6098"/>
    <w:rsid w:val="004B63E0"/>
    <w:rsid w:val="004B74A0"/>
    <w:rsid w:val="004B79ED"/>
    <w:rsid w:val="004B7B20"/>
    <w:rsid w:val="004C03D1"/>
    <w:rsid w:val="004C13E6"/>
    <w:rsid w:val="004C184C"/>
    <w:rsid w:val="004C1BFE"/>
    <w:rsid w:val="004C224F"/>
    <w:rsid w:val="004C241F"/>
    <w:rsid w:val="004C2EFF"/>
    <w:rsid w:val="004C3BB0"/>
    <w:rsid w:val="004C42E5"/>
    <w:rsid w:val="004C450A"/>
    <w:rsid w:val="004C5034"/>
    <w:rsid w:val="004C5197"/>
    <w:rsid w:val="004C5250"/>
    <w:rsid w:val="004C5B86"/>
    <w:rsid w:val="004C744D"/>
    <w:rsid w:val="004C7794"/>
    <w:rsid w:val="004D1066"/>
    <w:rsid w:val="004D2095"/>
    <w:rsid w:val="004D212F"/>
    <w:rsid w:val="004D22AF"/>
    <w:rsid w:val="004D2AC4"/>
    <w:rsid w:val="004D2B66"/>
    <w:rsid w:val="004D357C"/>
    <w:rsid w:val="004D38CC"/>
    <w:rsid w:val="004D3967"/>
    <w:rsid w:val="004D4270"/>
    <w:rsid w:val="004D46D8"/>
    <w:rsid w:val="004D4956"/>
    <w:rsid w:val="004D4A52"/>
    <w:rsid w:val="004D4CB9"/>
    <w:rsid w:val="004D4D30"/>
    <w:rsid w:val="004D4D74"/>
    <w:rsid w:val="004D4E50"/>
    <w:rsid w:val="004D50B2"/>
    <w:rsid w:val="004D5DBE"/>
    <w:rsid w:val="004D5EA2"/>
    <w:rsid w:val="004D6481"/>
    <w:rsid w:val="004D7487"/>
    <w:rsid w:val="004D7E3D"/>
    <w:rsid w:val="004E0201"/>
    <w:rsid w:val="004E0BC2"/>
    <w:rsid w:val="004E0D40"/>
    <w:rsid w:val="004E12F5"/>
    <w:rsid w:val="004E139A"/>
    <w:rsid w:val="004E165E"/>
    <w:rsid w:val="004E193A"/>
    <w:rsid w:val="004E1C87"/>
    <w:rsid w:val="004E1F04"/>
    <w:rsid w:val="004E1FB1"/>
    <w:rsid w:val="004E20B8"/>
    <w:rsid w:val="004E2CDA"/>
    <w:rsid w:val="004E2E0F"/>
    <w:rsid w:val="004E44DC"/>
    <w:rsid w:val="004E4B01"/>
    <w:rsid w:val="004E4D35"/>
    <w:rsid w:val="004E50CF"/>
    <w:rsid w:val="004E5190"/>
    <w:rsid w:val="004E5D07"/>
    <w:rsid w:val="004E7646"/>
    <w:rsid w:val="004E7844"/>
    <w:rsid w:val="004E7F3B"/>
    <w:rsid w:val="004E7FEC"/>
    <w:rsid w:val="004F0193"/>
    <w:rsid w:val="004F03F3"/>
    <w:rsid w:val="004F0566"/>
    <w:rsid w:val="004F1142"/>
    <w:rsid w:val="004F1151"/>
    <w:rsid w:val="004F15D7"/>
    <w:rsid w:val="004F183B"/>
    <w:rsid w:val="004F1C0F"/>
    <w:rsid w:val="004F251D"/>
    <w:rsid w:val="004F276D"/>
    <w:rsid w:val="004F2796"/>
    <w:rsid w:val="004F2883"/>
    <w:rsid w:val="004F3302"/>
    <w:rsid w:val="004F3BB8"/>
    <w:rsid w:val="004F4930"/>
    <w:rsid w:val="004F5173"/>
    <w:rsid w:val="004F57D7"/>
    <w:rsid w:val="004F6D9E"/>
    <w:rsid w:val="004F77A2"/>
    <w:rsid w:val="005000C2"/>
    <w:rsid w:val="00500659"/>
    <w:rsid w:val="00500998"/>
    <w:rsid w:val="00501FC6"/>
    <w:rsid w:val="00502616"/>
    <w:rsid w:val="00502A36"/>
    <w:rsid w:val="00502FB4"/>
    <w:rsid w:val="00503000"/>
    <w:rsid w:val="00503B24"/>
    <w:rsid w:val="00503D0F"/>
    <w:rsid w:val="00503D4E"/>
    <w:rsid w:val="00503E87"/>
    <w:rsid w:val="00504993"/>
    <w:rsid w:val="0050554A"/>
    <w:rsid w:val="00506323"/>
    <w:rsid w:val="005064F1"/>
    <w:rsid w:val="00506664"/>
    <w:rsid w:val="00506C4D"/>
    <w:rsid w:val="005100C7"/>
    <w:rsid w:val="0051067F"/>
    <w:rsid w:val="00510D05"/>
    <w:rsid w:val="005111F1"/>
    <w:rsid w:val="00511DB1"/>
    <w:rsid w:val="00513BCB"/>
    <w:rsid w:val="005140CB"/>
    <w:rsid w:val="005141E1"/>
    <w:rsid w:val="00514818"/>
    <w:rsid w:val="00514B33"/>
    <w:rsid w:val="00515C68"/>
    <w:rsid w:val="005167EA"/>
    <w:rsid w:val="00516903"/>
    <w:rsid w:val="00517521"/>
    <w:rsid w:val="005175E2"/>
    <w:rsid w:val="00520082"/>
    <w:rsid w:val="0052029A"/>
    <w:rsid w:val="005202CF"/>
    <w:rsid w:val="00520D28"/>
    <w:rsid w:val="00520FFF"/>
    <w:rsid w:val="005214F2"/>
    <w:rsid w:val="00521FDC"/>
    <w:rsid w:val="005223B1"/>
    <w:rsid w:val="00522A76"/>
    <w:rsid w:val="00522EFE"/>
    <w:rsid w:val="005237A6"/>
    <w:rsid w:val="00523830"/>
    <w:rsid w:val="00523B11"/>
    <w:rsid w:val="00524262"/>
    <w:rsid w:val="005253CE"/>
    <w:rsid w:val="00527632"/>
    <w:rsid w:val="00527A6D"/>
    <w:rsid w:val="005300F0"/>
    <w:rsid w:val="00530F63"/>
    <w:rsid w:val="00531790"/>
    <w:rsid w:val="00532332"/>
    <w:rsid w:val="00532C73"/>
    <w:rsid w:val="005332A0"/>
    <w:rsid w:val="005335BF"/>
    <w:rsid w:val="005336C4"/>
    <w:rsid w:val="00533A12"/>
    <w:rsid w:val="0053443A"/>
    <w:rsid w:val="005344F2"/>
    <w:rsid w:val="0053463C"/>
    <w:rsid w:val="00534952"/>
    <w:rsid w:val="00535376"/>
    <w:rsid w:val="005353F2"/>
    <w:rsid w:val="00535728"/>
    <w:rsid w:val="005358D5"/>
    <w:rsid w:val="00536F5E"/>
    <w:rsid w:val="00540478"/>
    <w:rsid w:val="00540AAF"/>
    <w:rsid w:val="00541F8D"/>
    <w:rsid w:val="00542034"/>
    <w:rsid w:val="0054283E"/>
    <w:rsid w:val="00543231"/>
    <w:rsid w:val="005437A4"/>
    <w:rsid w:val="00543AE2"/>
    <w:rsid w:val="0054401D"/>
    <w:rsid w:val="005448D4"/>
    <w:rsid w:val="00544AF4"/>
    <w:rsid w:val="005458B6"/>
    <w:rsid w:val="00545B4D"/>
    <w:rsid w:val="00545B6C"/>
    <w:rsid w:val="00545D80"/>
    <w:rsid w:val="00545F8F"/>
    <w:rsid w:val="00546BBF"/>
    <w:rsid w:val="00547592"/>
    <w:rsid w:val="0055025C"/>
    <w:rsid w:val="00551BFE"/>
    <w:rsid w:val="00552E2F"/>
    <w:rsid w:val="00552EE4"/>
    <w:rsid w:val="00553E30"/>
    <w:rsid w:val="0055416B"/>
    <w:rsid w:val="005545CE"/>
    <w:rsid w:val="0055464C"/>
    <w:rsid w:val="005557AB"/>
    <w:rsid w:val="0055617C"/>
    <w:rsid w:val="00556395"/>
    <w:rsid w:val="00556AE3"/>
    <w:rsid w:val="0055772C"/>
    <w:rsid w:val="00557C24"/>
    <w:rsid w:val="005612EC"/>
    <w:rsid w:val="00561476"/>
    <w:rsid w:val="00561CA0"/>
    <w:rsid w:val="005623BB"/>
    <w:rsid w:val="005629E8"/>
    <w:rsid w:val="00562C9F"/>
    <w:rsid w:val="00562CEC"/>
    <w:rsid w:val="00563BF8"/>
    <w:rsid w:val="0056486A"/>
    <w:rsid w:val="00564C0D"/>
    <w:rsid w:val="00565069"/>
    <w:rsid w:val="005655AC"/>
    <w:rsid w:val="0056585E"/>
    <w:rsid w:val="00565E91"/>
    <w:rsid w:val="00565F93"/>
    <w:rsid w:val="00566531"/>
    <w:rsid w:val="00566740"/>
    <w:rsid w:val="005668C9"/>
    <w:rsid w:val="00567369"/>
    <w:rsid w:val="0056759E"/>
    <w:rsid w:val="00567807"/>
    <w:rsid w:val="00567AF8"/>
    <w:rsid w:val="00567B65"/>
    <w:rsid w:val="00567EF8"/>
    <w:rsid w:val="00567FF2"/>
    <w:rsid w:val="005702F9"/>
    <w:rsid w:val="00570346"/>
    <w:rsid w:val="00570D35"/>
    <w:rsid w:val="005711BB"/>
    <w:rsid w:val="00571469"/>
    <w:rsid w:val="0057193D"/>
    <w:rsid w:val="00571E1A"/>
    <w:rsid w:val="00571E66"/>
    <w:rsid w:val="005720AA"/>
    <w:rsid w:val="005721B3"/>
    <w:rsid w:val="0057235E"/>
    <w:rsid w:val="0057262A"/>
    <w:rsid w:val="00572DAE"/>
    <w:rsid w:val="00572EAD"/>
    <w:rsid w:val="00572F18"/>
    <w:rsid w:val="005731BD"/>
    <w:rsid w:val="00573B32"/>
    <w:rsid w:val="00573DAA"/>
    <w:rsid w:val="005744D4"/>
    <w:rsid w:val="005744E0"/>
    <w:rsid w:val="00575087"/>
    <w:rsid w:val="005759F2"/>
    <w:rsid w:val="00575C0B"/>
    <w:rsid w:val="005761F3"/>
    <w:rsid w:val="0057624E"/>
    <w:rsid w:val="0057683C"/>
    <w:rsid w:val="005769B1"/>
    <w:rsid w:val="00576B07"/>
    <w:rsid w:val="0057714A"/>
    <w:rsid w:val="00577730"/>
    <w:rsid w:val="00580A76"/>
    <w:rsid w:val="0058119B"/>
    <w:rsid w:val="00581CAB"/>
    <w:rsid w:val="0058244A"/>
    <w:rsid w:val="00582539"/>
    <w:rsid w:val="005827A3"/>
    <w:rsid w:val="00583307"/>
    <w:rsid w:val="005836EC"/>
    <w:rsid w:val="00583D54"/>
    <w:rsid w:val="0058418F"/>
    <w:rsid w:val="0058422F"/>
    <w:rsid w:val="00585029"/>
    <w:rsid w:val="00585FC2"/>
    <w:rsid w:val="00586679"/>
    <w:rsid w:val="0058693B"/>
    <w:rsid w:val="00587832"/>
    <w:rsid w:val="00590A27"/>
    <w:rsid w:val="00590C90"/>
    <w:rsid w:val="0059196F"/>
    <w:rsid w:val="00592152"/>
    <w:rsid w:val="00592449"/>
    <w:rsid w:val="00592485"/>
    <w:rsid w:val="0059283F"/>
    <w:rsid w:val="005929E5"/>
    <w:rsid w:val="00592CF9"/>
    <w:rsid w:val="00592EE3"/>
    <w:rsid w:val="0059323A"/>
    <w:rsid w:val="00593759"/>
    <w:rsid w:val="00593A55"/>
    <w:rsid w:val="005947A4"/>
    <w:rsid w:val="00594ABC"/>
    <w:rsid w:val="00594DAA"/>
    <w:rsid w:val="00594E08"/>
    <w:rsid w:val="005950CB"/>
    <w:rsid w:val="0059523E"/>
    <w:rsid w:val="005954F7"/>
    <w:rsid w:val="00595C84"/>
    <w:rsid w:val="005961EE"/>
    <w:rsid w:val="0059623E"/>
    <w:rsid w:val="005962B7"/>
    <w:rsid w:val="005962E2"/>
    <w:rsid w:val="00596534"/>
    <w:rsid w:val="00596FA6"/>
    <w:rsid w:val="005970D5"/>
    <w:rsid w:val="0059733E"/>
    <w:rsid w:val="005973E8"/>
    <w:rsid w:val="00597557"/>
    <w:rsid w:val="00597826"/>
    <w:rsid w:val="005A0B48"/>
    <w:rsid w:val="005A0FDB"/>
    <w:rsid w:val="005A1B5E"/>
    <w:rsid w:val="005A2029"/>
    <w:rsid w:val="005A2454"/>
    <w:rsid w:val="005A3C92"/>
    <w:rsid w:val="005A40E7"/>
    <w:rsid w:val="005A43D7"/>
    <w:rsid w:val="005A5918"/>
    <w:rsid w:val="005A6D51"/>
    <w:rsid w:val="005A6F29"/>
    <w:rsid w:val="005A7024"/>
    <w:rsid w:val="005A7321"/>
    <w:rsid w:val="005A7971"/>
    <w:rsid w:val="005A7AEE"/>
    <w:rsid w:val="005B0E41"/>
    <w:rsid w:val="005B1829"/>
    <w:rsid w:val="005B2312"/>
    <w:rsid w:val="005B27EF"/>
    <w:rsid w:val="005B2EA7"/>
    <w:rsid w:val="005B30BF"/>
    <w:rsid w:val="005B35AA"/>
    <w:rsid w:val="005B3F6E"/>
    <w:rsid w:val="005B48AE"/>
    <w:rsid w:val="005B490F"/>
    <w:rsid w:val="005B4954"/>
    <w:rsid w:val="005B5004"/>
    <w:rsid w:val="005B524F"/>
    <w:rsid w:val="005B578A"/>
    <w:rsid w:val="005B5828"/>
    <w:rsid w:val="005B664C"/>
    <w:rsid w:val="005B68AD"/>
    <w:rsid w:val="005B6F7A"/>
    <w:rsid w:val="005B727E"/>
    <w:rsid w:val="005B75F3"/>
    <w:rsid w:val="005C1013"/>
    <w:rsid w:val="005C1020"/>
    <w:rsid w:val="005C1487"/>
    <w:rsid w:val="005C18F0"/>
    <w:rsid w:val="005C1BA1"/>
    <w:rsid w:val="005C1D44"/>
    <w:rsid w:val="005C2BFA"/>
    <w:rsid w:val="005C2DFD"/>
    <w:rsid w:val="005C3367"/>
    <w:rsid w:val="005C3F0A"/>
    <w:rsid w:val="005C451C"/>
    <w:rsid w:val="005C53D2"/>
    <w:rsid w:val="005C5CAF"/>
    <w:rsid w:val="005C6447"/>
    <w:rsid w:val="005C6A68"/>
    <w:rsid w:val="005C6CDA"/>
    <w:rsid w:val="005C6D80"/>
    <w:rsid w:val="005C700B"/>
    <w:rsid w:val="005C7621"/>
    <w:rsid w:val="005C7952"/>
    <w:rsid w:val="005D02AA"/>
    <w:rsid w:val="005D034D"/>
    <w:rsid w:val="005D04D2"/>
    <w:rsid w:val="005D0914"/>
    <w:rsid w:val="005D0CCF"/>
    <w:rsid w:val="005D0DB2"/>
    <w:rsid w:val="005D12BA"/>
    <w:rsid w:val="005D1A57"/>
    <w:rsid w:val="005D4380"/>
    <w:rsid w:val="005D4995"/>
    <w:rsid w:val="005D54BB"/>
    <w:rsid w:val="005D56BB"/>
    <w:rsid w:val="005D5AA4"/>
    <w:rsid w:val="005D5D68"/>
    <w:rsid w:val="005D60F5"/>
    <w:rsid w:val="005D6272"/>
    <w:rsid w:val="005D63C5"/>
    <w:rsid w:val="005D69BF"/>
    <w:rsid w:val="005D6A4B"/>
    <w:rsid w:val="005D7D8C"/>
    <w:rsid w:val="005E0555"/>
    <w:rsid w:val="005E0D37"/>
    <w:rsid w:val="005E0D3D"/>
    <w:rsid w:val="005E0D98"/>
    <w:rsid w:val="005E173C"/>
    <w:rsid w:val="005E188D"/>
    <w:rsid w:val="005E1A7C"/>
    <w:rsid w:val="005E2144"/>
    <w:rsid w:val="005E2B45"/>
    <w:rsid w:val="005E3C9D"/>
    <w:rsid w:val="005E3F5E"/>
    <w:rsid w:val="005E43CE"/>
    <w:rsid w:val="005E4EE3"/>
    <w:rsid w:val="005E5312"/>
    <w:rsid w:val="005E5639"/>
    <w:rsid w:val="005E598E"/>
    <w:rsid w:val="005E5FB7"/>
    <w:rsid w:val="005E6D65"/>
    <w:rsid w:val="005E7BA3"/>
    <w:rsid w:val="005E7D1D"/>
    <w:rsid w:val="005F01C3"/>
    <w:rsid w:val="005F02A9"/>
    <w:rsid w:val="005F02AE"/>
    <w:rsid w:val="005F11A3"/>
    <w:rsid w:val="005F193B"/>
    <w:rsid w:val="005F1982"/>
    <w:rsid w:val="005F2107"/>
    <w:rsid w:val="005F21A8"/>
    <w:rsid w:val="005F2274"/>
    <w:rsid w:val="005F3193"/>
    <w:rsid w:val="005F3FCC"/>
    <w:rsid w:val="005F547F"/>
    <w:rsid w:val="005F5D06"/>
    <w:rsid w:val="005F77F6"/>
    <w:rsid w:val="006000E5"/>
    <w:rsid w:val="006005DA"/>
    <w:rsid w:val="006009A3"/>
    <w:rsid w:val="00600D26"/>
    <w:rsid w:val="00600FA4"/>
    <w:rsid w:val="006015E4"/>
    <w:rsid w:val="00601CD8"/>
    <w:rsid w:val="00601F90"/>
    <w:rsid w:val="00602084"/>
    <w:rsid w:val="0060226A"/>
    <w:rsid w:val="00602414"/>
    <w:rsid w:val="00602671"/>
    <w:rsid w:val="0060354F"/>
    <w:rsid w:val="006037A9"/>
    <w:rsid w:val="00603E59"/>
    <w:rsid w:val="006040D5"/>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A7"/>
    <w:rsid w:val="006134EC"/>
    <w:rsid w:val="00613F64"/>
    <w:rsid w:val="00614056"/>
    <w:rsid w:val="00615DAF"/>
    <w:rsid w:val="00616264"/>
    <w:rsid w:val="0061651E"/>
    <w:rsid w:val="00616AAB"/>
    <w:rsid w:val="006171FF"/>
    <w:rsid w:val="00617206"/>
    <w:rsid w:val="00617397"/>
    <w:rsid w:val="006203B2"/>
    <w:rsid w:val="006206C4"/>
    <w:rsid w:val="0062081C"/>
    <w:rsid w:val="0062099F"/>
    <w:rsid w:val="00620A3E"/>
    <w:rsid w:val="00620AB7"/>
    <w:rsid w:val="0062123E"/>
    <w:rsid w:val="00621744"/>
    <w:rsid w:val="00621AC3"/>
    <w:rsid w:val="00621D9C"/>
    <w:rsid w:val="00622A44"/>
    <w:rsid w:val="00622EB7"/>
    <w:rsid w:val="006233D0"/>
    <w:rsid w:val="00624062"/>
    <w:rsid w:val="006244D6"/>
    <w:rsid w:val="00625E93"/>
    <w:rsid w:val="00626A94"/>
    <w:rsid w:val="00626CDA"/>
    <w:rsid w:val="0062710E"/>
    <w:rsid w:val="00627279"/>
    <w:rsid w:val="006272A7"/>
    <w:rsid w:val="00627409"/>
    <w:rsid w:val="006305F7"/>
    <w:rsid w:val="00630BF5"/>
    <w:rsid w:val="00630D46"/>
    <w:rsid w:val="00630F93"/>
    <w:rsid w:val="0063112A"/>
    <w:rsid w:val="00631394"/>
    <w:rsid w:val="0063168E"/>
    <w:rsid w:val="00631BBF"/>
    <w:rsid w:val="00631D87"/>
    <w:rsid w:val="00631EA1"/>
    <w:rsid w:val="0063285A"/>
    <w:rsid w:val="006332DA"/>
    <w:rsid w:val="006345E5"/>
    <w:rsid w:val="006347E5"/>
    <w:rsid w:val="00634E59"/>
    <w:rsid w:val="0063640D"/>
    <w:rsid w:val="00636560"/>
    <w:rsid w:val="0063723A"/>
    <w:rsid w:val="0063790C"/>
    <w:rsid w:val="00637EBE"/>
    <w:rsid w:val="00640150"/>
    <w:rsid w:val="006406D9"/>
    <w:rsid w:val="00640951"/>
    <w:rsid w:val="00640D09"/>
    <w:rsid w:val="006412BA"/>
    <w:rsid w:val="00641FE0"/>
    <w:rsid w:val="00642A61"/>
    <w:rsid w:val="006437BA"/>
    <w:rsid w:val="00643DB0"/>
    <w:rsid w:val="00643FC4"/>
    <w:rsid w:val="00644237"/>
    <w:rsid w:val="0064453B"/>
    <w:rsid w:val="00644C06"/>
    <w:rsid w:val="00644FAE"/>
    <w:rsid w:val="0064585E"/>
    <w:rsid w:val="00645FC4"/>
    <w:rsid w:val="00646A37"/>
    <w:rsid w:val="00647227"/>
    <w:rsid w:val="00647839"/>
    <w:rsid w:val="00650598"/>
    <w:rsid w:val="0065083C"/>
    <w:rsid w:val="00650FE5"/>
    <w:rsid w:val="00651274"/>
    <w:rsid w:val="006515A8"/>
    <w:rsid w:val="00651CA5"/>
    <w:rsid w:val="00651CB0"/>
    <w:rsid w:val="00651E20"/>
    <w:rsid w:val="006525E4"/>
    <w:rsid w:val="00652873"/>
    <w:rsid w:val="00652933"/>
    <w:rsid w:val="00653B3C"/>
    <w:rsid w:val="00653D37"/>
    <w:rsid w:val="006540FD"/>
    <w:rsid w:val="00654672"/>
    <w:rsid w:val="00654EC6"/>
    <w:rsid w:val="00655712"/>
    <w:rsid w:val="0065586E"/>
    <w:rsid w:val="00655C4B"/>
    <w:rsid w:val="0065609C"/>
    <w:rsid w:val="006565C1"/>
    <w:rsid w:val="00656AC7"/>
    <w:rsid w:val="006572D6"/>
    <w:rsid w:val="00657CC4"/>
    <w:rsid w:val="006603FE"/>
    <w:rsid w:val="00660543"/>
    <w:rsid w:val="006606D8"/>
    <w:rsid w:val="006615F8"/>
    <w:rsid w:val="00661835"/>
    <w:rsid w:val="00661A97"/>
    <w:rsid w:val="00662594"/>
    <w:rsid w:val="006636D6"/>
    <w:rsid w:val="0066375A"/>
    <w:rsid w:val="00664148"/>
    <w:rsid w:val="00664388"/>
    <w:rsid w:val="00664992"/>
    <w:rsid w:val="00664B6A"/>
    <w:rsid w:val="006660BF"/>
    <w:rsid w:val="006661F6"/>
    <w:rsid w:val="006663D3"/>
    <w:rsid w:val="00670408"/>
    <w:rsid w:val="0067043A"/>
    <w:rsid w:val="00670AE1"/>
    <w:rsid w:val="006714A5"/>
    <w:rsid w:val="0067159A"/>
    <w:rsid w:val="00671968"/>
    <w:rsid w:val="00671C85"/>
    <w:rsid w:val="00673564"/>
    <w:rsid w:val="00673990"/>
    <w:rsid w:val="00673ED7"/>
    <w:rsid w:val="00674192"/>
    <w:rsid w:val="006747B6"/>
    <w:rsid w:val="00674E1A"/>
    <w:rsid w:val="0067554F"/>
    <w:rsid w:val="006758BC"/>
    <w:rsid w:val="00675944"/>
    <w:rsid w:val="00675F6B"/>
    <w:rsid w:val="0067688E"/>
    <w:rsid w:val="00676A95"/>
    <w:rsid w:val="00676F88"/>
    <w:rsid w:val="00677390"/>
    <w:rsid w:val="00677884"/>
    <w:rsid w:val="00677B6D"/>
    <w:rsid w:val="006801E9"/>
    <w:rsid w:val="0068154A"/>
    <w:rsid w:val="006817F2"/>
    <w:rsid w:val="00681CE0"/>
    <w:rsid w:val="00682AA0"/>
    <w:rsid w:val="00682E5B"/>
    <w:rsid w:val="006837F1"/>
    <w:rsid w:val="00683C32"/>
    <w:rsid w:val="00683D7B"/>
    <w:rsid w:val="006842EE"/>
    <w:rsid w:val="0068446B"/>
    <w:rsid w:val="00684D3B"/>
    <w:rsid w:val="006852F4"/>
    <w:rsid w:val="006855D1"/>
    <w:rsid w:val="00685885"/>
    <w:rsid w:val="00686129"/>
    <w:rsid w:val="006864B6"/>
    <w:rsid w:val="0068682A"/>
    <w:rsid w:val="00686BED"/>
    <w:rsid w:val="00686FD9"/>
    <w:rsid w:val="006877AC"/>
    <w:rsid w:val="00690421"/>
    <w:rsid w:val="00690708"/>
    <w:rsid w:val="00690BDD"/>
    <w:rsid w:val="006922E0"/>
    <w:rsid w:val="00692B67"/>
    <w:rsid w:val="00692C16"/>
    <w:rsid w:val="0069322F"/>
    <w:rsid w:val="00693331"/>
    <w:rsid w:val="006938E0"/>
    <w:rsid w:val="0069584E"/>
    <w:rsid w:val="00695B91"/>
    <w:rsid w:val="0069658E"/>
    <w:rsid w:val="006969D9"/>
    <w:rsid w:val="00696A92"/>
    <w:rsid w:val="00696F2F"/>
    <w:rsid w:val="0069719A"/>
    <w:rsid w:val="006973AE"/>
    <w:rsid w:val="00697624"/>
    <w:rsid w:val="0069767E"/>
    <w:rsid w:val="006976FC"/>
    <w:rsid w:val="00697AD7"/>
    <w:rsid w:val="006A0D56"/>
    <w:rsid w:val="006A1988"/>
    <w:rsid w:val="006A1CC1"/>
    <w:rsid w:val="006A1E91"/>
    <w:rsid w:val="006A1FE1"/>
    <w:rsid w:val="006A2913"/>
    <w:rsid w:val="006A2B46"/>
    <w:rsid w:val="006A2CC2"/>
    <w:rsid w:val="006A3125"/>
    <w:rsid w:val="006A32CC"/>
    <w:rsid w:val="006A34FC"/>
    <w:rsid w:val="006A36C1"/>
    <w:rsid w:val="006A377E"/>
    <w:rsid w:val="006A4A63"/>
    <w:rsid w:val="006A4F9D"/>
    <w:rsid w:val="006A5EC7"/>
    <w:rsid w:val="006A6127"/>
    <w:rsid w:val="006A6462"/>
    <w:rsid w:val="006A7228"/>
    <w:rsid w:val="006A7731"/>
    <w:rsid w:val="006A7AAF"/>
    <w:rsid w:val="006A7B58"/>
    <w:rsid w:val="006B04A3"/>
    <w:rsid w:val="006B05ED"/>
    <w:rsid w:val="006B150E"/>
    <w:rsid w:val="006B1994"/>
    <w:rsid w:val="006B1EBE"/>
    <w:rsid w:val="006B2939"/>
    <w:rsid w:val="006B2BEA"/>
    <w:rsid w:val="006B31BC"/>
    <w:rsid w:val="006B3B78"/>
    <w:rsid w:val="006B4ED3"/>
    <w:rsid w:val="006B5BA0"/>
    <w:rsid w:val="006B6401"/>
    <w:rsid w:val="006B661C"/>
    <w:rsid w:val="006B6730"/>
    <w:rsid w:val="006B683A"/>
    <w:rsid w:val="006B6C81"/>
    <w:rsid w:val="006B708F"/>
    <w:rsid w:val="006B7970"/>
    <w:rsid w:val="006B7F5B"/>
    <w:rsid w:val="006C05D2"/>
    <w:rsid w:val="006C0D5D"/>
    <w:rsid w:val="006C128F"/>
    <w:rsid w:val="006C12B6"/>
    <w:rsid w:val="006C1AEE"/>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DC7"/>
    <w:rsid w:val="006D0F5A"/>
    <w:rsid w:val="006D0F7B"/>
    <w:rsid w:val="006D1BFB"/>
    <w:rsid w:val="006D225A"/>
    <w:rsid w:val="006D300E"/>
    <w:rsid w:val="006D33AE"/>
    <w:rsid w:val="006D4305"/>
    <w:rsid w:val="006D46E1"/>
    <w:rsid w:val="006D489E"/>
    <w:rsid w:val="006D5C12"/>
    <w:rsid w:val="006D61F4"/>
    <w:rsid w:val="006D629D"/>
    <w:rsid w:val="006D67AA"/>
    <w:rsid w:val="006D67CA"/>
    <w:rsid w:val="006D6926"/>
    <w:rsid w:val="006D7301"/>
    <w:rsid w:val="006D7960"/>
    <w:rsid w:val="006D7B1A"/>
    <w:rsid w:val="006D7EA5"/>
    <w:rsid w:val="006E0223"/>
    <w:rsid w:val="006E08EF"/>
    <w:rsid w:val="006E0E24"/>
    <w:rsid w:val="006E0E2D"/>
    <w:rsid w:val="006E11EF"/>
    <w:rsid w:val="006E15A6"/>
    <w:rsid w:val="006E1D46"/>
    <w:rsid w:val="006E244B"/>
    <w:rsid w:val="006E3017"/>
    <w:rsid w:val="006E41E7"/>
    <w:rsid w:val="006E4860"/>
    <w:rsid w:val="006E49BE"/>
    <w:rsid w:val="006E5155"/>
    <w:rsid w:val="006E5713"/>
    <w:rsid w:val="006E5A57"/>
    <w:rsid w:val="006E5B62"/>
    <w:rsid w:val="006E6132"/>
    <w:rsid w:val="006E616C"/>
    <w:rsid w:val="006E6BB3"/>
    <w:rsid w:val="006E6D06"/>
    <w:rsid w:val="006E7223"/>
    <w:rsid w:val="006E7FBB"/>
    <w:rsid w:val="006F00AA"/>
    <w:rsid w:val="006F0E65"/>
    <w:rsid w:val="006F101D"/>
    <w:rsid w:val="006F1086"/>
    <w:rsid w:val="006F109A"/>
    <w:rsid w:val="006F171C"/>
    <w:rsid w:val="006F267A"/>
    <w:rsid w:val="006F2B08"/>
    <w:rsid w:val="006F3174"/>
    <w:rsid w:val="006F4F6A"/>
    <w:rsid w:val="006F5B62"/>
    <w:rsid w:val="006F5C45"/>
    <w:rsid w:val="006F6039"/>
    <w:rsid w:val="006F662E"/>
    <w:rsid w:val="006F6A43"/>
    <w:rsid w:val="006F6AEE"/>
    <w:rsid w:val="006F6B3B"/>
    <w:rsid w:val="006F7D15"/>
    <w:rsid w:val="00700112"/>
    <w:rsid w:val="007005B7"/>
    <w:rsid w:val="00701624"/>
    <w:rsid w:val="00701AD1"/>
    <w:rsid w:val="00701B49"/>
    <w:rsid w:val="00701EBB"/>
    <w:rsid w:val="00702029"/>
    <w:rsid w:val="007021C3"/>
    <w:rsid w:val="00702DE1"/>
    <w:rsid w:val="00703501"/>
    <w:rsid w:val="00703F7B"/>
    <w:rsid w:val="0070406B"/>
    <w:rsid w:val="0070429C"/>
    <w:rsid w:val="007042CA"/>
    <w:rsid w:val="00704D6F"/>
    <w:rsid w:val="007053D5"/>
    <w:rsid w:val="007057B0"/>
    <w:rsid w:val="00705871"/>
    <w:rsid w:val="00706CD8"/>
    <w:rsid w:val="00707AC2"/>
    <w:rsid w:val="00707D64"/>
    <w:rsid w:val="00707E65"/>
    <w:rsid w:val="00710094"/>
    <w:rsid w:val="007109C7"/>
    <w:rsid w:val="00710CA1"/>
    <w:rsid w:val="00711601"/>
    <w:rsid w:val="00711CF4"/>
    <w:rsid w:val="00711D16"/>
    <w:rsid w:val="00711F68"/>
    <w:rsid w:val="007122DF"/>
    <w:rsid w:val="007128AC"/>
    <w:rsid w:val="00712CC4"/>
    <w:rsid w:val="00713518"/>
    <w:rsid w:val="0071383E"/>
    <w:rsid w:val="00713DBD"/>
    <w:rsid w:val="00714B6D"/>
    <w:rsid w:val="00714E65"/>
    <w:rsid w:val="007153C4"/>
    <w:rsid w:val="007154A6"/>
    <w:rsid w:val="00716805"/>
    <w:rsid w:val="007169A4"/>
    <w:rsid w:val="00717419"/>
    <w:rsid w:val="00717D56"/>
    <w:rsid w:val="00720140"/>
    <w:rsid w:val="00720386"/>
    <w:rsid w:val="00720408"/>
    <w:rsid w:val="0072142B"/>
    <w:rsid w:val="0072157D"/>
    <w:rsid w:val="007216F4"/>
    <w:rsid w:val="0072189F"/>
    <w:rsid w:val="00721964"/>
    <w:rsid w:val="007221DC"/>
    <w:rsid w:val="007232C8"/>
    <w:rsid w:val="0072353E"/>
    <w:rsid w:val="00723C1D"/>
    <w:rsid w:val="00723CB5"/>
    <w:rsid w:val="00723E4B"/>
    <w:rsid w:val="00724AF5"/>
    <w:rsid w:val="00725CCA"/>
    <w:rsid w:val="00726034"/>
    <w:rsid w:val="007261DE"/>
    <w:rsid w:val="0072629A"/>
    <w:rsid w:val="007263D7"/>
    <w:rsid w:val="00726A5B"/>
    <w:rsid w:val="00726EED"/>
    <w:rsid w:val="00730DEE"/>
    <w:rsid w:val="007313E5"/>
    <w:rsid w:val="007313F7"/>
    <w:rsid w:val="00731444"/>
    <w:rsid w:val="0073173A"/>
    <w:rsid w:val="00731BF0"/>
    <w:rsid w:val="00731C3E"/>
    <w:rsid w:val="00732097"/>
    <w:rsid w:val="007327C8"/>
    <w:rsid w:val="00733041"/>
    <w:rsid w:val="007338CF"/>
    <w:rsid w:val="00734D11"/>
    <w:rsid w:val="00734F64"/>
    <w:rsid w:val="00735792"/>
    <w:rsid w:val="00735972"/>
    <w:rsid w:val="00735A4D"/>
    <w:rsid w:val="0073630B"/>
    <w:rsid w:val="00737464"/>
    <w:rsid w:val="00737CE0"/>
    <w:rsid w:val="00737F6A"/>
    <w:rsid w:val="0074024F"/>
    <w:rsid w:val="007408B4"/>
    <w:rsid w:val="007410B6"/>
    <w:rsid w:val="007411EB"/>
    <w:rsid w:val="007415E9"/>
    <w:rsid w:val="007420EB"/>
    <w:rsid w:val="00743853"/>
    <w:rsid w:val="00743BD6"/>
    <w:rsid w:val="00743C8E"/>
    <w:rsid w:val="00744206"/>
    <w:rsid w:val="00744E59"/>
    <w:rsid w:val="007455BD"/>
    <w:rsid w:val="00745A46"/>
    <w:rsid w:val="00745AB0"/>
    <w:rsid w:val="00745C6F"/>
    <w:rsid w:val="00745EB6"/>
    <w:rsid w:val="0074614B"/>
    <w:rsid w:val="0074695A"/>
    <w:rsid w:val="00746BE8"/>
    <w:rsid w:val="007471F2"/>
    <w:rsid w:val="00747F6E"/>
    <w:rsid w:val="00750534"/>
    <w:rsid w:val="00751A72"/>
    <w:rsid w:val="00751AEC"/>
    <w:rsid w:val="00751DEE"/>
    <w:rsid w:val="007526A8"/>
    <w:rsid w:val="007528D8"/>
    <w:rsid w:val="00752CBB"/>
    <w:rsid w:val="00753727"/>
    <w:rsid w:val="00753D33"/>
    <w:rsid w:val="007541BD"/>
    <w:rsid w:val="00754417"/>
    <w:rsid w:val="007546E8"/>
    <w:rsid w:val="00754968"/>
    <w:rsid w:val="00754AE3"/>
    <w:rsid w:val="00755A84"/>
    <w:rsid w:val="007563FB"/>
    <w:rsid w:val="007568EC"/>
    <w:rsid w:val="007572FF"/>
    <w:rsid w:val="00757308"/>
    <w:rsid w:val="0075782B"/>
    <w:rsid w:val="00757A36"/>
    <w:rsid w:val="00760487"/>
    <w:rsid w:val="007604D0"/>
    <w:rsid w:val="007606A5"/>
    <w:rsid w:val="00760AB3"/>
    <w:rsid w:val="007613F4"/>
    <w:rsid w:val="007620FF"/>
    <w:rsid w:val="007627D0"/>
    <w:rsid w:val="00762ACF"/>
    <w:rsid w:val="00762C15"/>
    <w:rsid w:val="00762D8E"/>
    <w:rsid w:val="00763519"/>
    <w:rsid w:val="0076402F"/>
    <w:rsid w:val="00764498"/>
    <w:rsid w:val="007648E3"/>
    <w:rsid w:val="007649FD"/>
    <w:rsid w:val="007655BB"/>
    <w:rsid w:val="00765A94"/>
    <w:rsid w:val="00765AF1"/>
    <w:rsid w:val="00765C32"/>
    <w:rsid w:val="00765C57"/>
    <w:rsid w:val="00766396"/>
    <w:rsid w:val="00766C4C"/>
    <w:rsid w:val="0076721D"/>
    <w:rsid w:val="007712D8"/>
    <w:rsid w:val="00771F6E"/>
    <w:rsid w:val="00772A1B"/>
    <w:rsid w:val="007736B1"/>
    <w:rsid w:val="0077435E"/>
    <w:rsid w:val="007745B6"/>
    <w:rsid w:val="007746FC"/>
    <w:rsid w:val="007748D5"/>
    <w:rsid w:val="007749EE"/>
    <w:rsid w:val="00774BB8"/>
    <w:rsid w:val="00775D5D"/>
    <w:rsid w:val="007763BB"/>
    <w:rsid w:val="0077662B"/>
    <w:rsid w:val="00776838"/>
    <w:rsid w:val="00776986"/>
    <w:rsid w:val="007774C0"/>
    <w:rsid w:val="007778ED"/>
    <w:rsid w:val="00777F70"/>
    <w:rsid w:val="00780128"/>
    <w:rsid w:val="007803A6"/>
    <w:rsid w:val="00780B28"/>
    <w:rsid w:val="00780E0A"/>
    <w:rsid w:val="007825A4"/>
    <w:rsid w:val="00782B3D"/>
    <w:rsid w:val="00783090"/>
    <w:rsid w:val="007831BB"/>
    <w:rsid w:val="007834D0"/>
    <w:rsid w:val="00783AC0"/>
    <w:rsid w:val="00784799"/>
    <w:rsid w:val="00784D75"/>
    <w:rsid w:val="007853DC"/>
    <w:rsid w:val="00785412"/>
    <w:rsid w:val="007856DD"/>
    <w:rsid w:val="00785715"/>
    <w:rsid w:val="00785F69"/>
    <w:rsid w:val="00786012"/>
    <w:rsid w:val="00786548"/>
    <w:rsid w:val="00786808"/>
    <w:rsid w:val="007868FC"/>
    <w:rsid w:val="00786ECC"/>
    <w:rsid w:val="00787564"/>
    <w:rsid w:val="00790762"/>
    <w:rsid w:val="007908E1"/>
    <w:rsid w:val="0079194D"/>
    <w:rsid w:val="00792869"/>
    <w:rsid w:val="007928E0"/>
    <w:rsid w:val="00792D28"/>
    <w:rsid w:val="007941B2"/>
    <w:rsid w:val="00794D12"/>
    <w:rsid w:val="00794DE5"/>
    <w:rsid w:val="00794F8B"/>
    <w:rsid w:val="00795921"/>
    <w:rsid w:val="00795A3E"/>
    <w:rsid w:val="00795B13"/>
    <w:rsid w:val="00795DFF"/>
    <w:rsid w:val="00795F58"/>
    <w:rsid w:val="0079680A"/>
    <w:rsid w:val="00796B55"/>
    <w:rsid w:val="00796FB8"/>
    <w:rsid w:val="00796FC5"/>
    <w:rsid w:val="007975B4"/>
    <w:rsid w:val="0079771A"/>
    <w:rsid w:val="00797890"/>
    <w:rsid w:val="0079798A"/>
    <w:rsid w:val="00797B84"/>
    <w:rsid w:val="00797BC7"/>
    <w:rsid w:val="00797EDE"/>
    <w:rsid w:val="007A0D61"/>
    <w:rsid w:val="007A148F"/>
    <w:rsid w:val="007A1506"/>
    <w:rsid w:val="007A1885"/>
    <w:rsid w:val="007A19FD"/>
    <w:rsid w:val="007A1D7B"/>
    <w:rsid w:val="007A247F"/>
    <w:rsid w:val="007A26D9"/>
    <w:rsid w:val="007A2760"/>
    <w:rsid w:val="007A27ED"/>
    <w:rsid w:val="007A2B11"/>
    <w:rsid w:val="007A2EFC"/>
    <w:rsid w:val="007A3152"/>
    <w:rsid w:val="007A3279"/>
    <w:rsid w:val="007A369F"/>
    <w:rsid w:val="007A3F18"/>
    <w:rsid w:val="007A4E68"/>
    <w:rsid w:val="007A4F45"/>
    <w:rsid w:val="007A5ACF"/>
    <w:rsid w:val="007A6025"/>
    <w:rsid w:val="007A6239"/>
    <w:rsid w:val="007A62E3"/>
    <w:rsid w:val="007A7147"/>
    <w:rsid w:val="007A760C"/>
    <w:rsid w:val="007B138C"/>
    <w:rsid w:val="007B13F8"/>
    <w:rsid w:val="007B15B4"/>
    <w:rsid w:val="007B15DB"/>
    <w:rsid w:val="007B1B85"/>
    <w:rsid w:val="007B1EAA"/>
    <w:rsid w:val="007B23F7"/>
    <w:rsid w:val="007B2599"/>
    <w:rsid w:val="007B281C"/>
    <w:rsid w:val="007B305D"/>
    <w:rsid w:val="007B3872"/>
    <w:rsid w:val="007B43E9"/>
    <w:rsid w:val="007B4441"/>
    <w:rsid w:val="007B468E"/>
    <w:rsid w:val="007B46DF"/>
    <w:rsid w:val="007B470D"/>
    <w:rsid w:val="007B4FCB"/>
    <w:rsid w:val="007B556F"/>
    <w:rsid w:val="007B626F"/>
    <w:rsid w:val="007B6537"/>
    <w:rsid w:val="007B66FC"/>
    <w:rsid w:val="007B6A21"/>
    <w:rsid w:val="007B6DB9"/>
    <w:rsid w:val="007B6E29"/>
    <w:rsid w:val="007B727A"/>
    <w:rsid w:val="007B7A11"/>
    <w:rsid w:val="007C00DE"/>
    <w:rsid w:val="007C05F5"/>
    <w:rsid w:val="007C0DAD"/>
    <w:rsid w:val="007C127B"/>
    <w:rsid w:val="007C175E"/>
    <w:rsid w:val="007C1BAC"/>
    <w:rsid w:val="007C2164"/>
    <w:rsid w:val="007C24D6"/>
    <w:rsid w:val="007C31C8"/>
    <w:rsid w:val="007C4643"/>
    <w:rsid w:val="007C4B48"/>
    <w:rsid w:val="007C5289"/>
    <w:rsid w:val="007C531C"/>
    <w:rsid w:val="007C59A4"/>
    <w:rsid w:val="007C65E8"/>
    <w:rsid w:val="007C69F5"/>
    <w:rsid w:val="007C6A09"/>
    <w:rsid w:val="007C6EC7"/>
    <w:rsid w:val="007C6FA0"/>
    <w:rsid w:val="007C7694"/>
    <w:rsid w:val="007C7CD4"/>
    <w:rsid w:val="007D07CF"/>
    <w:rsid w:val="007D0AD4"/>
    <w:rsid w:val="007D0DBC"/>
    <w:rsid w:val="007D0EBA"/>
    <w:rsid w:val="007D1BC9"/>
    <w:rsid w:val="007D1CEA"/>
    <w:rsid w:val="007D24E4"/>
    <w:rsid w:val="007D2840"/>
    <w:rsid w:val="007D301C"/>
    <w:rsid w:val="007D3509"/>
    <w:rsid w:val="007D3ABF"/>
    <w:rsid w:val="007D430E"/>
    <w:rsid w:val="007D45CA"/>
    <w:rsid w:val="007D4842"/>
    <w:rsid w:val="007D525B"/>
    <w:rsid w:val="007D5338"/>
    <w:rsid w:val="007D53BC"/>
    <w:rsid w:val="007D5982"/>
    <w:rsid w:val="007D5EC3"/>
    <w:rsid w:val="007D5F87"/>
    <w:rsid w:val="007D670D"/>
    <w:rsid w:val="007D6DFA"/>
    <w:rsid w:val="007D7528"/>
    <w:rsid w:val="007D7F67"/>
    <w:rsid w:val="007D7FBB"/>
    <w:rsid w:val="007E0182"/>
    <w:rsid w:val="007E0FD2"/>
    <w:rsid w:val="007E1747"/>
    <w:rsid w:val="007E1D46"/>
    <w:rsid w:val="007E2C5D"/>
    <w:rsid w:val="007E3240"/>
    <w:rsid w:val="007E3255"/>
    <w:rsid w:val="007E45BC"/>
    <w:rsid w:val="007E5453"/>
    <w:rsid w:val="007E57DD"/>
    <w:rsid w:val="007E63EE"/>
    <w:rsid w:val="007E69CF"/>
    <w:rsid w:val="007E6DA8"/>
    <w:rsid w:val="007E703E"/>
    <w:rsid w:val="007E74AC"/>
    <w:rsid w:val="007E7C6A"/>
    <w:rsid w:val="007F0055"/>
    <w:rsid w:val="007F0223"/>
    <w:rsid w:val="007F0597"/>
    <w:rsid w:val="007F06DC"/>
    <w:rsid w:val="007F0D7D"/>
    <w:rsid w:val="007F0F9D"/>
    <w:rsid w:val="007F1264"/>
    <w:rsid w:val="007F1D99"/>
    <w:rsid w:val="007F1E97"/>
    <w:rsid w:val="007F2079"/>
    <w:rsid w:val="007F2116"/>
    <w:rsid w:val="007F2657"/>
    <w:rsid w:val="007F328B"/>
    <w:rsid w:val="007F350E"/>
    <w:rsid w:val="007F37E7"/>
    <w:rsid w:val="007F394D"/>
    <w:rsid w:val="007F398E"/>
    <w:rsid w:val="007F3A26"/>
    <w:rsid w:val="007F3C50"/>
    <w:rsid w:val="007F3F58"/>
    <w:rsid w:val="007F424B"/>
    <w:rsid w:val="007F426F"/>
    <w:rsid w:val="007F453D"/>
    <w:rsid w:val="007F4664"/>
    <w:rsid w:val="007F4C80"/>
    <w:rsid w:val="007F4E27"/>
    <w:rsid w:val="007F4F34"/>
    <w:rsid w:val="007F548F"/>
    <w:rsid w:val="007F5D8C"/>
    <w:rsid w:val="007F673D"/>
    <w:rsid w:val="007F6C2C"/>
    <w:rsid w:val="007F6CD4"/>
    <w:rsid w:val="007F7958"/>
    <w:rsid w:val="007F7992"/>
    <w:rsid w:val="007F7D41"/>
    <w:rsid w:val="00800A81"/>
    <w:rsid w:val="00800F06"/>
    <w:rsid w:val="008011A2"/>
    <w:rsid w:val="008017E1"/>
    <w:rsid w:val="00801B43"/>
    <w:rsid w:val="00801D01"/>
    <w:rsid w:val="008021DB"/>
    <w:rsid w:val="00802289"/>
    <w:rsid w:val="008026A4"/>
    <w:rsid w:val="008026BE"/>
    <w:rsid w:val="0080278C"/>
    <w:rsid w:val="008027D8"/>
    <w:rsid w:val="00802A4F"/>
    <w:rsid w:val="00802E09"/>
    <w:rsid w:val="00803143"/>
    <w:rsid w:val="0080395D"/>
    <w:rsid w:val="00804802"/>
    <w:rsid w:val="008048AD"/>
    <w:rsid w:val="0080495B"/>
    <w:rsid w:val="00804B29"/>
    <w:rsid w:val="00804EF3"/>
    <w:rsid w:val="008059AD"/>
    <w:rsid w:val="00805E9B"/>
    <w:rsid w:val="00805FA9"/>
    <w:rsid w:val="0080625D"/>
    <w:rsid w:val="0080690C"/>
    <w:rsid w:val="00806A4F"/>
    <w:rsid w:val="00806A89"/>
    <w:rsid w:val="00806E46"/>
    <w:rsid w:val="00807497"/>
    <w:rsid w:val="00810017"/>
    <w:rsid w:val="008100AB"/>
    <w:rsid w:val="00810D4D"/>
    <w:rsid w:val="00811BE3"/>
    <w:rsid w:val="00811C1B"/>
    <w:rsid w:val="008121D6"/>
    <w:rsid w:val="008122A0"/>
    <w:rsid w:val="008122D0"/>
    <w:rsid w:val="0081265A"/>
    <w:rsid w:val="008127AC"/>
    <w:rsid w:val="00812AB5"/>
    <w:rsid w:val="00812AC4"/>
    <w:rsid w:val="00812FBB"/>
    <w:rsid w:val="00813315"/>
    <w:rsid w:val="008133B5"/>
    <w:rsid w:val="00815323"/>
    <w:rsid w:val="0081557E"/>
    <w:rsid w:val="0081570C"/>
    <w:rsid w:val="00816BE7"/>
    <w:rsid w:val="00816DCB"/>
    <w:rsid w:val="00817AD1"/>
    <w:rsid w:val="00817B6F"/>
    <w:rsid w:val="00817C77"/>
    <w:rsid w:val="00820BEB"/>
    <w:rsid w:val="00821507"/>
    <w:rsid w:val="008219DF"/>
    <w:rsid w:val="00821FB5"/>
    <w:rsid w:val="00821FE0"/>
    <w:rsid w:val="00822234"/>
    <w:rsid w:val="008224A2"/>
    <w:rsid w:val="008225E6"/>
    <w:rsid w:val="00822672"/>
    <w:rsid w:val="008230B4"/>
    <w:rsid w:val="008244C0"/>
    <w:rsid w:val="0082534F"/>
    <w:rsid w:val="00825533"/>
    <w:rsid w:val="008266A1"/>
    <w:rsid w:val="00826C8F"/>
    <w:rsid w:val="00826D19"/>
    <w:rsid w:val="00827224"/>
    <w:rsid w:val="00830454"/>
    <w:rsid w:val="00830CC7"/>
    <w:rsid w:val="00830DC4"/>
    <w:rsid w:val="00831257"/>
    <w:rsid w:val="00831A45"/>
    <w:rsid w:val="00831FA8"/>
    <w:rsid w:val="008323B3"/>
    <w:rsid w:val="00832B58"/>
    <w:rsid w:val="008334AB"/>
    <w:rsid w:val="008349CC"/>
    <w:rsid w:val="00835172"/>
    <w:rsid w:val="0083537F"/>
    <w:rsid w:val="00835753"/>
    <w:rsid w:val="00836919"/>
    <w:rsid w:val="008375D2"/>
    <w:rsid w:val="00837836"/>
    <w:rsid w:val="00837BE3"/>
    <w:rsid w:val="00837E5D"/>
    <w:rsid w:val="0084012C"/>
    <w:rsid w:val="008401B4"/>
    <w:rsid w:val="0084046D"/>
    <w:rsid w:val="00840F9F"/>
    <w:rsid w:val="008415F6"/>
    <w:rsid w:val="00841897"/>
    <w:rsid w:val="00841A9F"/>
    <w:rsid w:val="00841F50"/>
    <w:rsid w:val="0084267C"/>
    <w:rsid w:val="00842DBF"/>
    <w:rsid w:val="00843524"/>
    <w:rsid w:val="00843714"/>
    <w:rsid w:val="00844441"/>
    <w:rsid w:val="00846DE7"/>
    <w:rsid w:val="00847A78"/>
    <w:rsid w:val="00847BC5"/>
    <w:rsid w:val="00847C31"/>
    <w:rsid w:val="0085018D"/>
    <w:rsid w:val="00850517"/>
    <w:rsid w:val="00850886"/>
    <w:rsid w:val="008515B1"/>
    <w:rsid w:val="008518D6"/>
    <w:rsid w:val="008520A6"/>
    <w:rsid w:val="008520EF"/>
    <w:rsid w:val="00853101"/>
    <w:rsid w:val="0085416C"/>
    <w:rsid w:val="00854851"/>
    <w:rsid w:val="008557C7"/>
    <w:rsid w:val="008557D5"/>
    <w:rsid w:val="00855AC1"/>
    <w:rsid w:val="00855B07"/>
    <w:rsid w:val="00857213"/>
    <w:rsid w:val="0085767E"/>
    <w:rsid w:val="008601AA"/>
    <w:rsid w:val="00861763"/>
    <w:rsid w:val="00861B20"/>
    <w:rsid w:val="00862066"/>
    <w:rsid w:val="00862BA4"/>
    <w:rsid w:val="00862BF8"/>
    <w:rsid w:val="00863077"/>
    <w:rsid w:val="00863901"/>
    <w:rsid w:val="00864230"/>
    <w:rsid w:val="00865276"/>
    <w:rsid w:val="008659B9"/>
    <w:rsid w:val="00865AB6"/>
    <w:rsid w:val="00865BC7"/>
    <w:rsid w:val="00865BFA"/>
    <w:rsid w:val="00866918"/>
    <w:rsid w:val="00866959"/>
    <w:rsid w:val="00866A8C"/>
    <w:rsid w:val="00867907"/>
    <w:rsid w:val="00867DB2"/>
    <w:rsid w:val="00867E10"/>
    <w:rsid w:val="008703F4"/>
    <w:rsid w:val="00870AB2"/>
    <w:rsid w:val="00870DEF"/>
    <w:rsid w:val="00871D54"/>
    <w:rsid w:val="00871F1C"/>
    <w:rsid w:val="00872592"/>
    <w:rsid w:val="008735FE"/>
    <w:rsid w:val="008746B9"/>
    <w:rsid w:val="00874983"/>
    <w:rsid w:val="00874BFB"/>
    <w:rsid w:val="008755E2"/>
    <w:rsid w:val="00875DCC"/>
    <w:rsid w:val="00875EA4"/>
    <w:rsid w:val="00875F73"/>
    <w:rsid w:val="00876251"/>
    <w:rsid w:val="008769F3"/>
    <w:rsid w:val="00876A94"/>
    <w:rsid w:val="00876B33"/>
    <w:rsid w:val="00877BD1"/>
    <w:rsid w:val="00877EC8"/>
    <w:rsid w:val="0088010A"/>
    <w:rsid w:val="0088037E"/>
    <w:rsid w:val="00880CD0"/>
    <w:rsid w:val="00880FDF"/>
    <w:rsid w:val="00881CB8"/>
    <w:rsid w:val="00882227"/>
    <w:rsid w:val="008823A9"/>
    <w:rsid w:val="00882795"/>
    <w:rsid w:val="00882E0E"/>
    <w:rsid w:val="0088320C"/>
    <w:rsid w:val="008833D1"/>
    <w:rsid w:val="008844F2"/>
    <w:rsid w:val="008845C3"/>
    <w:rsid w:val="00884B4B"/>
    <w:rsid w:val="00884EC6"/>
    <w:rsid w:val="00884ECA"/>
    <w:rsid w:val="00884F04"/>
    <w:rsid w:val="00885443"/>
    <w:rsid w:val="008868E1"/>
    <w:rsid w:val="00887027"/>
    <w:rsid w:val="00887137"/>
    <w:rsid w:val="0088772B"/>
    <w:rsid w:val="0088776E"/>
    <w:rsid w:val="0089053A"/>
    <w:rsid w:val="00891299"/>
    <w:rsid w:val="00891BBF"/>
    <w:rsid w:val="00891C09"/>
    <w:rsid w:val="00891EFA"/>
    <w:rsid w:val="00891FD5"/>
    <w:rsid w:val="00892532"/>
    <w:rsid w:val="00892B42"/>
    <w:rsid w:val="008930A2"/>
    <w:rsid w:val="00893C60"/>
    <w:rsid w:val="00894046"/>
    <w:rsid w:val="008946E9"/>
    <w:rsid w:val="008947EC"/>
    <w:rsid w:val="00894A34"/>
    <w:rsid w:val="00894F70"/>
    <w:rsid w:val="00895191"/>
    <w:rsid w:val="00895B13"/>
    <w:rsid w:val="00895C21"/>
    <w:rsid w:val="00896F5B"/>
    <w:rsid w:val="008979A2"/>
    <w:rsid w:val="00897A3B"/>
    <w:rsid w:val="00897D7E"/>
    <w:rsid w:val="008A0340"/>
    <w:rsid w:val="008A06D7"/>
    <w:rsid w:val="008A07E4"/>
    <w:rsid w:val="008A094F"/>
    <w:rsid w:val="008A0EBF"/>
    <w:rsid w:val="008A0F02"/>
    <w:rsid w:val="008A1B5B"/>
    <w:rsid w:val="008A1ED6"/>
    <w:rsid w:val="008A2555"/>
    <w:rsid w:val="008A27CF"/>
    <w:rsid w:val="008A2847"/>
    <w:rsid w:val="008A2E2C"/>
    <w:rsid w:val="008A2F56"/>
    <w:rsid w:val="008A34AF"/>
    <w:rsid w:val="008A34BF"/>
    <w:rsid w:val="008A382C"/>
    <w:rsid w:val="008A3D2B"/>
    <w:rsid w:val="008A3D38"/>
    <w:rsid w:val="008A3E01"/>
    <w:rsid w:val="008A3EFB"/>
    <w:rsid w:val="008A4FBC"/>
    <w:rsid w:val="008A5481"/>
    <w:rsid w:val="008A575C"/>
    <w:rsid w:val="008A6077"/>
    <w:rsid w:val="008A69F2"/>
    <w:rsid w:val="008A6E21"/>
    <w:rsid w:val="008A75F4"/>
    <w:rsid w:val="008A771D"/>
    <w:rsid w:val="008A7C08"/>
    <w:rsid w:val="008B030B"/>
    <w:rsid w:val="008B0379"/>
    <w:rsid w:val="008B0729"/>
    <w:rsid w:val="008B230D"/>
    <w:rsid w:val="008B2FE2"/>
    <w:rsid w:val="008B4964"/>
    <w:rsid w:val="008B4DEF"/>
    <w:rsid w:val="008B5849"/>
    <w:rsid w:val="008B58AF"/>
    <w:rsid w:val="008B59CB"/>
    <w:rsid w:val="008B59DC"/>
    <w:rsid w:val="008B5A6E"/>
    <w:rsid w:val="008B5D1B"/>
    <w:rsid w:val="008B6006"/>
    <w:rsid w:val="008B6085"/>
    <w:rsid w:val="008B6408"/>
    <w:rsid w:val="008B6EE5"/>
    <w:rsid w:val="008B70CA"/>
    <w:rsid w:val="008B7331"/>
    <w:rsid w:val="008B7642"/>
    <w:rsid w:val="008B7B75"/>
    <w:rsid w:val="008C0860"/>
    <w:rsid w:val="008C0BE7"/>
    <w:rsid w:val="008C20A1"/>
    <w:rsid w:val="008C338D"/>
    <w:rsid w:val="008C37E9"/>
    <w:rsid w:val="008C3AE3"/>
    <w:rsid w:val="008C3FF1"/>
    <w:rsid w:val="008C445F"/>
    <w:rsid w:val="008C5141"/>
    <w:rsid w:val="008C52A3"/>
    <w:rsid w:val="008C5339"/>
    <w:rsid w:val="008C6211"/>
    <w:rsid w:val="008C6B90"/>
    <w:rsid w:val="008C73C6"/>
    <w:rsid w:val="008C7E21"/>
    <w:rsid w:val="008C7EC7"/>
    <w:rsid w:val="008D0B5E"/>
    <w:rsid w:val="008D135C"/>
    <w:rsid w:val="008D17E1"/>
    <w:rsid w:val="008D1898"/>
    <w:rsid w:val="008D264B"/>
    <w:rsid w:val="008D2A1B"/>
    <w:rsid w:val="008D3087"/>
    <w:rsid w:val="008D3F45"/>
    <w:rsid w:val="008D42CC"/>
    <w:rsid w:val="008D53CE"/>
    <w:rsid w:val="008D5459"/>
    <w:rsid w:val="008D59B8"/>
    <w:rsid w:val="008D60C6"/>
    <w:rsid w:val="008D6ABC"/>
    <w:rsid w:val="008D766F"/>
    <w:rsid w:val="008E01F3"/>
    <w:rsid w:val="008E06B1"/>
    <w:rsid w:val="008E0A27"/>
    <w:rsid w:val="008E0EDA"/>
    <w:rsid w:val="008E14A5"/>
    <w:rsid w:val="008E1987"/>
    <w:rsid w:val="008E255F"/>
    <w:rsid w:val="008E29CF"/>
    <w:rsid w:val="008E29F3"/>
    <w:rsid w:val="008E2B63"/>
    <w:rsid w:val="008E34A0"/>
    <w:rsid w:val="008E3C75"/>
    <w:rsid w:val="008E595B"/>
    <w:rsid w:val="008E613C"/>
    <w:rsid w:val="008E6984"/>
    <w:rsid w:val="008E6ADD"/>
    <w:rsid w:val="008E7317"/>
    <w:rsid w:val="008F017D"/>
    <w:rsid w:val="008F0C5A"/>
    <w:rsid w:val="008F0D42"/>
    <w:rsid w:val="008F1015"/>
    <w:rsid w:val="008F24D3"/>
    <w:rsid w:val="008F2D11"/>
    <w:rsid w:val="008F3A13"/>
    <w:rsid w:val="008F3A54"/>
    <w:rsid w:val="008F3A84"/>
    <w:rsid w:val="008F3BDA"/>
    <w:rsid w:val="008F4061"/>
    <w:rsid w:val="008F431F"/>
    <w:rsid w:val="008F5363"/>
    <w:rsid w:val="008F56D7"/>
    <w:rsid w:val="008F5753"/>
    <w:rsid w:val="008F59B6"/>
    <w:rsid w:val="008F6353"/>
    <w:rsid w:val="008F6360"/>
    <w:rsid w:val="008F6C05"/>
    <w:rsid w:val="008F6CD0"/>
    <w:rsid w:val="008F719D"/>
    <w:rsid w:val="008F747E"/>
    <w:rsid w:val="008F7F53"/>
    <w:rsid w:val="00900C6D"/>
    <w:rsid w:val="00900E05"/>
    <w:rsid w:val="00901070"/>
    <w:rsid w:val="00901970"/>
    <w:rsid w:val="00901E9D"/>
    <w:rsid w:val="009026C1"/>
    <w:rsid w:val="009029E3"/>
    <w:rsid w:val="009035DD"/>
    <w:rsid w:val="00903BF9"/>
    <w:rsid w:val="009040BA"/>
    <w:rsid w:val="009048E9"/>
    <w:rsid w:val="00904CAC"/>
    <w:rsid w:val="00904D21"/>
    <w:rsid w:val="0090506B"/>
    <w:rsid w:val="009052EC"/>
    <w:rsid w:val="0090531E"/>
    <w:rsid w:val="00905C6C"/>
    <w:rsid w:val="00905D0A"/>
    <w:rsid w:val="00906620"/>
    <w:rsid w:val="00906740"/>
    <w:rsid w:val="00907807"/>
    <w:rsid w:val="00907926"/>
    <w:rsid w:val="00907DAB"/>
    <w:rsid w:val="00907FB9"/>
    <w:rsid w:val="00910610"/>
    <w:rsid w:val="0091072F"/>
    <w:rsid w:val="00911DF8"/>
    <w:rsid w:val="00912239"/>
    <w:rsid w:val="00912323"/>
    <w:rsid w:val="009123E9"/>
    <w:rsid w:val="0091256E"/>
    <w:rsid w:val="009126BC"/>
    <w:rsid w:val="00912EF7"/>
    <w:rsid w:val="00912F19"/>
    <w:rsid w:val="009132ED"/>
    <w:rsid w:val="00913A27"/>
    <w:rsid w:val="00913F5F"/>
    <w:rsid w:val="009143CA"/>
    <w:rsid w:val="009147BF"/>
    <w:rsid w:val="00914E5F"/>
    <w:rsid w:val="0091542D"/>
    <w:rsid w:val="00916316"/>
    <w:rsid w:val="00916455"/>
    <w:rsid w:val="00916C7D"/>
    <w:rsid w:val="00916D4B"/>
    <w:rsid w:val="0091713D"/>
    <w:rsid w:val="009205DF"/>
    <w:rsid w:val="009207B0"/>
    <w:rsid w:val="00920864"/>
    <w:rsid w:val="009209A2"/>
    <w:rsid w:val="00920E6F"/>
    <w:rsid w:val="009227FA"/>
    <w:rsid w:val="009232CA"/>
    <w:rsid w:val="0092373D"/>
    <w:rsid w:val="00923AE1"/>
    <w:rsid w:val="0092470D"/>
    <w:rsid w:val="00924859"/>
    <w:rsid w:val="00924A03"/>
    <w:rsid w:val="00924BC5"/>
    <w:rsid w:val="00924E77"/>
    <w:rsid w:val="009251B0"/>
    <w:rsid w:val="0092575B"/>
    <w:rsid w:val="00925DE9"/>
    <w:rsid w:val="00926039"/>
    <w:rsid w:val="009260FA"/>
    <w:rsid w:val="00926257"/>
    <w:rsid w:val="009269BE"/>
    <w:rsid w:val="00926EEA"/>
    <w:rsid w:val="009274E3"/>
    <w:rsid w:val="00927972"/>
    <w:rsid w:val="00930017"/>
    <w:rsid w:val="009301A7"/>
    <w:rsid w:val="00930781"/>
    <w:rsid w:val="00930CBC"/>
    <w:rsid w:val="00930FEA"/>
    <w:rsid w:val="00931092"/>
    <w:rsid w:val="009329B0"/>
    <w:rsid w:val="00932C4E"/>
    <w:rsid w:val="00932C63"/>
    <w:rsid w:val="00932D19"/>
    <w:rsid w:val="00934655"/>
    <w:rsid w:val="00934696"/>
    <w:rsid w:val="00934A3D"/>
    <w:rsid w:val="00936996"/>
    <w:rsid w:val="00936A92"/>
    <w:rsid w:val="0093718B"/>
    <w:rsid w:val="009372A3"/>
    <w:rsid w:val="009374C3"/>
    <w:rsid w:val="00937779"/>
    <w:rsid w:val="009401D7"/>
    <w:rsid w:val="00940593"/>
    <w:rsid w:val="00941BE8"/>
    <w:rsid w:val="00941F00"/>
    <w:rsid w:val="009426F4"/>
    <w:rsid w:val="009429A4"/>
    <w:rsid w:val="00942AE8"/>
    <w:rsid w:val="00942F8C"/>
    <w:rsid w:val="009434B5"/>
    <w:rsid w:val="00944228"/>
    <w:rsid w:val="009442D8"/>
    <w:rsid w:val="0094474F"/>
    <w:rsid w:val="00944E82"/>
    <w:rsid w:val="009454B5"/>
    <w:rsid w:val="00945CEC"/>
    <w:rsid w:val="00945D7A"/>
    <w:rsid w:val="00946167"/>
    <w:rsid w:val="00947673"/>
    <w:rsid w:val="00947A2B"/>
    <w:rsid w:val="00947A57"/>
    <w:rsid w:val="00947CED"/>
    <w:rsid w:val="0095066A"/>
    <w:rsid w:val="00950DF4"/>
    <w:rsid w:val="009514DD"/>
    <w:rsid w:val="009515B6"/>
    <w:rsid w:val="00951978"/>
    <w:rsid w:val="00951B88"/>
    <w:rsid w:val="009524B5"/>
    <w:rsid w:val="00952F45"/>
    <w:rsid w:val="00953282"/>
    <w:rsid w:val="00953750"/>
    <w:rsid w:val="009538BD"/>
    <w:rsid w:val="00953E7D"/>
    <w:rsid w:val="00954CFC"/>
    <w:rsid w:val="00955591"/>
    <w:rsid w:val="009562C2"/>
    <w:rsid w:val="009566F0"/>
    <w:rsid w:val="00957D35"/>
    <w:rsid w:val="009624CA"/>
    <w:rsid w:val="00962C23"/>
    <w:rsid w:val="00962CDC"/>
    <w:rsid w:val="00962DA0"/>
    <w:rsid w:val="00963148"/>
    <w:rsid w:val="009648C6"/>
    <w:rsid w:val="00964BA4"/>
    <w:rsid w:val="00965563"/>
    <w:rsid w:val="00965E99"/>
    <w:rsid w:val="009662DE"/>
    <w:rsid w:val="009662F8"/>
    <w:rsid w:val="009670BC"/>
    <w:rsid w:val="0096729C"/>
    <w:rsid w:val="009674AE"/>
    <w:rsid w:val="00970EC0"/>
    <w:rsid w:val="0097135D"/>
    <w:rsid w:val="009713FB"/>
    <w:rsid w:val="00971516"/>
    <w:rsid w:val="00971556"/>
    <w:rsid w:val="009715E1"/>
    <w:rsid w:val="00971B41"/>
    <w:rsid w:val="00971F2F"/>
    <w:rsid w:val="00971FA5"/>
    <w:rsid w:val="0097213C"/>
    <w:rsid w:val="0097215A"/>
    <w:rsid w:val="00972326"/>
    <w:rsid w:val="00972A1D"/>
    <w:rsid w:val="00974452"/>
    <w:rsid w:val="009748B9"/>
    <w:rsid w:val="00974AD9"/>
    <w:rsid w:val="00975467"/>
    <w:rsid w:val="009757A3"/>
    <w:rsid w:val="00975833"/>
    <w:rsid w:val="00975A80"/>
    <w:rsid w:val="00975D9D"/>
    <w:rsid w:val="009761DE"/>
    <w:rsid w:val="00976611"/>
    <w:rsid w:val="00976804"/>
    <w:rsid w:val="00977174"/>
    <w:rsid w:val="00980462"/>
    <w:rsid w:val="00980AB3"/>
    <w:rsid w:val="0098175D"/>
    <w:rsid w:val="009817AA"/>
    <w:rsid w:val="009819F4"/>
    <w:rsid w:val="00982159"/>
    <w:rsid w:val="009823A3"/>
    <w:rsid w:val="00982713"/>
    <w:rsid w:val="009829A0"/>
    <w:rsid w:val="009836AD"/>
    <w:rsid w:val="0098375F"/>
    <w:rsid w:val="0098382F"/>
    <w:rsid w:val="00983893"/>
    <w:rsid w:val="00983B45"/>
    <w:rsid w:val="00984BEE"/>
    <w:rsid w:val="00985EC1"/>
    <w:rsid w:val="0098619A"/>
    <w:rsid w:val="00986CAC"/>
    <w:rsid w:val="009876D6"/>
    <w:rsid w:val="00987C7D"/>
    <w:rsid w:val="00987F63"/>
    <w:rsid w:val="00990466"/>
    <w:rsid w:val="009907D6"/>
    <w:rsid w:val="0099094D"/>
    <w:rsid w:val="00990A0C"/>
    <w:rsid w:val="00990F0B"/>
    <w:rsid w:val="00990F9F"/>
    <w:rsid w:val="00991A3B"/>
    <w:rsid w:val="0099218B"/>
    <w:rsid w:val="009924B6"/>
    <w:rsid w:val="0099278F"/>
    <w:rsid w:val="00992C43"/>
    <w:rsid w:val="0099362C"/>
    <w:rsid w:val="009936E6"/>
    <w:rsid w:val="00993CC9"/>
    <w:rsid w:val="00994A2C"/>
    <w:rsid w:val="009956C7"/>
    <w:rsid w:val="0099625A"/>
    <w:rsid w:val="00996439"/>
    <w:rsid w:val="0099666F"/>
    <w:rsid w:val="009967DC"/>
    <w:rsid w:val="00997A9B"/>
    <w:rsid w:val="009A0076"/>
    <w:rsid w:val="009A035E"/>
    <w:rsid w:val="009A23A6"/>
    <w:rsid w:val="009A2D3A"/>
    <w:rsid w:val="009A3AFF"/>
    <w:rsid w:val="009A44A1"/>
    <w:rsid w:val="009A4ECC"/>
    <w:rsid w:val="009A5B61"/>
    <w:rsid w:val="009A5ECB"/>
    <w:rsid w:val="009A69C2"/>
    <w:rsid w:val="009A6C51"/>
    <w:rsid w:val="009A6EAD"/>
    <w:rsid w:val="009A6EAF"/>
    <w:rsid w:val="009A6F5B"/>
    <w:rsid w:val="009A78F5"/>
    <w:rsid w:val="009A7A8F"/>
    <w:rsid w:val="009B0284"/>
    <w:rsid w:val="009B09A0"/>
    <w:rsid w:val="009B0A8E"/>
    <w:rsid w:val="009B150D"/>
    <w:rsid w:val="009B194B"/>
    <w:rsid w:val="009B1B24"/>
    <w:rsid w:val="009B1ECA"/>
    <w:rsid w:val="009B1F5B"/>
    <w:rsid w:val="009B2749"/>
    <w:rsid w:val="009B3661"/>
    <w:rsid w:val="009B380D"/>
    <w:rsid w:val="009B39F3"/>
    <w:rsid w:val="009B4133"/>
    <w:rsid w:val="009B47B1"/>
    <w:rsid w:val="009B4C5B"/>
    <w:rsid w:val="009B5008"/>
    <w:rsid w:val="009B527F"/>
    <w:rsid w:val="009B5DD6"/>
    <w:rsid w:val="009B5FDC"/>
    <w:rsid w:val="009B623C"/>
    <w:rsid w:val="009B6348"/>
    <w:rsid w:val="009B64D1"/>
    <w:rsid w:val="009B6ABA"/>
    <w:rsid w:val="009B6C82"/>
    <w:rsid w:val="009B7170"/>
    <w:rsid w:val="009B72C9"/>
    <w:rsid w:val="009B739E"/>
    <w:rsid w:val="009C099C"/>
    <w:rsid w:val="009C2737"/>
    <w:rsid w:val="009C2CE1"/>
    <w:rsid w:val="009C31D8"/>
    <w:rsid w:val="009C4AB2"/>
    <w:rsid w:val="009C4B02"/>
    <w:rsid w:val="009C4F29"/>
    <w:rsid w:val="009C597A"/>
    <w:rsid w:val="009C6404"/>
    <w:rsid w:val="009D07AA"/>
    <w:rsid w:val="009D0DAC"/>
    <w:rsid w:val="009D1F2B"/>
    <w:rsid w:val="009D2287"/>
    <w:rsid w:val="009D3C62"/>
    <w:rsid w:val="009D46A9"/>
    <w:rsid w:val="009D46FE"/>
    <w:rsid w:val="009D5037"/>
    <w:rsid w:val="009D537B"/>
    <w:rsid w:val="009D688C"/>
    <w:rsid w:val="009D700F"/>
    <w:rsid w:val="009D7F27"/>
    <w:rsid w:val="009E0AB6"/>
    <w:rsid w:val="009E0E1C"/>
    <w:rsid w:val="009E1369"/>
    <w:rsid w:val="009E166B"/>
    <w:rsid w:val="009E1CD0"/>
    <w:rsid w:val="009E27C9"/>
    <w:rsid w:val="009E2890"/>
    <w:rsid w:val="009E2C9D"/>
    <w:rsid w:val="009E2FA6"/>
    <w:rsid w:val="009E3FDB"/>
    <w:rsid w:val="009E45AD"/>
    <w:rsid w:val="009E4FDE"/>
    <w:rsid w:val="009E64EF"/>
    <w:rsid w:val="009E6B5B"/>
    <w:rsid w:val="009E6DEC"/>
    <w:rsid w:val="009E7420"/>
    <w:rsid w:val="009F0607"/>
    <w:rsid w:val="009F0662"/>
    <w:rsid w:val="009F0764"/>
    <w:rsid w:val="009F091E"/>
    <w:rsid w:val="009F15B7"/>
    <w:rsid w:val="009F16BA"/>
    <w:rsid w:val="009F1907"/>
    <w:rsid w:val="009F1E36"/>
    <w:rsid w:val="009F219B"/>
    <w:rsid w:val="009F289D"/>
    <w:rsid w:val="009F29A5"/>
    <w:rsid w:val="009F37D6"/>
    <w:rsid w:val="009F4033"/>
    <w:rsid w:val="009F5044"/>
    <w:rsid w:val="009F5108"/>
    <w:rsid w:val="009F5195"/>
    <w:rsid w:val="009F563D"/>
    <w:rsid w:val="009F6538"/>
    <w:rsid w:val="009F6665"/>
    <w:rsid w:val="009F6A38"/>
    <w:rsid w:val="009F6BBC"/>
    <w:rsid w:val="009F6C47"/>
    <w:rsid w:val="009F6CAB"/>
    <w:rsid w:val="009F7E28"/>
    <w:rsid w:val="00A001E1"/>
    <w:rsid w:val="00A002CB"/>
    <w:rsid w:val="00A00326"/>
    <w:rsid w:val="00A009CB"/>
    <w:rsid w:val="00A00CA5"/>
    <w:rsid w:val="00A00FF2"/>
    <w:rsid w:val="00A0183B"/>
    <w:rsid w:val="00A01854"/>
    <w:rsid w:val="00A02094"/>
    <w:rsid w:val="00A02BC1"/>
    <w:rsid w:val="00A03494"/>
    <w:rsid w:val="00A034B4"/>
    <w:rsid w:val="00A035CB"/>
    <w:rsid w:val="00A03AC2"/>
    <w:rsid w:val="00A03B66"/>
    <w:rsid w:val="00A03CB0"/>
    <w:rsid w:val="00A04290"/>
    <w:rsid w:val="00A04871"/>
    <w:rsid w:val="00A04A07"/>
    <w:rsid w:val="00A0532B"/>
    <w:rsid w:val="00A055BC"/>
    <w:rsid w:val="00A0579E"/>
    <w:rsid w:val="00A05C3E"/>
    <w:rsid w:val="00A06555"/>
    <w:rsid w:val="00A06950"/>
    <w:rsid w:val="00A06BDC"/>
    <w:rsid w:val="00A06E0A"/>
    <w:rsid w:val="00A0739E"/>
    <w:rsid w:val="00A10386"/>
    <w:rsid w:val="00A11FA6"/>
    <w:rsid w:val="00A125B1"/>
    <w:rsid w:val="00A12705"/>
    <w:rsid w:val="00A1296C"/>
    <w:rsid w:val="00A12F89"/>
    <w:rsid w:val="00A13290"/>
    <w:rsid w:val="00A1382E"/>
    <w:rsid w:val="00A1431E"/>
    <w:rsid w:val="00A145CC"/>
    <w:rsid w:val="00A14F00"/>
    <w:rsid w:val="00A16F39"/>
    <w:rsid w:val="00A17466"/>
    <w:rsid w:val="00A179A7"/>
    <w:rsid w:val="00A179D9"/>
    <w:rsid w:val="00A17DCB"/>
    <w:rsid w:val="00A201ED"/>
    <w:rsid w:val="00A208A3"/>
    <w:rsid w:val="00A2096C"/>
    <w:rsid w:val="00A215B9"/>
    <w:rsid w:val="00A21673"/>
    <w:rsid w:val="00A219D6"/>
    <w:rsid w:val="00A21E83"/>
    <w:rsid w:val="00A221B4"/>
    <w:rsid w:val="00A22418"/>
    <w:rsid w:val="00A22919"/>
    <w:rsid w:val="00A22F23"/>
    <w:rsid w:val="00A231F3"/>
    <w:rsid w:val="00A23839"/>
    <w:rsid w:val="00A23840"/>
    <w:rsid w:val="00A23F65"/>
    <w:rsid w:val="00A24F96"/>
    <w:rsid w:val="00A251BA"/>
    <w:rsid w:val="00A25EA7"/>
    <w:rsid w:val="00A260A3"/>
    <w:rsid w:val="00A26300"/>
    <w:rsid w:val="00A26987"/>
    <w:rsid w:val="00A26AAD"/>
    <w:rsid w:val="00A26C93"/>
    <w:rsid w:val="00A2770B"/>
    <w:rsid w:val="00A27763"/>
    <w:rsid w:val="00A3044D"/>
    <w:rsid w:val="00A3109F"/>
    <w:rsid w:val="00A31519"/>
    <w:rsid w:val="00A31804"/>
    <w:rsid w:val="00A320CC"/>
    <w:rsid w:val="00A32C21"/>
    <w:rsid w:val="00A3307A"/>
    <w:rsid w:val="00A347E7"/>
    <w:rsid w:val="00A3517F"/>
    <w:rsid w:val="00A35643"/>
    <w:rsid w:val="00A369C4"/>
    <w:rsid w:val="00A378BF"/>
    <w:rsid w:val="00A37C21"/>
    <w:rsid w:val="00A401EB"/>
    <w:rsid w:val="00A40351"/>
    <w:rsid w:val="00A403AB"/>
    <w:rsid w:val="00A40DFC"/>
    <w:rsid w:val="00A414B7"/>
    <w:rsid w:val="00A4181D"/>
    <w:rsid w:val="00A41C23"/>
    <w:rsid w:val="00A41D12"/>
    <w:rsid w:val="00A43763"/>
    <w:rsid w:val="00A43991"/>
    <w:rsid w:val="00A43DDB"/>
    <w:rsid w:val="00A452D8"/>
    <w:rsid w:val="00A452F6"/>
    <w:rsid w:val="00A4568B"/>
    <w:rsid w:val="00A45C75"/>
    <w:rsid w:val="00A46122"/>
    <w:rsid w:val="00A46B14"/>
    <w:rsid w:val="00A46CC0"/>
    <w:rsid w:val="00A47427"/>
    <w:rsid w:val="00A474D5"/>
    <w:rsid w:val="00A479DD"/>
    <w:rsid w:val="00A47C19"/>
    <w:rsid w:val="00A47CC7"/>
    <w:rsid w:val="00A47CDA"/>
    <w:rsid w:val="00A47F7A"/>
    <w:rsid w:val="00A500A0"/>
    <w:rsid w:val="00A501CE"/>
    <w:rsid w:val="00A50FA6"/>
    <w:rsid w:val="00A5116F"/>
    <w:rsid w:val="00A51522"/>
    <w:rsid w:val="00A51785"/>
    <w:rsid w:val="00A51AFD"/>
    <w:rsid w:val="00A51BFE"/>
    <w:rsid w:val="00A521A4"/>
    <w:rsid w:val="00A521B2"/>
    <w:rsid w:val="00A52D97"/>
    <w:rsid w:val="00A53439"/>
    <w:rsid w:val="00A5358D"/>
    <w:rsid w:val="00A536A2"/>
    <w:rsid w:val="00A5383C"/>
    <w:rsid w:val="00A538C4"/>
    <w:rsid w:val="00A53BF6"/>
    <w:rsid w:val="00A5497C"/>
    <w:rsid w:val="00A5517B"/>
    <w:rsid w:val="00A5558A"/>
    <w:rsid w:val="00A55593"/>
    <w:rsid w:val="00A555BD"/>
    <w:rsid w:val="00A55A03"/>
    <w:rsid w:val="00A55DE7"/>
    <w:rsid w:val="00A562EC"/>
    <w:rsid w:val="00A563CE"/>
    <w:rsid w:val="00A56C83"/>
    <w:rsid w:val="00A570E0"/>
    <w:rsid w:val="00A61935"/>
    <w:rsid w:val="00A62199"/>
    <w:rsid w:val="00A627BB"/>
    <w:rsid w:val="00A628B0"/>
    <w:rsid w:val="00A62BD3"/>
    <w:rsid w:val="00A63500"/>
    <w:rsid w:val="00A635E8"/>
    <w:rsid w:val="00A638E2"/>
    <w:rsid w:val="00A63F20"/>
    <w:rsid w:val="00A64674"/>
    <w:rsid w:val="00A6485E"/>
    <w:rsid w:val="00A64FA9"/>
    <w:rsid w:val="00A651C7"/>
    <w:rsid w:val="00A6559B"/>
    <w:rsid w:val="00A65A5D"/>
    <w:rsid w:val="00A65D4C"/>
    <w:rsid w:val="00A65DEF"/>
    <w:rsid w:val="00A660D3"/>
    <w:rsid w:val="00A664CB"/>
    <w:rsid w:val="00A669E0"/>
    <w:rsid w:val="00A67046"/>
    <w:rsid w:val="00A67705"/>
    <w:rsid w:val="00A678B1"/>
    <w:rsid w:val="00A67F98"/>
    <w:rsid w:val="00A714C9"/>
    <w:rsid w:val="00A71714"/>
    <w:rsid w:val="00A718F1"/>
    <w:rsid w:val="00A71C54"/>
    <w:rsid w:val="00A721BA"/>
    <w:rsid w:val="00A7298D"/>
    <w:rsid w:val="00A72B32"/>
    <w:rsid w:val="00A72E38"/>
    <w:rsid w:val="00A734AB"/>
    <w:rsid w:val="00A73604"/>
    <w:rsid w:val="00A73C37"/>
    <w:rsid w:val="00A73D25"/>
    <w:rsid w:val="00A73D81"/>
    <w:rsid w:val="00A74932"/>
    <w:rsid w:val="00A74DC2"/>
    <w:rsid w:val="00A753C4"/>
    <w:rsid w:val="00A7571A"/>
    <w:rsid w:val="00A76D0E"/>
    <w:rsid w:val="00A76D3C"/>
    <w:rsid w:val="00A77214"/>
    <w:rsid w:val="00A7747E"/>
    <w:rsid w:val="00A77923"/>
    <w:rsid w:val="00A77BCD"/>
    <w:rsid w:val="00A81267"/>
    <w:rsid w:val="00A81539"/>
    <w:rsid w:val="00A8155A"/>
    <w:rsid w:val="00A81876"/>
    <w:rsid w:val="00A81FC9"/>
    <w:rsid w:val="00A828B7"/>
    <w:rsid w:val="00A82941"/>
    <w:rsid w:val="00A82AED"/>
    <w:rsid w:val="00A8354E"/>
    <w:rsid w:val="00A836BC"/>
    <w:rsid w:val="00A850A5"/>
    <w:rsid w:val="00A85532"/>
    <w:rsid w:val="00A85539"/>
    <w:rsid w:val="00A8684D"/>
    <w:rsid w:val="00A8701A"/>
    <w:rsid w:val="00A87851"/>
    <w:rsid w:val="00A87DA3"/>
    <w:rsid w:val="00A9176F"/>
    <w:rsid w:val="00A91F39"/>
    <w:rsid w:val="00A9347B"/>
    <w:rsid w:val="00A93689"/>
    <w:rsid w:val="00A93A58"/>
    <w:rsid w:val="00A93A7A"/>
    <w:rsid w:val="00A94158"/>
    <w:rsid w:val="00A9478C"/>
    <w:rsid w:val="00A96B83"/>
    <w:rsid w:val="00A96DEA"/>
    <w:rsid w:val="00A9795B"/>
    <w:rsid w:val="00A979D6"/>
    <w:rsid w:val="00A97B97"/>
    <w:rsid w:val="00A97E01"/>
    <w:rsid w:val="00AA04EB"/>
    <w:rsid w:val="00AA063E"/>
    <w:rsid w:val="00AA082F"/>
    <w:rsid w:val="00AA0B92"/>
    <w:rsid w:val="00AA1771"/>
    <w:rsid w:val="00AA21A9"/>
    <w:rsid w:val="00AA2698"/>
    <w:rsid w:val="00AA2994"/>
    <w:rsid w:val="00AA2CE8"/>
    <w:rsid w:val="00AA2EE4"/>
    <w:rsid w:val="00AA3904"/>
    <w:rsid w:val="00AA42EA"/>
    <w:rsid w:val="00AA4431"/>
    <w:rsid w:val="00AA47F9"/>
    <w:rsid w:val="00AA51EF"/>
    <w:rsid w:val="00AA5299"/>
    <w:rsid w:val="00AA5506"/>
    <w:rsid w:val="00AA58A8"/>
    <w:rsid w:val="00AA6298"/>
    <w:rsid w:val="00AA698C"/>
    <w:rsid w:val="00AA6B03"/>
    <w:rsid w:val="00AA7DAD"/>
    <w:rsid w:val="00AA7DC6"/>
    <w:rsid w:val="00AB0664"/>
    <w:rsid w:val="00AB12DF"/>
    <w:rsid w:val="00AB13FC"/>
    <w:rsid w:val="00AB1B1F"/>
    <w:rsid w:val="00AB2112"/>
    <w:rsid w:val="00AB2150"/>
    <w:rsid w:val="00AB21D7"/>
    <w:rsid w:val="00AB2289"/>
    <w:rsid w:val="00AB27EF"/>
    <w:rsid w:val="00AB2C1F"/>
    <w:rsid w:val="00AB2E2A"/>
    <w:rsid w:val="00AB310B"/>
    <w:rsid w:val="00AB334C"/>
    <w:rsid w:val="00AB36AB"/>
    <w:rsid w:val="00AB38C0"/>
    <w:rsid w:val="00AB3976"/>
    <w:rsid w:val="00AB3AAB"/>
    <w:rsid w:val="00AB4613"/>
    <w:rsid w:val="00AB46CF"/>
    <w:rsid w:val="00AB47CA"/>
    <w:rsid w:val="00AB4A04"/>
    <w:rsid w:val="00AB4A58"/>
    <w:rsid w:val="00AB52B7"/>
    <w:rsid w:val="00AB56CD"/>
    <w:rsid w:val="00AB5AC0"/>
    <w:rsid w:val="00AB6376"/>
    <w:rsid w:val="00AB6836"/>
    <w:rsid w:val="00AB6AD0"/>
    <w:rsid w:val="00AB6F36"/>
    <w:rsid w:val="00AB70E6"/>
    <w:rsid w:val="00AC0587"/>
    <w:rsid w:val="00AC05D1"/>
    <w:rsid w:val="00AC3566"/>
    <w:rsid w:val="00AC3783"/>
    <w:rsid w:val="00AC3927"/>
    <w:rsid w:val="00AC3ACD"/>
    <w:rsid w:val="00AC3B3D"/>
    <w:rsid w:val="00AC4472"/>
    <w:rsid w:val="00AC4961"/>
    <w:rsid w:val="00AC49A7"/>
    <w:rsid w:val="00AC57CD"/>
    <w:rsid w:val="00AC5FE8"/>
    <w:rsid w:val="00AC60D7"/>
    <w:rsid w:val="00AC679F"/>
    <w:rsid w:val="00AC69EA"/>
    <w:rsid w:val="00AC73A3"/>
    <w:rsid w:val="00AC7826"/>
    <w:rsid w:val="00AD0A24"/>
    <w:rsid w:val="00AD0A2C"/>
    <w:rsid w:val="00AD0B1B"/>
    <w:rsid w:val="00AD0FCA"/>
    <w:rsid w:val="00AD1837"/>
    <w:rsid w:val="00AD1C52"/>
    <w:rsid w:val="00AD2694"/>
    <w:rsid w:val="00AD272D"/>
    <w:rsid w:val="00AD2D41"/>
    <w:rsid w:val="00AD3011"/>
    <w:rsid w:val="00AD4D40"/>
    <w:rsid w:val="00AD51EB"/>
    <w:rsid w:val="00AD5E73"/>
    <w:rsid w:val="00AD5FB3"/>
    <w:rsid w:val="00AD6E91"/>
    <w:rsid w:val="00AD7BB2"/>
    <w:rsid w:val="00AE04E5"/>
    <w:rsid w:val="00AE0FE1"/>
    <w:rsid w:val="00AE2107"/>
    <w:rsid w:val="00AE2377"/>
    <w:rsid w:val="00AE27C8"/>
    <w:rsid w:val="00AE2914"/>
    <w:rsid w:val="00AE2B7C"/>
    <w:rsid w:val="00AE3C5F"/>
    <w:rsid w:val="00AE3DE5"/>
    <w:rsid w:val="00AE4168"/>
    <w:rsid w:val="00AE47FA"/>
    <w:rsid w:val="00AE48DA"/>
    <w:rsid w:val="00AE4992"/>
    <w:rsid w:val="00AE4D9E"/>
    <w:rsid w:val="00AE655C"/>
    <w:rsid w:val="00AE65CB"/>
    <w:rsid w:val="00AE7448"/>
    <w:rsid w:val="00AE748D"/>
    <w:rsid w:val="00AE76F6"/>
    <w:rsid w:val="00AE799B"/>
    <w:rsid w:val="00AF00F7"/>
    <w:rsid w:val="00AF1346"/>
    <w:rsid w:val="00AF2575"/>
    <w:rsid w:val="00AF266F"/>
    <w:rsid w:val="00AF2BE0"/>
    <w:rsid w:val="00AF2C39"/>
    <w:rsid w:val="00AF3035"/>
    <w:rsid w:val="00AF30CB"/>
    <w:rsid w:val="00AF33DA"/>
    <w:rsid w:val="00AF35C5"/>
    <w:rsid w:val="00AF3A87"/>
    <w:rsid w:val="00AF3FB2"/>
    <w:rsid w:val="00AF4866"/>
    <w:rsid w:val="00AF4FE1"/>
    <w:rsid w:val="00AF53C0"/>
    <w:rsid w:val="00AF5B1C"/>
    <w:rsid w:val="00AF5B27"/>
    <w:rsid w:val="00AF60B6"/>
    <w:rsid w:val="00AF6C19"/>
    <w:rsid w:val="00AF7399"/>
    <w:rsid w:val="00AF7D6B"/>
    <w:rsid w:val="00B00377"/>
    <w:rsid w:val="00B009F5"/>
    <w:rsid w:val="00B00AAC"/>
    <w:rsid w:val="00B00DED"/>
    <w:rsid w:val="00B012C3"/>
    <w:rsid w:val="00B021DF"/>
    <w:rsid w:val="00B025C2"/>
    <w:rsid w:val="00B02842"/>
    <w:rsid w:val="00B032E7"/>
    <w:rsid w:val="00B037F2"/>
    <w:rsid w:val="00B04693"/>
    <w:rsid w:val="00B04B93"/>
    <w:rsid w:val="00B05EF2"/>
    <w:rsid w:val="00B06253"/>
    <w:rsid w:val="00B06277"/>
    <w:rsid w:val="00B068EB"/>
    <w:rsid w:val="00B06A5B"/>
    <w:rsid w:val="00B071B4"/>
    <w:rsid w:val="00B10356"/>
    <w:rsid w:val="00B10633"/>
    <w:rsid w:val="00B109B6"/>
    <w:rsid w:val="00B10CCC"/>
    <w:rsid w:val="00B1140B"/>
    <w:rsid w:val="00B120F3"/>
    <w:rsid w:val="00B123D3"/>
    <w:rsid w:val="00B12D9D"/>
    <w:rsid w:val="00B12EC7"/>
    <w:rsid w:val="00B1332E"/>
    <w:rsid w:val="00B1366E"/>
    <w:rsid w:val="00B13769"/>
    <w:rsid w:val="00B140AB"/>
    <w:rsid w:val="00B14313"/>
    <w:rsid w:val="00B149EE"/>
    <w:rsid w:val="00B14E4E"/>
    <w:rsid w:val="00B15DAE"/>
    <w:rsid w:val="00B15DD3"/>
    <w:rsid w:val="00B166C0"/>
    <w:rsid w:val="00B17582"/>
    <w:rsid w:val="00B17ACA"/>
    <w:rsid w:val="00B17B22"/>
    <w:rsid w:val="00B17DDE"/>
    <w:rsid w:val="00B17DF4"/>
    <w:rsid w:val="00B17F3A"/>
    <w:rsid w:val="00B20073"/>
    <w:rsid w:val="00B20C13"/>
    <w:rsid w:val="00B211D6"/>
    <w:rsid w:val="00B21662"/>
    <w:rsid w:val="00B21850"/>
    <w:rsid w:val="00B21F06"/>
    <w:rsid w:val="00B22B52"/>
    <w:rsid w:val="00B22D3D"/>
    <w:rsid w:val="00B23741"/>
    <w:rsid w:val="00B23BCE"/>
    <w:rsid w:val="00B25CBC"/>
    <w:rsid w:val="00B269CC"/>
    <w:rsid w:val="00B26A2F"/>
    <w:rsid w:val="00B26BCB"/>
    <w:rsid w:val="00B27180"/>
    <w:rsid w:val="00B27381"/>
    <w:rsid w:val="00B27D7D"/>
    <w:rsid w:val="00B30529"/>
    <w:rsid w:val="00B313F5"/>
    <w:rsid w:val="00B3179C"/>
    <w:rsid w:val="00B31895"/>
    <w:rsid w:val="00B31A06"/>
    <w:rsid w:val="00B32453"/>
    <w:rsid w:val="00B325DF"/>
    <w:rsid w:val="00B327F4"/>
    <w:rsid w:val="00B32DF1"/>
    <w:rsid w:val="00B331A8"/>
    <w:rsid w:val="00B33871"/>
    <w:rsid w:val="00B338BC"/>
    <w:rsid w:val="00B33BFC"/>
    <w:rsid w:val="00B349ED"/>
    <w:rsid w:val="00B35A98"/>
    <w:rsid w:val="00B35E36"/>
    <w:rsid w:val="00B37374"/>
    <w:rsid w:val="00B3767D"/>
    <w:rsid w:val="00B37870"/>
    <w:rsid w:val="00B37CA6"/>
    <w:rsid w:val="00B4063B"/>
    <w:rsid w:val="00B4068A"/>
    <w:rsid w:val="00B413C5"/>
    <w:rsid w:val="00B42493"/>
    <w:rsid w:val="00B42892"/>
    <w:rsid w:val="00B428D1"/>
    <w:rsid w:val="00B43B07"/>
    <w:rsid w:val="00B43E46"/>
    <w:rsid w:val="00B4405C"/>
    <w:rsid w:val="00B44654"/>
    <w:rsid w:val="00B44EF8"/>
    <w:rsid w:val="00B451BD"/>
    <w:rsid w:val="00B46559"/>
    <w:rsid w:val="00B47B8E"/>
    <w:rsid w:val="00B47DD5"/>
    <w:rsid w:val="00B47E0D"/>
    <w:rsid w:val="00B50650"/>
    <w:rsid w:val="00B50EF9"/>
    <w:rsid w:val="00B51570"/>
    <w:rsid w:val="00B51B16"/>
    <w:rsid w:val="00B527E8"/>
    <w:rsid w:val="00B52E31"/>
    <w:rsid w:val="00B53258"/>
    <w:rsid w:val="00B5353D"/>
    <w:rsid w:val="00B53CAF"/>
    <w:rsid w:val="00B543B8"/>
    <w:rsid w:val="00B54503"/>
    <w:rsid w:val="00B549B6"/>
    <w:rsid w:val="00B55B2E"/>
    <w:rsid w:val="00B55B69"/>
    <w:rsid w:val="00B55EF6"/>
    <w:rsid w:val="00B56FC2"/>
    <w:rsid w:val="00B577EA"/>
    <w:rsid w:val="00B57DBB"/>
    <w:rsid w:val="00B6001A"/>
    <w:rsid w:val="00B621D1"/>
    <w:rsid w:val="00B62850"/>
    <w:rsid w:val="00B6313B"/>
    <w:rsid w:val="00B63C34"/>
    <w:rsid w:val="00B6441E"/>
    <w:rsid w:val="00B648E7"/>
    <w:rsid w:val="00B6517F"/>
    <w:rsid w:val="00B6640C"/>
    <w:rsid w:val="00B66E8B"/>
    <w:rsid w:val="00B67099"/>
    <w:rsid w:val="00B67315"/>
    <w:rsid w:val="00B708E0"/>
    <w:rsid w:val="00B70C40"/>
    <w:rsid w:val="00B719C8"/>
    <w:rsid w:val="00B71D09"/>
    <w:rsid w:val="00B7239A"/>
    <w:rsid w:val="00B737CB"/>
    <w:rsid w:val="00B73A8E"/>
    <w:rsid w:val="00B74A9B"/>
    <w:rsid w:val="00B7514D"/>
    <w:rsid w:val="00B75A85"/>
    <w:rsid w:val="00B75FF8"/>
    <w:rsid w:val="00B76453"/>
    <w:rsid w:val="00B7675C"/>
    <w:rsid w:val="00B767D9"/>
    <w:rsid w:val="00B77368"/>
    <w:rsid w:val="00B77A3F"/>
    <w:rsid w:val="00B77DE9"/>
    <w:rsid w:val="00B77F82"/>
    <w:rsid w:val="00B80780"/>
    <w:rsid w:val="00B80A0D"/>
    <w:rsid w:val="00B80CDA"/>
    <w:rsid w:val="00B81B69"/>
    <w:rsid w:val="00B822F5"/>
    <w:rsid w:val="00B82556"/>
    <w:rsid w:val="00B82649"/>
    <w:rsid w:val="00B8452C"/>
    <w:rsid w:val="00B84FC2"/>
    <w:rsid w:val="00B857B3"/>
    <w:rsid w:val="00B85ECA"/>
    <w:rsid w:val="00B86101"/>
    <w:rsid w:val="00B865A9"/>
    <w:rsid w:val="00B86719"/>
    <w:rsid w:val="00B87860"/>
    <w:rsid w:val="00B87D41"/>
    <w:rsid w:val="00B901AC"/>
    <w:rsid w:val="00B9031C"/>
    <w:rsid w:val="00B9063C"/>
    <w:rsid w:val="00B909AA"/>
    <w:rsid w:val="00B91E42"/>
    <w:rsid w:val="00B92340"/>
    <w:rsid w:val="00B93702"/>
    <w:rsid w:val="00B939B5"/>
    <w:rsid w:val="00B941AB"/>
    <w:rsid w:val="00B944A4"/>
    <w:rsid w:val="00B9486D"/>
    <w:rsid w:val="00B9497A"/>
    <w:rsid w:val="00B94B3D"/>
    <w:rsid w:val="00B95021"/>
    <w:rsid w:val="00B9508A"/>
    <w:rsid w:val="00B953E2"/>
    <w:rsid w:val="00B95700"/>
    <w:rsid w:val="00B957C4"/>
    <w:rsid w:val="00B957FD"/>
    <w:rsid w:val="00B95A2C"/>
    <w:rsid w:val="00B95B3E"/>
    <w:rsid w:val="00B96960"/>
    <w:rsid w:val="00B96D9B"/>
    <w:rsid w:val="00B9766E"/>
    <w:rsid w:val="00BA040F"/>
    <w:rsid w:val="00BA0A86"/>
    <w:rsid w:val="00BA0B4F"/>
    <w:rsid w:val="00BA0CC4"/>
    <w:rsid w:val="00BA0D69"/>
    <w:rsid w:val="00BA0D85"/>
    <w:rsid w:val="00BA109F"/>
    <w:rsid w:val="00BA1C4E"/>
    <w:rsid w:val="00BA21C0"/>
    <w:rsid w:val="00BA281D"/>
    <w:rsid w:val="00BA2D23"/>
    <w:rsid w:val="00BA3823"/>
    <w:rsid w:val="00BA47ED"/>
    <w:rsid w:val="00BA50B6"/>
    <w:rsid w:val="00BA523C"/>
    <w:rsid w:val="00BA52C1"/>
    <w:rsid w:val="00BA552B"/>
    <w:rsid w:val="00BA5637"/>
    <w:rsid w:val="00BA58F2"/>
    <w:rsid w:val="00BA6683"/>
    <w:rsid w:val="00BA700B"/>
    <w:rsid w:val="00BA701F"/>
    <w:rsid w:val="00BA7B9B"/>
    <w:rsid w:val="00BA7F7C"/>
    <w:rsid w:val="00BB001B"/>
    <w:rsid w:val="00BB0195"/>
    <w:rsid w:val="00BB0C1C"/>
    <w:rsid w:val="00BB1562"/>
    <w:rsid w:val="00BB173E"/>
    <w:rsid w:val="00BB1762"/>
    <w:rsid w:val="00BB19C4"/>
    <w:rsid w:val="00BB207C"/>
    <w:rsid w:val="00BB2770"/>
    <w:rsid w:val="00BB291D"/>
    <w:rsid w:val="00BB2BBA"/>
    <w:rsid w:val="00BB311F"/>
    <w:rsid w:val="00BB3460"/>
    <w:rsid w:val="00BB3957"/>
    <w:rsid w:val="00BB3DB8"/>
    <w:rsid w:val="00BB4D7F"/>
    <w:rsid w:val="00BB4EBC"/>
    <w:rsid w:val="00BB5ABD"/>
    <w:rsid w:val="00BB5F45"/>
    <w:rsid w:val="00BB72E8"/>
    <w:rsid w:val="00BB7375"/>
    <w:rsid w:val="00BB7D4A"/>
    <w:rsid w:val="00BB7E1D"/>
    <w:rsid w:val="00BC045B"/>
    <w:rsid w:val="00BC04AC"/>
    <w:rsid w:val="00BC0512"/>
    <w:rsid w:val="00BC07A1"/>
    <w:rsid w:val="00BC0997"/>
    <w:rsid w:val="00BC0A44"/>
    <w:rsid w:val="00BC0AF1"/>
    <w:rsid w:val="00BC13AD"/>
    <w:rsid w:val="00BC1AAB"/>
    <w:rsid w:val="00BC1EEF"/>
    <w:rsid w:val="00BC25E1"/>
    <w:rsid w:val="00BC2862"/>
    <w:rsid w:val="00BC2A6D"/>
    <w:rsid w:val="00BC50B0"/>
    <w:rsid w:val="00BC5261"/>
    <w:rsid w:val="00BC57EF"/>
    <w:rsid w:val="00BC5805"/>
    <w:rsid w:val="00BC5C02"/>
    <w:rsid w:val="00BC5E8E"/>
    <w:rsid w:val="00BC62DC"/>
    <w:rsid w:val="00BC6407"/>
    <w:rsid w:val="00BC64EC"/>
    <w:rsid w:val="00BC6536"/>
    <w:rsid w:val="00BC6B15"/>
    <w:rsid w:val="00BC7262"/>
    <w:rsid w:val="00BC7648"/>
    <w:rsid w:val="00BC7719"/>
    <w:rsid w:val="00BC7F42"/>
    <w:rsid w:val="00BD0B4A"/>
    <w:rsid w:val="00BD130A"/>
    <w:rsid w:val="00BD1331"/>
    <w:rsid w:val="00BD1737"/>
    <w:rsid w:val="00BD208D"/>
    <w:rsid w:val="00BD2571"/>
    <w:rsid w:val="00BD26CF"/>
    <w:rsid w:val="00BD2D1E"/>
    <w:rsid w:val="00BD2E9D"/>
    <w:rsid w:val="00BD31B5"/>
    <w:rsid w:val="00BD331F"/>
    <w:rsid w:val="00BD3C48"/>
    <w:rsid w:val="00BD4783"/>
    <w:rsid w:val="00BD4A23"/>
    <w:rsid w:val="00BD4B56"/>
    <w:rsid w:val="00BD51AD"/>
    <w:rsid w:val="00BD56EF"/>
    <w:rsid w:val="00BD5905"/>
    <w:rsid w:val="00BD5E42"/>
    <w:rsid w:val="00BD60C5"/>
    <w:rsid w:val="00BD641F"/>
    <w:rsid w:val="00BD6A72"/>
    <w:rsid w:val="00BD6D10"/>
    <w:rsid w:val="00BD6EBE"/>
    <w:rsid w:val="00BD74C9"/>
    <w:rsid w:val="00BD7F71"/>
    <w:rsid w:val="00BD7F9E"/>
    <w:rsid w:val="00BE0324"/>
    <w:rsid w:val="00BE0F09"/>
    <w:rsid w:val="00BE0F0D"/>
    <w:rsid w:val="00BE111A"/>
    <w:rsid w:val="00BE1F46"/>
    <w:rsid w:val="00BE1F88"/>
    <w:rsid w:val="00BE2298"/>
    <w:rsid w:val="00BE23AC"/>
    <w:rsid w:val="00BE2A66"/>
    <w:rsid w:val="00BE2F7B"/>
    <w:rsid w:val="00BE3107"/>
    <w:rsid w:val="00BE344D"/>
    <w:rsid w:val="00BE397F"/>
    <w:rsid w:val="00BE4ABA"/>
    <w:rsid w:val="00BE5E3B"/>
    <w:rsid w:val="00BE5E5E"/>
    <w:rsid w:val="00BE620F"/>
    <w:rsid w:val="00BE7905"/>
    <w:rsid w:val="00BF0028"/>
    <w:rsid w:val="00BF0144"/>
    <w:rsid w:val="00BF02B7"/>
    <w:rsid w:val="00BF0638"/>
    <w:rsid w:val="00BF0B98"/>
    <w:rsid w:val="00BF0D1B"/>
    <w:rsid w:val="00BF0E50"/>
    <w:rsid w:val="00BF1A2E"/>
    <w:rsid w:val="00BF1ACD"/>
    <w:rsid w:val="00BF1DC9"/>
    <w:rsid w:val="00BF2441"/>
    <w:rsid w:val="00BF270B"/>
    <w:rsid w:val="00BF35D6"/>
    <w:rsid w:val="00BF3B9B"/>
    <w:rsid w:val="00BF3FB1"/>
    <w:rsid w:val="00BF42E3"/>
    <w:rsid w:val="00BF49B7"/>
    <w:rsid w:val="00BF4A03"/>
    <w:rsid w:val="00BF4C28"/>
    <w:rsid w:val="00BF5886"/>
    <w:rsid w:val="00BF58B0"/>
    <w:rsid w:val="00BF5A79"/>
    <w:rsid w:val="00BF5B36"/>
    <w:rsid w:val="00BF6709"/>
    <w:rsid w:val="00BF726D"/>
    <w:rsid w:val="00BF7C2B"/>
    <w:rsid w:val="00BF7C52"/>
    <w:rsid w:val="00C00088"/>
    <w:rsid w:val="00C00687"/>
    <w:rsid w:val="00C00B20"/>
    <w:rsid w:val="00C00B8E"/>
    <w:rsid w:val="00C00ED6"/>
    <w:rsid w:val="00C01B23"/>
    <w:rsid w:val="00C01CFC"/>
    <w:rsid w:val="00C01D01"/>
    <w:rsid w:val="00C01D11"/>
    <w:rsid w:val="00C01EFD"/>
    <w:rsid w:val="00C025E2"/>
    <w:rsid w:val="00C02B0C"/>
    <w:rsid w:val="00C02BBB"/>
    <w:rsid w:val="00C031A8"/>
    <w:rsid w:val="00C032F9"/>
    <w:rsid w:val="00C03D72"/>
    <w:rsid w:val="00C03D8B"/>
    <w:rsid w:val="00C04009"/>
    <w:rsid w:val="00C043BB"/>
    <w:rsid w:val="00C060B8"/>
    <w:rsid w:val="00C067E3"/>
    <w:rsid w:val="00C07230"/>
    <w:rsid w:val="00C079D5"/>
    <w:rsid w:val="00C104AF"/>
    <w:rsid w:val="00C11048"/>
    <w:rsid w:val="00C110F9"/>
    <w:rsid w:val="00C1128D"/>
    <w:rsid w:val="00C11744"/>
    <w:rsid w:val="00C11E3F"/>
    <w:rsid w:val="00C12993"/>
    <w:rsid w:val="00C13762"/>
    <w:rsid w:val="00C142E7"/>
    <w:rsid w:val="00C1431E"/>
    <w:rsid w:val="00C143F9"/>
    <w:rsid w:val="00C14EC2"/>
    <w:rsid w:val="00C15416"/>
    <w:rsid w:val="00C157EF"/>
    <w:rsid w:val="00C15B42"/>
    <w:rsid w:val="00C1692B"/>
    <w:rsid w:val="00C16D80"/>
    <w:rsid w:val="00C16F41"/>
    <w:rsid w:val="00C17D70"/>
    <w:rsid w:val="00C20719"/>
    <w:rsid w:val="00C208FF"/>
    <w:rsid w:val="00C21DE0"/>
    <w:rsid w:val="00C22E3D"/>
    <w:rsid w:val="00C23104"/>
    <w:rsid w:val="00C24047"/>
    <w:rsid w:val="00C24D13"/>
    <w:rsid w:val="00C25AAD"/>
    <w:rsid w:val="00C25F71"/>
    <w:rsid w:val="00C26620"/>
    <w:rsid w:val="00C26E18"/>
    <w:rsid w:val="00C26F5C"/>
    <w:rsid w:val="00C27C90"/>
    <w:rsid w:val="00C27E00"/>
    <w:rsid w:val="00C30239"/>
    <w:rsid w:val="00C30316"/>
    <w:rsid w:val="00C30732"/>
    <w:rsid w:val="00C307C0"/>
    <w:rsid w:val="00C30A19"/>
    <w:rsid w:val="00C31481"/>
    <w:rsid w:val="00C3162D"/>
    <w:rsid w:val="00C31AB4"/>
    <w:rsid w:val="00C31D26"/>
    <w:rsid w:val="00C32372"/>
    <w:rsid w:val="00C32852"/>
    <w:rsid w:val="00C32C0C"/>
    <w:rsid w:val="00C33048"/>
    <w:rsid w:val="00C3323E"/>
    <w:rsid w:val="00C334DB"/>
    <w:rsid w:val="00C337A4"/>
    <w:rsid w:val="00C341A0"/>
    <w:rsid w:val="00C34276"/>
    <w:rsid w:val="00C35280"/>
    <w:rsid w:val="00C3537A"/>
    <w:rsid w:val="00C359A2"/>
    <w:rsid w:val="00C35C22"/>
    <w:rsid w:val="00C35C8C"/>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47B34"/>
    <w:rsid w:val="00C50023"/>
    <w:rsid w:val="00C50104"/>
    <w:rsid w:val="00C50733"/>
    <w:rsid w:val="00C50871"/>
    <w:rsid w:val="00C509B3"/>
    <w:rsid w:val="00C50C56"/>
    <w:rsid w:val="00C50DF7"/>
    <w:rsid w:val="00C51497"/>
    <w:rsid w:val="00C51521"/>
    <w:rsid w:val="00C51DBD"/>
    <w:rsid w:val="00C520F5"/>
    <w:rsid w:val="00C52122"/>
    <w:rsid w:val="00C52182"/>
    <w:rsid w:val="00C52950"/>
    <w:rsid w:val="00C52CD7"/>
    <w:rsid w:val="00C53982"/>
    <w:rsid w:val="00C53A92"/>
    <w:rsid w:val="00C53C28"/>
    <w:rsid w:val="00C54848"/>
    <w:rsid w:val="00C55191"/>
    <w:rsid w:val="00C55D18"/>
    <w:rsid w:val="00C5606F"/>
    <w:rsid w:val="00C565D1"/>
    <w:rsid w:val="00C567B2"/>
    <w:rsid w:val="00C567E8"/>
    <w:rsid w:val="00C57841"/>
    <w:rsid w:val="00C57DDE"/>
    <w:rsid w:val="00C57E45"/>
    <w:rsid w:val="00C61627"/>
    <w:rsid w:val="00C61C47"/>
    <w:rsid w:val="00C621AF"/>
    <w:rsid w:val="00C62973"/>
    <w:rsid w:val="00C63C8B"/>
    <w:rsid w:val="00C63CB0"/>
    <w:rsid w:val="00C63EFE"/>
    <w:rsid w:val="00C6429C"/>
    <w:rsid w:val="00C64931"/>
    <w:rsid w:val="00C64CB9"/>
    <w:rsid w:val="00C64E54"/>
    <w:rsid w:val="00C66043"/>
    <w:rsid w:val="00C67945"/>
    <w:rsid w:val="00C67E5B"/>
    <w:rsid w:val="00C71A57"/>
    <w:rsid w:val="00C722D7"/>
    <w:rsid w:val="00C72595"/>
    <w:rsid w:val="00C725DA"/>
    <w:rsid w:val="00C72E66"/>
    <w:rsid w:val="00C73AEB"/>
    <w:rsid w:val="00C74697"/>
    <w:rsid w:val="00C74903"/>
    <w:rsid w:val="00C74979"/>
    <w:rsid w:val="00C777DF"/>
    <w:rsid w:val="00C77C68"/>
    <w:rsid w:val="00C77E68"/>
    <w:rsid w:val="00C8021F"/>
    <w:rsid w:val="00C811DB"/>
    <w:rsid w:val="00C81368"/>
    <w:rsid w:val="00C81692"/>
    <w:rsid w:val="00C8186D"/>
    <w:rsid w:val="00C81A44"/>
    <w:rsid w:val="00C82058"/>
    <w:rsid w:val="00C83A8E"/>
    <w:rsid w:val="00C83BA1"/>
    <w:rsid w:val="00C84384"/>
    <w:rsid w:val="00C843ED"/>
    <w:rsid w:val="00C845A4"/>
    <w:rsid w:val="00C8536F"/>
    <w:rsid w:val="00C85AB0"/>
    <w:rsid w:val="00C86452"/>
    <w:rsid w:val="00C86A5E"/>
    <w:rsid w:val="00C86C0E"/>
    <w:rsid w:val="00C86E59"/>
    <w:rsid w:val="00C8773A"/>
    <w:rsid w:val="00C90056"/>
    <w:rsid w:val="00C90D24"/>
    <w:rsid w:val="00C90F5D"/>
    <w:rsid w:val="00C91E5B"/>
    <w:rsid w:val="00C92BC8"/>
    <w:rsid w:val="00C92C59"/>
    <w:rsid w:val="00C92FC4"/>
    <w:rsid w:val="00C93711"/>
    <w:rsid w:val="00C93AD7"/>
    <w:rsid w:val="00C9404A"/>
    <w:rsid w:val="00C946B4"/>
    <w:rsid w:val="00C94AA5"/>
    <w:rsid w:val="00C94EFD"/>
    <w:rsid w:val="00C95958"/>
    <w:rsid w:val="00C9629E"/>
    <w:rsid w:val="00C96D75"/>
    <w:rsid w:val="00C9759B"/>
    <w:rsid w:val="00C97968"/>
    <w:rsid w:val="00C97A68"/>
    <w:rsid w:val="00C97E2F"/>
    <w:rsid w:val="00CA0401"/>
    <w:rsid w:val="00CA054B"/>
    <w:rsid w:val="00CA090A"/>
    <w:rsid w:val="00CA10B0"/>
    <w:rsid w:val="00CA1454"/>
    <w:rsid w:val="00CA22A5"/>
    <w:rsid w:val="00CA2326"/>
    <w:rsid w:val="00CA31F8"/>
    <w:rsid w:val="00CA34E7"/>
    <w:rsid w:val="00CA390F"/>
    <w:rsid w:val="00CA3EB1"/>
    <w:rsid w:val="00CA4C0D"/>
    <w:rsid w:val="00CA5625"/>
    <w:rsid w:val="00CA5786"/>
    <w:rsid w:val="00CA6DE7"/>
    <w:rsid w:val="00CA6F5C"/>
    <w:rsid w:val="00CA713E"/>
    <w:rsid w:val="00CA71BC"/>
    <w:rsid w:val="00CA7960"/>
    <w:rsid w:val="00CA7AC5"/>
    <w:rsid w:val="00CB0AAC"/>
    <w:rsid w:val="00CB1CE5"/>
    <w:rsid w:val="00CB2987"/>
    <w:rsid w:val="00CB29E2"/>
    <w:rsid w:val="00CB32EE"/>
    <w:rsid w:val="00CB3E53"/>
    <w:rsid w:val="00CB4387"/>
    <w:rsid w:val="00CB4804"/>
    <w:rsid w:val="00CB506E"/>
    <w:rsid w:val="00CB509A"/>
    <w:rsid w:val="00CB5708"/>
    <w:rsid w:val="00CB5C6A"/>
    <w:rsid w:val="00CB5E47"/>
    <w:rsid w:val="00CB63D3"/>
    <w:rsid w:val="00CB66CD"/>
    <w:rsid w:val="00CB66E5"/>
    <w:rsid w:val="00CB7BED"/>
    <w:rsid w:val="00CB7E31"/>
    <w:rsid w:val="00CC020B"/>
    <w:rsid w:val="00CC0B73"/>
    <w:rsid w:val="00CC17A6"/>
    <w:rsid w:val="00CC1C70"/>
    <w:rsid w:val="00CC20DC"/>
    <w:rsid w:val="00CC26A9"/>
    <w:rsid w:val="00CC2786"/>
    <w:rsid w:val="00CC29BF"/>
    <w:rsid w:val="00CC29D6"/>
    <w:rsid w:val="00CC5288"/>
    <w:rsid w:val="00CC5581"/>
    <w:rsid w:val="00CC565C"/>
    <w:rsid w:val="00CC5D73"/>
    <w:rsid w:val="00CC6116"/>
    <w:rsid w:val="00CC6152"/>
    <w:rsid w:val="00CC61AA"/>
    <w:rsid w:val="00CC65DB"/>
    <w:rsid w:val="00CC696B"/>
    <w:rsid w:val="00CC6A2F"/>
    <w:rsid w:val="00CC6D7B"/>
    <w:rsid w:val="00CC7090"/>
    <w:rsid w:val="00CC7C7D"/>
    <w:rsid w:val="00CD0AAE"/>
    <w:rsid w:val="00CD0CF2"/>
    <w:rsid w:val="00CD0E8B"/>
    <w:rsid w:val="00CD1384"/>
    <w:rsid w:val="00CD15BF"/>
    <w:rsid w:val="00CD184B"/>
    <w:rsid w:val="00CD1AC2"/>
    <w:rsid w:val="00CD1DE9"/>
    <w:rsid w:val="00CD1FFC"/>
    <w:rsid w:val="00CD3499"/>
    <w:rsid w:val="00CD35B3"/>
    <w:rsid w:val="00CD3A94"/>
    <w:rsid w:val="00CD3E18"/>
    <w:rsid w:val="00CD44A3"/>
    <w:rsid w:val="00CD4C38"/>
    <w:rsid w:val="00CD5094"/>
    <w:rsid w:val="00CD6154"/>
    <w:rsid w:val="00CD62EA"/>
    <w:rsid w:val="00CD6C4F"/>
    <w:rsid w:val="00CD6CE7"/>
    <w:rsid w:val="00CD6E48"/>
    <w:rsid w:val="00CD757A"/>
    <w:rsid w:val="00CE02E2"/>
    <w:rsid w:val="00CE0735"/>
    <w:rsid w:val="00CE0D90"/>
    <w:rsid w:val="00CE0E0F"/>
    <w:rsid w:val="00CE18E1"/>
    <w:rsid w:val="00CE1D37"/>
    <w:rsid w:val="00CE27B5"/>
    <w:rsid w:val="00CE29E3"/>
    <w:rsid w:val="00CE2C7A"/>
    <w:rsid w:val="00CE33DD"/>
    <w:rsid w:val="00CE3E10"/>
    <w:rsid w:val="00CE3E3D"/>
    <w:rsid w:val="00CE4537"/>
    <w:rsid w:val="00CE4741"/>
    <w:rsid w:val="00CE5533"/>
    <w:rsid w:val="00CE57D0"/>
    <w:rsid w:val="00CE6630"/>
    <w:rsid w:val="00CE7894"/>
    <w:rsid w:val="00CE7CBE"/>
    <w:rsid w:val="00CF008C"/>
    <w:rsid w:val="00CF0570"/>
    <w:rsid w:val="00CF0A6D"/>
    <w:rsid w:val="00CF0AEA"/>
    <w:rsid w:val="00CF1320"/>
    <w:rsid w:val="00CF1E0C"/>
    <w:rsid w:val="00CF343C"/>
    <w:rsid w:val="00CF366E"/>
    <w:rsid w:val="00CF3A34"/>
    <w:rsid w:val="00CF3B8A"/>
    <w:rsid w:val="00CF42E9"/>
    <w:rsid w:val="00CF51EB"/>
    <w:rsid w:val="00CF666E"/>
    <w:rsid w:val="00CF67A8"/>
    <w:rsid w:val="00CF7937"/>
    <w:rsid w:val="00CF7C7A"/>
    <w:rsid w:val="00D00093"/>
    <w:rsid w:val="00D00AE6"/>
    <w:rsid w:val="00D00EA6"/>
    <w:rsid w:val="00D016FC"/>
    <w:rsid w:val="00D0189D"/>
    <w:rsid w:val="00D01F0E"/>
    <w:rsid w:val="00D02C01"/>
    <w:rsid w:val="00D033F8"/>
    <w:rsid w:val="00D0385E"/>
    <w:rsid w:val="00D03C5E"/>
    <w:rsid w:val="00D04147"/>
    <w:rsid w:val="00D04178"/>
    <w:rsid w:val="00D04376"/>
    <w:rsid w:val="00D04B2E"/>
    <w:rsid w:val="00D050D9"/>
    <w:rsid w:val="00D0663E"/>
    <w:rsid w:val="00D070A0"/>
    <w:rsid w:val="00D0728C"/>
    <w:rsid w:val="00D07916"/>
    <w:rsid w:val="00D104E0"/>
    <w:rsid w:val="00D10D77"/>
    <w:rsid w:val="00D11EB1"/>
    <w:rsid w:val="00D12457"/>
    <w:rsid w:val="00D131F5"/>
    <w:rsid w:val="00D132EB"/>
    <w:rsid w:val="00D135F5"/>
    <w:rsid w:val="00D141FC"/>
    <w:rsid w:val="00D14E78"/>
    <w:rsid w:val="00D14F9E"/>
    <w:rsid w:val="00D15BCA"/>
    <w:rsid w:val="00D16315"/>
    <w:rsid w:val="00D1692C"/>
    <w:rsid w:val="00D17607"/>
    <w:rsid w:val="00D17FE5"/>
    <w:rsid w:val="00D206FA"/>
    <w:rsid w:val="00D216F0"/>
    <w:rsid w:val="00D21DAC"/>
    <w:rsid w:val="00D21EC5"/>
    <w:rsid w:val="00D22FAE"/>
    <w:rsid w:val="00D232AC"/>
    <w:rsid w:val="00D23623"/>
    <w:rsid w:val="00D23C3B"/>
    <w:rsid w:val="00D23D8F"/>
    <w:rsid w:val="00D241DA"/>
    <w:rsid w:val="00D24790"/>
    <w:rsid w:val="00D24DC5"/>
    <w:rsid w:val="00D24DE7"/>
    <w:rsid w:val="00D258ED"/>
    <w:rsid w:val="00D25B13"/>
    <w:rsid w:val="00D25C4B"/>
    <w:rsid w:val="00D25E75"/>
    <w:rsid w:val="00D26826"/>
    <w:rsid w:val="00D269E6"/>
    <w:rsid w:val="00D27151"/>
    <w:rsid w:val="00D2721E"/>
    <w:rsid w:val="00D27803"/>
    <w:rsid w:val="00D27C2E"/>
    <w:rsid w:val="00D27E2E"/>
    <w:rsid w:val="00D27EC5"/>
    <w:rsid w:val="00D31393"/>
    <w:rsid w:val="00D31640"/>
    <w:rsid w:val="00D3242D"/>
    <w:rsid w:val="00D326BE"/>
    <w:rsid w:val="00D33511"/>
    <w:rsid w:val="00D3390D"/>
    <w:rsid w:val="00D34827"/>
    <w:rsid w:val="00D34B4E"/>
    <w:rsid w:val="00D34BCC"/>
    <w:rsid w:val="00D35471"/>
    <w:rsid w:val="00D3565C"/>
    <w:rsid w:val="00D37673"/>
    <w:rsid w:val="00D3779B"/>
    <w:rsid w:val="00D40B73"/>
    <w:rsid w:val="00D40F42"/>
    <w:rsid w:val="00D41524"/>
    <w:rsid w:val="00D41855"/>
    <w:rsid w:val="00D42478"/>
    <w:rsid w:val="00D437B6"/>
    <w:rsid w:val="00D4397B"/>
    <w:rsid w:val="00D44967"/>
    <w:rsid w:val="00D4507E"/>
    <w:rsid w:val="00D451D6"/>
    <w:rsid w:val="00D45736"/>
    <w:rsid w:val="00D45AC4"/>
    <w:rsid w:val="00D46828"/>
    <w:rsid w:val="00D4687C"/>
    <w:rsid w:val="00D46A94"/>
    <w:rsid w:val="00D46BC8"/>
    <w:rsid w:val="00D470ED"/>
    <w:rsid w:val="00D47CCD"/>
    <w:rsid w:val="00D503FA"/>
    <w:rsid w:val="00D5054B"/>
    <w:rsid w:val="00D512B5"/>
    <w:rsid w:val="00D51A3E"/>
    <w:rsid w:val="00D51C9D"/>
    <w:rsid w:val="00D51EFE"/>
    <w:rsid w:val="00D5253E"/>
    <w:rsid w:val="00D52594"/>
    <w:rsid w:val="00D52596"/>
    <w:rsid w:val="00D52B5B"/>
    <w:rsid w:val="00D52F3A"/>
    <w:rsid w:val="00D531D1"/>
    <w:rsid w:val="00D533FE"/>
    <w:rsid w:val="00D53F07"/>
    <w:rsid w:val="00D54404"/>
    <w:rsid w:val="00D54702"/>
    <w:rsid w:val="00D54A99"/>
    <w:rsid w:val="00D55123"/>
    <w:rsid w:val="00D551D5"/>
    <w:rsid w:val="00D55494"/>
    <w:rsid w:val="00D559C0"/>
    <w:rsid w:val="00D5606B"/>
    <w:rsid w:val="00D56452"/>
    <w:rsid w:val="00D56DA8"/>
    <w:rsid w:val="00D57F48"/>
    <w:rsid w:val="00D60CC4"/>
    <w:rsid w:val="00D612BA"/>
    <w:rsid w:val="00D61385"/>
    <w:rsid w:val="00D618D3"/>
    <w:rsid w:val="00D61CBD"/>
    <w:rsid w:val="00D6204B"/>
    <w:rsid w:val="00D625AD"/>
    <w:rsid w:val="00D62ACF"/>
    <w:rsid w:val="00D62B95"/>
    <w:rsid w:val="00D63847"/>
    <w:rsid w:val="00D63A6D"/>
    <w:rsid w:val="00D642D1"/>
    <w:rsid w:val="00D6458E"/>
    <w:rsid w:val="00D648A5"/>
    <w:rsid w:val="00D64A19"/>
    <w:rsid w:val="00D64D93"/>
    <w:rsid w:val="00D661B7"/>
    <w:rsid w:val="00D662DC"/>
    <w:rsid w:val="00D6646D"/>
    <w:rsid w:val="00D66741"/>
    <w:rsid w:val="00D67A65"/>
    <w:rsid w:val="00D67B4D"/>
    <w:rsid w:val="00D70072"/>
    <w:rsid w:val="00D700B6"/>
    <w:rsid w:val="00D702C4"/>
    <w:rsid w:val="00D722EB"/>
    <w:rsid w:val="00D7266C"/>
    <w:rsid w:val="00D7277D"/>
    <w:rsid w:val="00D72FB4"/>
    <w:rsid w:val="00D735D6"/>
    <w:rsid w:val="00D73D50"/>
    <w:rsid w:val="00D7570A"/>
    <w:rsid w:val="00D75D87"/>
    <w:rsid w:val="00D76737"/>
    <w:rsid w:val="00D76CA1"/>
    <w:rsid w:val="00D773CD"/>
    <w:rsid w:val="00D77771"/>
    <w:rsid w:val="00D777A9"/>
    <w:rsid w:val="00D777AD"/>
    <w:rsid w:val="00D80040"/>
    <w:rsid w:val="00D8040A"/>
    <w:rsid w:val="00D80EC3"/>
    <w:rsid w:val="00D810BF"/>
    <w:rsid w:val="00D810E5"/>
    <w:rsid w:val="00D81171"/>
    <w:rsid w:val="00D812BB"/>
    <w:rsid w:val="00D81549"/>
    <w:rsid w:val="00D819FB"/>
    <w:rsid w:val="00D82F6B"/>
    <w:rsid w:val="00D82FBC"/>
    <w:rsid w:val="00D8302C"/>
    <w:rsid w:val="00D83089"/>
    <w:rsid w:val="00D83C90"/>
    <w:rsid w:val="00D8448C"/>
    <w:rsid w:val="00D84721"/>
    <w:rsid w:val="00D847ED"/>
    <w:rsid w:val="00D854E2"/>
    <w:rsid w:val="00D86239"/>
    <w:rsid w:val="00D864A6"/>
    <w:rsid w:val="00D86E1C"/>
    <w:rsid w:val="00D87D14"/>
    <w:rsid w:val="00D87EBC"/>
    <w:rsid w:val="00D902B5"/>
    <w:rsid w:val="00D903F0"/>
    <w:rsid w:val="00D909F8"/>
    <w:rsid w:val="00D92099"/>
    <w:rsid w:val="00D92591"/>
    <w:rsid w:val="00D9260A"/>
    <w:rsid w:val="00D9339B"/>
    <w:rsid w:val="00D937FE"/>
    <w:rsid w:val="00D93C40"/>
    <w:rsid w:val="00D93CC7"/>
    <w:rsid w:val="00D93FEC"/>
    <w:rsid w:val="00D94309"/>
    <w:rsid w:val="00D947A5"/>
    <w:rsid w:val="00D94839"/>
    <w:rsid w:val="00D94A59"/>
    <w:rsid w:val="00D94FBE"/>
    <w:rsid w:val="00D9528F"/>
    <w:rsid w:val="00D9578C"/>
    <w:rsid w:val="00D9592F"/>
    <w:rsid w:val="00D96072"/>
    <w:rsid w:val="00D96367"/>
    <w:rsid w:val="00D9674C"/>
    <w:rsid w:val="00D96D8C"/>
    <w:rsid w:val="00D9730C"/>
    <w:rsid w:val="00D97609"/>
    <w:rsid w:val="00D97687"/>
    <w:rsid w:val="00D97E19"/>
    <w:rsid w:val="00DA01CE"/>
    <w:rsid w:val="00DA06C7"/>
    <w:rsid w:val="00DA076A"/>
    <w:rsid w:val="00DA0A68"/>
    <w:rsid w:val="00DA0CF2"/>
    <w:rsid w:val="00DA0D53"/>
    <w:rsid w:val="00DA128D"/>
    <w:rsid w:val="00DA227B"/>
    <w:rsid w:val="00DA26DA"/>
    <w:rsid w:val="00DA2C1A"/>
    <w:rsid w:val="00DA2E2F"/>
    <w:rsid w:val="00DA3422"/>
    <w:rsid w:val="00DA3587"/>
    <w:rsid w:val="00DA3A5E"/>
    <w:rsid w:val="00DA3FFD"/>
    <w:rsid w:val="00DA461F"/>
    <w:rsid w:val="00DA4B36"/>
    <w:rsid w:val="00DA5654"/>
    <w:rsid w:val="00DA594B"/>
    <w:rsid w:val="00DA5E8E"/>
    <w:rsid w:val="00DA5EA1"/>
    <w:rsid w:val="00DA631C"/>
    <w:rsid w:val="00DA673A"/>
    <w:rsid w:val="00DA73FC"/>
    <w:rsid w:val="00DA7C7A"/>
    <w:rsid w:val="00DA7E7C"/>
    <w:rsid w:val="00DA7FA8"/>
    <w:rsid w:val="00DB04F0"/>
    <w:rsid w:val="00DB0638"/>
    <w:rsid w:val="00DB103F"/>
    <w:rsid w:val="00DB1471"/>
    <w:rsid w:val="00DB243E"/>
    <w:rsid w:val="00DB2B39"/>
    <w:rsid w:val="00DB35D7"/>
    <w:rsid w:val="00DB45D4"/>
    <w:rsid w:val="00DB4A5E"/>
    <w:rsid w:val="00DB4B44"/>
    <w:rsid w:val="00DB5237"/>
    <w:rsid w:val="00DB5A0D"/>
    <w:rsid w:val="00DB6068"/>
    <w:rsid w:val="00DB63D7"/>
    <w:rsid w:val="00DB6F62"/>
    <w:rsid w:val="00DB7A17"/>
    <w:rsid w:val="00DB7BA7"/>
    <w:rsid w:val="00DB7CAA"/>
    <w:rsid w:val="00DC0103"/>
    <w:rsid w:val="00DC04A9"/>
    <w:rsid w:val="00DC0883"/>
    <w:rsid w:val="00DC0F8D"/>
    <w:rsid w:val="00DC1CEB"/>
    <w:rsid w:val="00DC217B"/>
    <w:rsid w:val="00DC21E9"/>
    <w:rsid w:val="00DC2826"/>
    <w:rsid w:val="00DC451D"/>
    <w:rsid w:val="00DC481C"/>
    <w:rsid w:val="00DC482A"/>
    <w:rsid w:val="00DC4D4E"/>
    <w:rsid w:val="00DC5A90"/>
    <w:rsid w:val="00DC5FDB"/>
    <w:rsid w:val="00DC667A"/>
    <w:rsid w:val="00DC67D6"/>
    <w:rsid w:val="00DC7135"/>
    <w:rsid w:val="00DC7E48"/>
    <w:rsid w:val="00DC7EEC"/>
    <w:rsid w:val="00DD0276"/>
    <w:rsid w:val="00DD046E"/>
    <w:rsid w:val="00DD0C48"/>
    <w:rsid w:val="00DD1299"/>
    <w:rsid w:val="00DD131C"/>
    <w:rsid w:val="00DD2F1A"/>
    <w:rsid w:val="00DD307F"/>
    <w:rsid w:val="00DD431A"/>
    <w:rsid w:val="00DD4AC2"/>
    <w:rsid w:val="00DD57F1"/>
    <w:rsid w:val="00DD6466"/>
    <w:rsid w:val="00DD68D4"/>
    <w:rsid w:val="00DD769B"/>
    <w:rsid w:val="00DE0188"/>
    <w:rsid w:val="00DE027C"/>
    <w:rsid w:val="00DE04EB"/>
    <w:rsid w:val="00DE057A"/>
    <w:rsid w:val="00DE11A7"/>
    <w:rsid w:val="00DE145D"/>
    <w:rsid w:val="00DE188B"/>
    <w:rsid w:val="00DE1B4E"/>
    <w:rsid w:val="00DE232B"/>
    <w:rsid w:val="00DE27B2"/>
    <w:rsid w:val="00DE340B"/>
    <w:rsid w:val="00DE3A01"/>
    <w:rsid w:val="00DE3CE3"/>
    <w:rsid w:val="00DE3EC5"/>
    <w:rsid w:val="00DE3F91"/>
    <w:rsid w:val="00DE422A"/>
    <w:rsid w:val="00DE48FF"/>
    <w:rsid w:val="00DE4BF7"/>
    <w:rsid w:val="00DE4D1F"/>
    <w:rsid w:val="00DE5142"/>
    <w:rsid w:val="00DE586A"/>
    <w:rsid w:val="00DE599A"/>
    <w:rsid w:val="00DE59BB"/>
    <w:rsid w:val="00DE5ECA"/>
    <w:rsid w:val="00DE5F51"/>
    <w:rsid w:val="00DE5FE1"/>
    <w:rsid w:val="00DE6E26"/>
    <w:rsid w:val="00DE70E1"/>
    <w:rsid w:val="00DE7327"/>
    <w:rsid w:val="00DE73C5"/>
    <w:rsid w:val="00DE78B9"/>
    <w:rsid w:val="00DF0084"/>
    <w:rsid w:val="00DF0EBC"/>
    <w:rsid w:val="00DF1415"/>
    <w:rsid w:val="00DF1704"/>
    <w:rsid w:val="00DF1D87"/>
    <w:rsid w:val="00DF25C9"/>
    <w:rsid w:val="00DF2FC2"/>
    <w:rsid w:val="00DF35F8"/>
    <w:rsid w:val="00DF39D1"/>
    <w:rsid w:val="00DF43F7"/>
    <w:rsid w:val="00DF4A17"/>
    <w:rsid w:val="00DF4C61"/>
    <w:rsid w:val="00DF541D"/>
    <w:rsid w:val="00DF5AB2"/>
    <w:rsid w:val="00DF6361"/>
    <w:rsid w:val="00DF6901"/>
    <w:rsid w:val="00DF6D5F"/>
    <w:rsid w:val="00DF6FAF"/>
    <w:rsid w:val="00DF700A"/>
    <w:rsid w:val="00DF762F"/>
    <w:rsid w:val="00DF77BE"/>
    <w:rsid w:val="00E0081D"/>
    <w:rsid w:val="00E0171C"/>
    <w:rsid w:val="00E0179F"/>
    <w:rsid w:val="00E0187D"/>
    <w:rsid w:val="00E01B38"/>
    <w:rsid w:val="00E02ABB"/>
    <w:rsid w:val="00E02BE9"/>
    <w:rsid w:val="00E02EE1"/>
    <w:rsid w:val="00E03030"/>
    <w:rsid w:val="00E03533"/>
    <w:rsid w:val="00E03DD8"/>
    <w:rsid w:val="00E0433D"/>
    <w:rsid w:val="00E047C5"/>
    <w:rsid w:val="00E04B08"/>
    <w:rsid w:val="00E04E88"/>
    <w:rsid w:val="00E050DD"/>
    <w:rsid w:val="00E053F9"/>
    <w:rsid w:val="00E059A5"/>
    <w:rsid w:val="00E06D97"/>
    <w:rsid w:val="00E0709B"/>
    <w:rsid w:val="00E07C72"/>
    <w:rsid w:val="00E101A8"/>
    <w:rsid w:val="00E1115B"/>
    <w:rsid w:val="00E115C1"/>
    <w:rsid w:val="00E11A53"/>
    <w:rsid w:val="00E1253A"/>
    <w:rsid w:val="00E125C4"/>
    <w:rsid w:val="00E13AFC"/>
    <w:rsid w:val="00E13EBC"/>
    <w:rsid w:val="00E14D93"/>
    <w:rsid w:val="00E15446"/>
    <w:rsid w:val="00E156D0"/>
    <w:rsid w:val="00E164BB"/>
    <w:rsid w:val="00E17302"/>
    <w:rsid w:val="00E200B5"/>
    <w:rsid w:val="00E205EC"/>
    <w:rsid w:val="00E2095E"/>
    <w:rsid w:val="00E20ABD"/>
    <w:rsid w:val="00E20BB6"/>
    <w:rsid w:val="00E2130A"/>
    <w:rsid w:val="00E21697"/>
    <w:rsid w:val="00E21F0C"/>
    <w:rsid w:val="00E23052"/>
    <w:rsid w:val="00E237BF"/>
    <w:rsid w:val="00E24213"/>
    <w:rsid w:val="00E2498A"/>
    <w:rsid w:val="00E24F79"/>
    <w:rsid w:val="00E251EB"/>
    <w:rsid w:val="00E2552A"/>
    <w:rsid w:val="00E25587"/>
    <w:rsid w:val="00E2579B"/>
    <w:rsid w:val="00E257FF"/>
    <w:rsid w:val="00E25DA5"/>
    <w:rsid w:val="00E25FFC"/>
    <w:rsid w:val="00E26475"/>
    <w:rsid w:val="00E26615"/>
    <w:rsid w:val="00E26688"/>
    <w:rsid w:val="00E26909"/>
    <w:rsid w:val="00E26CDD"/>
    <w:rsid w:val="00E27097"/>
    <w:rsid w:val="00E27D3B"/>
    <w:rsid w:val="00E30226"/>
    <w:rsid w:val="00E30EFE"/>
    <w:rsid w:val="00E31404"/>
    <w:rsid w:val="00E328DA"/>
    <w:rsid w:val="00E3301F"/>
    <w:rsid w:val="00E33139"/>
    <w:rsid w:val="00E33DF0"/>
    <w:rsid w:val="00E34CF0"/>
    <w:rsid w:val="00E35D4A"/>
    <w:rsid w:val="00E35E0E"/>
    <w:rsid w:val="00E35FE8"/>
    <w:rsid w:val="00E3634B"/>
    <w:rsid w:val="00E3646E"/>
    <w:rsid w:val="00E36D11"/>
    <w:rsid w:val="00E36D19"/>
    <w:rsid w:val="00E36EFF"/>
    <w:rsid w:val="00E36FF4"/>
    <w:rsid w:val="00E372E6"/>
    <w:rsid w:val="00E404E0"/>
    <w:rsid w:val="00E40F0D"/>
    <w:rsid w:val="00E4234E"/>
    <w:rsid w:val="00E42E81"/>
    <w:rsid w:val="00E43AB2"/>
    <w:rsid w:val="00E446EF"/>
    <w:rsid w:val="00E450F1"/>
    <w:rsid w:val="00E45403"/>
    <w:rsid w:val="00E454C5"/>
    <w:rsid w:val="00E4566F"/>
    <w:rsid w:val="00E461E3"/>
    <w:rsid w:val="00E46378"/>
    <w:rsid w:val="00E46C0F"/>
    <w:rsid w:val="00E46CE1"/>
    <w:rsid w:val="00E47157"/>
    <w:rsid w:val="00E47A9F"/>
    <w:rsid w:val="00E5034B"/>
    <w:rsid w:val="00E503DE"/>
    <w:rsid w:val="00E507E6"/>
    <w:rsid w:val="00E50CCD"/>
    <w:rsid w:val="00E51AC8"/>
    <w:rsid w:val="00E51F17"/>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57DE3"/>
    <w:rsid w:val="00E6055B"/>
    <w:rsid w:val="00E606E9"/>
    <w:rsid w:val="00E60720"/>
    <w:rsid w:val="00E60B2C"/>
    <w:rsid w:val="00E60B3A"/>
    <w:rsid w:val="00E60CC4"/>
    <w:rsid w:val="00E61069"/>
    <w:rsid w:val="00E61C17"/>
    <w:rsid w:val="00E622EB"/>
    <w:rsid w:val="00E627AF"/>
    <w:rsid w:val="00E62986"/>
    <w:rsid w:val="00E629D2"/>
    <w:rsid w:val="00E62D36"/>
    <w:rsid w:val="00E6369E"/>
    <w:rsid w:val="00E63728"/>
    <w:rsid w:val="00E63D70"/>
    <w:rsid w:val="00E642A4"/>
    <w:rsid w:val="00E6456E"/>
    <w:rsid w:val="00E65CEE"/>
    <w:rsid w:val="00E65D5F"/>
    <w:rsid w:val="00E660B6"/>
    <w:rsid w:val="00E66345"/>
    <w:rsid w:val="00E66474"/>
    <w:rsid w:val="00E664DF"/>
    <w:rsid w:val="00E66672"/>
    <w:rsid w:val="00E66773"/>
    <w:rsid w:val="00E67038"/>
    <w:rsid w:val="00E67424"/>
    <w:rsid w:val="00E67B96"/>
    <w:rsid w:val="00E7031C"/>
    <w:rsid w:val="00E717BB"/>
    <w:rsid w:val="00E72333"/>
    <w:rsid w:val="00E7261C"/>
    <w:rsid w:val="00E72BA1"/>
    <w:rsid w:val="00E73886"/>
    <w:rsid w:val="00E759CF"/>
    <w:rsid w:val="00E75B70"/>
    <w:rsid w:val="00E760B0"/>
    <w:rsid w:val="00E76766"/>
    <w:rsid w:val="00E77125"/>
    <w:rsid w:val="00E775BE"/>
    <w:rsid w:val="00E7790C"/>
    <w:rsid w:val="00E77924"/>
    <w:rsid w:val="00E80025"/>
    <w:rsid w:val="00E800D5"/>
    <w:rsid w:val="00E80873"/>
    <w:rsid w:val="00E80D3D"/>
    <w:rsid w:val="00E812A2"/>
    <w:rsid w:val="00E817F1"/>
    <w:rsid w:val="00E81CBB"/>
    <w:rsid w:val="00E82E03"/>
    <w:rsid w:val="00E834B3"/>
    <w:rsid w:val="00E83CE0"/>
    <w:rsid w:val="00E845CA"/>
    <w:rsid w:val="00E84675"/>
    <w:rsid w:val="00E84775"/>
    <w:rsid w:val="00E8607B"/>
    <w:rsid w:val="00E86398"/>
    <w:rsid w:val="00E86482"/>
    <w:rsid w:val="00E86C19"/>
    <w:rsid w:val="00E87220"/>
    <w:rsid w:val="00E87D5F"/>
    <w:rsid w:val="00E9209F"/>
    <w:rsid w:val="00E92450"/>
    <w:rsid w:val="00E928FA"/>
    <w:rsid w:val="00E92AD5"/>
    <w:rsid w:val="00E92D7F"/>
    <w:rsid w:val="00E92E3B"/>
    <w:rsid w:val="00E93C76"/>
    <w:rsid w:val="00E93D4D"/>
    <w:rsid w:val="00E945BD"/>
    <w:rsid w:val="00E953A1"/>
    <w:rsid w:val="00E95DA9"/>
    <w:rsid w:val="00E95F08"/>
    <w:rsid w:val="00E976A2"/>
    <w:rsid w:val="00EA08A6"/>
    <w:rsid w:val="00EA0EC4"/>
    <w:rsid w:val="00EA1072"/>
    <w:rsid w:val="00EA10D9"/>
    <w:rsid w:val="00EA1F31"/>
    <w:rsid w:val="00EA2108"/>
    <w:rsid w:val="00EA22AF"/>
    <w:rsid w:val="00EA2604"/>
    <w:rsid w:val="00EA3142"/>
    <w:rsid w:val="00EA3155"/>
    <w:rsid w:val="00EA38A4"/>
    <w:rsid w:val="00EA3AAB"/>
    <w:rsid w:val="00EA3E07"/>
    <w:rsid w:val="00EA4733"/>
    <w:rsid w:val="00EA4A57"/>
    <w:rsid w:val="00EA4C5E"/>
    <w:rsid w:val="00EA4F51"/>
    <w:rsid w:val="00EA50A6"/>
    <w:rsid w:val="00EA5630"/>
    <w:rsid w:val="00EA5679"/>
    <w:rsid w:val="00EA5722"/>
    <w:rsid w:val="00EA59EE"/>
    <w:rsid w:val="00EA5A35"/>
    <w:rsid w:val="00EA7561"/>
    <w:rsid w:val="00EA7995"/>
    <w:rsid w:val="00EB04AB"/>
    <w:rsid w:val="00EB0D8D"/>
    <w:rsid w:val="00EB1F15"/>
    <w:rsid w:val="00EB22F3"/>
    <w:rsid w:val="00EB23A4"/>
    <w:rsid w:val="00EB352A"/>
    <w:rsid w:val="00EB39EC"/>
    <w:rsid w:val="00EB4B5A"/>
    <w:rsid w:val="00EB4C5E"/>
    <w:rsid w:val="00EB5480"/>
    <w:rsid w:val="00EB550C"/>
    <w:rsid w:val="00EB621F"/>
    <w:rsid w:val="00EB7547"/>
    <w:rsid w:val="00EB7E9A"/>
    <w:rsid w:val="00EC004F"/>
    <w:rsid w:val="00EC0328"/>
    <w:rsid w:val="00EC05FA"/>
    <w:rsid w:val="00EC0ECE"/>
    <w:rsid w:val="00EC1EE3"/>
    <w:rsid w:val="00EC24C8"/>
    <w:rsid w:val="00EC2539"/>
    <w:rsid w:val="00EC362A"/>
    <w:rsid w:val="00EC37C8"/>
    <w:rsid w:val="00EC3DA3"/>
    <w:rsid w:val="00EC3F73"/>
    <w:rsid w:val="00EC45EC"/>
    <w:rsid w:val="00EC4AE4"/>
    <w:rsid w:val="00EC56F9"/>
    <w:rsid w:val="00EC577A"/>
    <w:rsid w:val="00EC5CB5"/>
    <w:rsid w:val="00EC62C0"/>
    <w:rsid w:val="00EC63D4"/>
    <w:rsid w:val="00EC6D18"/>
    <w:rsid w:val="00EC7074"/>
    <w:rsid w:val="00EC7FCE"/>
    <w:rsid w:val="00ED0582"/>
    <w:rsid w:val="00ED0669"/>
    <w:rsid w:val="00ED06F7"/>
    <w:rsid w:val="00ED0844"/>
    <w:rsid w:val="00ED0AE0"/>
    <w:rsid w:val="00ED0AFE"/>
    <w:rsid w:val="00ED0BD8"/>
    <w:rsid w:val="00ED1112"/>
    <w:rsid w:val="00ED13D7"/>
    <w:rsid w:val="00ED144B"/>
    <w:rsid w:val="00ED24EA"/>
    <w:rsid w:val="00ED264C"/>
    <w:rsid w:val="00ED2F15"/>
    <w:rsid w:val="00ED318F"/>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3EB0"/>
    <w:rsid w:val="00EE4C5A"/>
    <w:rsid w:val="00EE580D"/>
    <w:rsid w:val="00EE5AB4"/>
    <w:rsid w:val="00EE66BA"/>
    <w:rsid w:val="00EE6A1C"/>
    <w:rsid w:val="00EE6ABD"/>
    <w:rsid w:val="00EE6B41"/>
    <w:rsid w:val="00EE6D53"/>
    <w:rsid w:val="00EE6E9A"/>
    <w:rsid w:val="00EE6EF8"/>
    <w:rsid w:val="00EE77E6"/>
    <w:rsid w:val="00EE7D4A"/>
    <w:rsid w:val="00EE7D7D"/>
    <w:rsid w:val="00EF0243"/>
    <w:rsid w:val="00EF044D"/>
    <w:rsid w:val="00EF04DE"/>
    <w:rsid w:val="00EF088A"/>
    <w:rsid w:val="00EF2758"/>
    <w:rsid w:val="00EF291D"/>
    <w:rsid w:val="00EF349B"/>
    <w:rsid w:val="00EF3B9D"/>
    <w:rsid w:val="00EF4EB5"/>
    <w:rsid w:val="00EF587E"/>
    <w:rsid w:val="00EF58AE"/>
    <w:rsid w:val="00EF58FF"/>
    <w:rsid w:val="00EF5937"/>
    <w:rsid w:val="00EF5BD9"/>
    <w:rsid w:val="00EF5C83"/>
    <w:rsid w:val="00EF6001"/>
    <w:rsid w:val="00EF608E"/>
    <w:rsid w:val="00EF63A4"/>
    <w:rsid w:val="00EF6D35"/>
    <w:rsid w:val="00EF770D"/>
    <w:rsid w:val="00F0160B"/>
    <w:rsid w:val="00F01897"/>
    <w:rsid w:val="00F01F56"/>
    <w:rsid w:val="00F021D4"/>
    <w:rsid w:val="00F03143"/>
    <w:rsid w:val="00F03410"/>
    <w:rsid w:val="00F034A7"/>
    <w:rsid w:val="00F03779"/>
    <w:rsid w:val="00F03D0B"/>
    <w:rsid w:val="00F03E78"/>
    <w:rsid w:val="00F0400D"/>
    <w:rsid w:val="00F04073"/>
    <w:rsid w:val="00F0426C"/>
    <w:rsid w:val="00F042BF"/>
    <w:rsid w:val="00F04736"/>
    <w:rsid w:val="00F05253"/>
    <w:rsid w:val="00F05973"/>
    <w:rsid w:val="00F05BC9"/>
    <w:rsid w:val="00F05F53"/>
    <w:rsid w:val="00F074AA"/>
    <w:rsid w:val="00F076E5"/>
    <w:rsid w:val="00F07BE3"/>
    <w:rsid w:val="00F07E1A"/>
    <w:rsid w:val="00F109E7"/>
    <w:rsid w:val="00F10AB9"/>
    <w:rsid w:val="00F10BB1"/>
    <w:rsid w:val="00F10D7C"/>
    <w:rsid w:val="00F10D95"/>
    <w:rsid w:val="00F128CD"/>
    <w:rsid w:val="00F132B4"/>
    <w:rsid w:val="00F133C8"/>
    <w:rsid w:val="00F13F57"/>
    <w:rsid w:val="00F143BA"/>
    <w:rsid w:val="00F148A5"/>
    <w:rsid w:val="00F14B87"/>
    <w:rsid w:val="00F1532B"/>
    <w:rsid w:val="00F15345"/>
    <w:rsid w:val="00F15CD2"/>
    <w:rsid w:val="00F16AC4"/>
    <w:rsid w:val="00F16BD6"/>
    <w:rsid w:val="00F16BDC"/>
    <w:rsid w:val="00F16E64"/>
    <w:rsid w:val="00F17406"/>
    <w:rsid w:val="00F17593"/>
    <w:rsid w:val="00F17971"/>
    <w:rsid w:val="00F2021F"/>
    <w:rsid w:val="00F20476"/>
    <w:rsid w:val="00F20F36"/>
    <w:rsid w:val="00F21080"/>
    <w:rsid w:val="00F21A89"/>
    <w:rsid w:val="00F21FC0"/>
    <w:rsid w:val="00F227BB"/>
    <w:rsid w:val="00F2325C"/>
    <w:rsid w:val="00F237C9"/>
    <w:rsid w:val="00F23F9C"/>
    <w:rsid w:val="00F24152"/>
    <w:rsid w:val="00F24459"/>
    <w:rsid w:val="00F2474D"/>
    <w:rsid w:val="00F25248"/>
    <w:rsid w:val="00F25FAB"/>
    <w:rsid w:val="00F264B1"/>
    <w:rsid w:val="00F264B7"/>
    <w:rsid w:val="00F26E27"/>
    <w:rsid w:val="00F30000"/>
    <w:rsid w:val="00F304C8"/>
    <w:rsid w:val="00F3140B"/>
    <w:rsid w:val="00F32347"/>
    <w:rsid w:val="00F331D2"/>
    <w:rsid w:val="00F33BC9"/>
    <w:rsid w:val="00F33CFF"/>
    <w:rsid w:val="00F34831"/>
    <w:rsid w:val="00F34B88"/>
    <w:rsid w:val="00F34C22"/>
    <w:rsid w:val="00F3555A"/>
    <w:rsid w:val="00F35AE5"/>
    <w:rsid w:val="00F35F8A"/>
    <w:rsid w:val="00F367B0"/>
    <w:rsid w:val="00F37E09"/>
    <w:rsid w:val="00F401FD"/>
    <w:rsid w:val="00F41DB8"/>
    <w:rsid w:val="00F41F83"/>
    <w:rsid w:val="00F41FA9"/>
    <w:rsid w:val="00F42DF6"/>
    <w:rsid w:val="00F43FDA"/>
    <w:rsid w:val="00F44992"/>
    <w:rsid w:val="00F44D08"/>
    <w:rsid w:val="00F45D7A"/>
    <w:rsid w:val="00F50937"/>
    <w:rsid w:val="00F516D9"/>
    <w:rsid w:val="00F51B7E"/>
    <w:rsid w:val="00F52034"/>
    <w:rsid w:val="00F524FB"/>
    <w:rsid w:val="00F52FE5"/>
    <w:rsid w:val="00F533A8"/>
    <w:rsid w:val="00F53424"/>
    <w:rsid w:val="00F535F6"/>
    <w:rsid w:val="00F53BBA"/>
    <w:rsid w:val="00F541DB"/>
    <w:rsid w:val="00F54B6E"/>
    <w:rsid w:val="00F55FF8"/>
    <w:rsid w:val="00F5605B"/>
    <w:rsid w:val="00F562B6"/>
    <w:rsid w:val="00F566EE"/>
    <w:rsid w:val="00F56810"/>
    <w:rsid w:val="00F56BD6"/>
    <w:rsid w:val="00F56DBE"/>
    <w:rsid w:val="00F572D6"/>
    <w:rsid w:val="00F57464"/>
    <w:rsid w:val="00F57C05"/>
    <w:rsid w:val="00F57C39"/>
    <w:rsid w:val="00F6017D"/>
    <w:rsid w:val="00F6090B"/>
    <w:rsid w:val="00F60DCF"/>
    <w:rsid w:val="00F60DE1"/>
    <w:rsid w:val="00F613C7"/>
    <w:rsid w:val="00F6170F"/>
    <w:rsid w:val="00F618CC"/>
    <w:rsid w:val="00F61DC6"/>
    <w:rsid w:val="00F6216A"/>
    <w:rsid w:val="00F6221D"/>
    <w:rsid w:val="00F62A7B"/>
    <w:rsid w:val="00F63641"/>
    <w:rsid w:val="00F6385A"/>
    <w:rsid w:val="00F63BBC"/>
    <w:rsid w:val="00F64068"/>
    <w:rsid w:val="00F64B40"/>
    <w:rsid w:val="00F64E5A"/>
    <w:rsid w:val="00F6513E"/>
    <w:rsid w:val="00F65C56"/>
    <w:rsid w:val="00F660F7"/>
    <w:rsid w:val="00F6677A"/>
    <w:rsid w:val="00F66891"/>
    <w:rsid w:val="00F66C44"/>
    <w:rsid w:val="00F6704E"/>
    <w:rsid w:val="00F67F8C"/>
    <w:rsid w:val="00F701A2"/>
    <w:rsid w:val="00F703F4"/>
    <w:rsid w:val="00F7135E"/>
    <w:rsid w:val="00F71CD1"/>
    <w:rsid w:val="00F72086"/>
    <w:rsid w:val="00F72AE7"/>
    <w:rsid w:val="00F72E2D"/>
    <w:rsid w:val="00F73301"/>
    <w:rsid w:val="00F733A8"/>
    <w:rsid w:val="00F73487"/>
    <w:rsid w:val="00F738D6"/>
    <w:rsid w:val="00F743A7"/>
    <w:rsid w:val="00F7459B"/>
    <w:rsid w:val="00F74970"/>
    <w:rsid w:val="00F74F3B"/>
    <w:rsid w:val="00F7522B"/>
    <w:rsid w:val="00F7587D"/>
    <w:rsid w:val="00F75C91"/>
    <w:rsid w:val="00F75D91"/>
    <w:rsid w:val="00F76D8C"/>
    <w:rsid w:val="00F76EAC"/>
    <w:rsid w:val="00F7742C"/>
    <w:rsid w:val="00F776E1"/>
    <w:rsid w:val="00F77930"/>
    <w:rsid w:val="00F8033E"/>
    <w:rsid w:val="00F80AFC"/>
    <w:rsid w:val="00F82611"/>
    <w:rsid w:val="00F82DAF"/>
    <w:rsid w:val="00F83BBD"/>
    <w:rsid w:val="00F8415C"/>
    <w:rsid w:val="00F843B6"/>
    <w:rsid w:val="00F84999"/>
    <w:rsid w:val="00F84F7F"/>
    <w:rsid w:val="00F85205"/>
    <w:rsid w:val="00F85398"/>
    <w:rsid w:val="00F86758"/>
    <w:rsid w:val="00F86BCB"/>
    <w:rsid w:val="00F87116"/>
    <w:rsid w:val="00F87184"/>
    <w:rsid w:val="00F87226"/>
    <w:rsid w:val="00F87871"/>
    <w:rsid w:val="00F87A18"/>
    <w:rsid w:val="00F87EDE"/>
    <w:rsid w:val="00F903F6"/>
    <w:rsid w:val="00F908DD"/>
    <w:rsid w:val="00F90E8A"/>
    <w:rsid w:val="00F91B09"/>
    <w:rsid w:val="00F91F6B"/>
    <w:rsid w:val="00F92667"/>
    <w:rsid w:val="00F928E2"/>
    <w:rsid w:val="00F9364A"/>
    <w:rsid w:val="00F93963"/>
    <w:rsid w:val="00F9406D"/>
    <w:rsid w:val="00F94A13"/>
    <w:rsid w:val="00F94C4C"/>
    <w:rsid w:val="00F95A55"/>
    <w:rsid w:val="00F96029"/>
    <w:rsid w:val="00F96384"/>
    <w:rsid w:val="00F964CE"/>
    <w:rsid w:val="00F96E6C"/>
    <w:rsid w:val="00F97440"/>
    <w:rsid w:val="00F977D6"/>
    <w:rsid w:val="00F978F1"/>
    <w:rsid w:val="00F97BB7"/>
    <w:rsid w:val="00F97FFA"/>
    <w:rsid w:val="00FA0158"/>
    <w:rsid w:val="00FA0D3A"/>
    <w:rsid w:val="00FA109A"/>
    <w:rsid w:val="00FA1B78"/>
    <w:rsid w:val="00FA21E3"/>
    <w:rsid w:val="00FA21F3"/>
    <w:rsid w:val="00FA2C2C"/>
    <w:rsid w:val="00FA2F8F"/>
    <w:rsid w:val="00FA34CF"/>
    <w:rsid w:val="00FA3862"/>
    <w:rsid w:val="00FA4098"/>
    <w:rsid w:val="00FA4EF0"/>
    <w:rsid w:val="00FA590B"/>
    <w:rsid w:val="00FA664A"/>
    <w:rsid w:val="00FB0350"/>
    <w:rsid w:val="00FB0A9E"/>
    <w:rsid w:val="00FB0C19"/>
    <w:rsid w:val="00FB0C5E"/>
    <w:rsid w:val="00FB0CF5"/>
    <w:rsid w:val="00FB0D03"/>
    <w:rsid w:val="00FB16D5"/>
    <w:rsid w:val="00FB1FD5"/>
    <w:rsid w:val="00FB20ED"/>
    <w:rsid w:val="00FB2165"/>
    <w:rsid w:val="00FB22E4"/>
    <w:rsid w:val="00FB2352"/>
    <w:rsid w:val="00FB3061"/>
    <w:rsid w:val="00FB366F"/>
    <w:rsid w:val="00FB3ADB"/>
    <w:rsid w:val="00FB53F2"/>
    <w:rsid w:val="00FB567D"/>
    <w:rsid w:val="00FB5D4A"/>
    <w:rsid w:val="00FB619E"/>
    <w:rsid w:val="00FB6DB6"/>
    <w:rsid w:val="00FB6EB6"/>
    <w:rsid w:val="00FB73CF"/>
    <w:rsid w:val="00FB74D4"/>
    <w:rsid w:val="00FB75A2"/>
    <w:rsid w:val="00FC0571"/>
    <w:rsid w:val="00FC09F2"/>
    <w:rsid w:val="00FC1100"/>
    <w:rsid w:val="00FC1268"/>
    <w:rsid w:val="00FC1BB1"/>
    <w:rsid w:val="00FC1D95"/>
    <w:rsid w:val="00FC1DB9"/>
    <w:rsid w:val="00FC1F05"/>
    <w:rsid w:val="00FC21DA"/>
    <w:rsid w:val="00FC26CD"/>
    <w:rsid w:val="00FC2E2E"/>
    <w:rsid w:val="00FC3802"/>
    <w:rsid w:val="00FC3EAC"/>
    <w:rsid w:val="00FC50F5"/>
    <w:rsid w:val="00FC51C5"/>
    <w:rsid w:val="00FC6513"/>
    <w:rsid w:val="00FC6800"/>
    <w:rsid w:val="00FC7091"/>
    <w:rsid w:val="00FC71B3"/>
    <w:rsid w:val="00FC75A5"/>
    <w:rsid w:val="00FC7B2A"/>
    <w:rsid w:val="00FC7E49"/>
    <w:rsid w:val="00FD07C3"/>
    <w:rsid w:val="00FD0DB5"/>
    <w:rsid w:val="00FD1069"/>
    <w:rsid w:val="00FD1F12"/>
    <w:rsid w:val="00FD1FEB"/>
    <w:rsid w:val="00FD2553"/>
    <w:rsid w:val="00FD271D"/>
    <w:rsid w:val="00FD3933"/>
    <w:rsid w:val="00FD3BA1"/>
    <w:rsid w:val="00FD3C6A"/>
    <w:rsid w:val="00FD47D5"/>
    <w:rsid w:val="00FD494C"/>
    <w:rsid w:val="00FD4F8C"/>
    <w:rsid w:val="00FD528F"/>
    <w:rsid w:val="00FD57E0"/>
    <w:rsid w:val="00FD5B7E"/>
    <w:rsid w:val="00FD5FB0"/>
    <w:rsid w:val="00FD6076"/>
    <w:rsid w:val="00FD65A9"/>
    <w:rsid w:val="00FD71EF"/>
    <w:rsid w:val="00FD7367"/>
    <w:rsid w:val="00FE03A6"/>
    <w:rsid w:val="00FE0941"/>
    <w:rsid w:val="00FE11A2"/>
    <w:rsid w:val="00FE15BB"/>
    <w:rsid w:val="00FE1884"/>
    <w:rsid w:val="00FE18AC"/>
    <w:rsid w:val="00FE1F55"/>
    <w:rsid w:val="00FE2986"/>
    <w:rsid w:val="00FE2BEC"/>
    <w:rsid w:val="00FE346A"/>
    <w:rsid w:val="00FE3704"/>
    <w:rsid w:val="00FE41B3"/>
    <w:rsid w:val="00FE48D2"/>
    <w:rsid w:val="00FE48DF"/>
    <w:rsid w:val="00FE490E"/>
    <w:rsid w:val="00FE4DDA"/>
    <w:rsid w:val="00FE4E88"/>
    <w:rsid w:val="00FE52DC"/>
    <w:rsid w:val="00FE5384"/>
    <w:rsid w:val="00FE5D6D"/>
    <w:rsid w:val="00FE5D95"/>
    <w:rsid w:val="00FE698E"/>
    <w:rsid w:val="00FE7636"/>
    <w:rsid w:val="00FE779C"/>
    <w:rsid w:val="00FE79CC"/>
    <w:rsid w:val="00FF04C6"/>
    <w:rsid w:val="00FF05A2"/>
    <w:rsid w:val="00FF0D9A"/>
    <w:rsid w:val="00FF12D4"/>
    <w:rsid w:val="00FF142F"/>
    <w:rsid w:val="00FF1EE0"/>
    <w:rsid w:val="00FF2A36"/>
    <w:rsid w:val="00FF2E28"/>
    <w:rsid w:val="00FF3165"/>
    <w:rsid w:val="00FF3F5D"/>
    <w:rsid w:val="00FF47AD"/>
    <w:rsid w:val="00FF4880"/>
    <w:rsid w:val="00FF565D"/>
    <w:rsid w:val="00FF5D62"/>
    <w:rsid w:val="00FF6521"/>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unhideWhenUsed/>
    <w:rsid w:val="007B305D"/>
  </w:style>
  <w:style w:type="character" w:customStyle="1" w:styleId="CommentTextChar">
    <w:name w:val="Comment Text Char"/>
    <w:basedOn w:val="DefaultParagraphFont"/>
    <w:link w:val="CommentText"/>
    <w:uiPriority w:val="99"/>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3493614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hyperlink" Target="https://github.com/craigbrinkerhoff/geoB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hyperlink" Target="https://github.com/craigbrinkerhoff/2019_GeoClas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91105-3323-454F-BE71-B861FFC8D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40</Pages>
  <Words>9235</Words>
  <Characters>52644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Craig Brinkerhoff</cp:lastModifiedBy>
  <cp:revision>14</cp:revision>
  <dcterms:created xsi:type="dcterms:W3CDTF">2020-04-27T14:33:00Z</dcterms:created>
  <dcterms:modified xsi:type="dcterms:W3CDTF">2020-04-28T16:00:00Z</dcterms:modified>
</cp:coreProperties>
</file>