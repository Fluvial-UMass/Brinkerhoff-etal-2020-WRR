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10F6E74A"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FF04C6">
        <w:t>M. Durand</w:t>
      </w:r>
      <w:r w:rsidR="00FF04C6">
        <w:rPr>
          <w:vertAlign w:val="superscript"/>
        </w:rPr>
        <w:t>2</w:t>
      </w:r>
      <w:r w:rsidR="00831A45">
        <w:t>, D. Feng</w:t>
      </w:r>
      <w:r w:rsidR="00831A45">
        <w:rPr>
          <w:vertAlign w:val="superscript"/>
        </w:rPr>
        <w:t>1</w:t>
      </w:r>
      <w:r w:rsidR="00266D05">
        <w:t>, P. Lin</w:t>
      </w:r>
      <w:r w:rsidR="00266D05">
        <w:rPr>
          <w:vertAlign w:val="superscript"/>
        </w:rPr>
        <w:t>3</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0DA69816" w14:textId="15E8FA6A" w:rsidR="00FF04C6" w:rsidRPr="00310B1C" w:rsidRDefault="00FF04C6" w:rsidP="00B9063C">
      <w:pPr>
        <w:pStyle w:val="NoSpacing"/>
        <w:rPr>
          <w:rFonts w:ascii="Times New Roman" w:hAnsi="Times New Roman" w:cs="Times New Roman"/>
          <w:sz w:val="24"/>
        </w:rPr>
      </w:pPr>
      <w:r>
        <w:rPr>
          <w:rFonts w:ascii="Times New Roman" w:hAnsi="Times New Roman" w:cs="Times New Roman"/>
          <w:sz w:val="24"/>
          <w:vertAlign w:val="superscript"/>
        </w:rPr>
        <w:t xml:space="preserve">2 </w:t>
      </w:r>
      <w:r w:rsidR="00310B1C" w:rsidRPr="00310B1C">
        <w:rPr>
          <w:rFonts w:ascii="Times New Roman" w:hAnsi="Times New Roman" w:cs="Times New Roman"/>
          <w:sz w:val="24"/>
        </w:rPr>
        <w:t>School of Earth Sciences and Byrd Polar and Climate Research Center, The Ohio State University, Columbus, OH</w:t>
      </w:r>
    </w:p>
    <w:p w14:paraId="515725E1" w14:textId="2EC8ED0F" w:rsidR="00DE3F91" w:rsidRDefault="00FF04C6" w:rsidP="00B9063C">
      <w:pPr>
        <w:pStyle w:val="NoSpacing"/>
        <w:rPr>
          <w:rFonts w:ascii="Times New Roman" w:hAnsi="Times New Roman" w:cs="Times New Roman"/>
          <w:sz w:val="24"/>
        </w:rPr>
      </w:pPr>
      <w:r>
        <w:rPr>
          <w:vertAlign w:val="superscript"/>
        </w:rPr>
        <w:t>3</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5A1E1FB4" w:rsidR="00C94AA5" w:rsidRDefault="0099625A" w:rsidP="00C81368">
      <w:pPr>
        <w:pStyle w:val="KeyPoints"/>
        <w:numPr>
          <w:ilvl w:val="0"/>
          <w:numId w:val="9"/>
        </w:numPr>
      </w:pPr>
      <w:r>
        <w:t>Remote sensing of river discharge is highly sensitive to the quality of prior information</w:t>
      </w:r>
      <w:r w:rsidR="00BD7F71">
        <w:t xml:space="preserve"> the algorithm</w:t>
      </w:r>
      <w:r w:rsidR="00FE490E">
        <w:t>s</w:t>
      </w:r>
      <w:r w:rsidR="00BD7F71">
        <w:t xml:space="preserve"> </w:t>
      </w:r>
      <w:r w:rsidR="00022AA2">
        <w:t>receive</w:t>
      </w:r>
    </w:p>
    <w:p w14:paraId="405A84B1" w14:textId="4244CBBA" w:rsidR="00C94AA5" w:rsidRDefault="0099625A" w:rsidP="00C81368">
      <w:pPr>
        <w:pStyle w:val="KeyPoints"/>
        <w:numPr>
          <w:ilvl w:val="0"/>
          <w:numId w:val="9"/>
        </w:numPr>
      </w:pPr>
      <w:r>
        <w:t xml:space="preserve">Discharge prediction accuracy is substantially </w:t>
      </w:r>
      <w:r w:rsidR="000935B0">
        <w:t>increased</w:t>
      </w:r>
      <w:r>
        <w:t xml:space="preserve"> by improving the quality of priors</w:t>
      </w:r>
      <w:r w:rsidR="00474E19">
        <w:t>, tested on</w:t>
      </w:r>
      <w:r w:rsidR="00E43AB2">
        <w:t xml:space="preserve"> both</w:t>
      </w:r>
      <w:r w:rsidR="00474E19">
        <w:t xml:space="preserve"> </w:t>
      </w:r>
      <w:r w:rsidR="003745DC">
        <w:t>SWOT-</w:t>
      </w:r>
      <w:r w:rsidR="00474E19">
        <w:t>simulated data and Landsat imagery</w:t>
      </w:r>
      <w:r w:rsidR="00ED1112">
        <w:t xml:space="preserve"> for </w:t>
      </w:r>
      <w:r w:rsidR="00997A9B">
        <w:t xml:space="preserve">two </w:t>
      </w:r>
      <w:r w:rsidR="00ED1112">
        <w:t>algorithms</w:t>
      </w:r>
    </w:p>
    <w:p w14:paraId="7BD3F1B2" w14:textId="77777777" w:rsidR="00AD1C52" w:rsidRDefault="0099625A" w:rsidP="007746FC">
      <w:pPr>
        <w:pStyle w:val="KeyPoints"/>
        <w:numPr>
          <w:ilvl w:val="0"/>
          <w:numId w:val="9"/>
        </w:numPr>
      </w:pPr>
      <w:r>
        <w:t xml:space="preserve">Statistical clustering techniques can be used to </w:t>
      </w:r>
      <w:r w:rsidR="00743C8E">
        <w:t xml:space="preserve">better </w:t>
      </w:r>
      <w:r>
        <w:t xml:space="preserve">make sense of river geomorphology and further improve </w:t>
      </w:r>
      <w:r w:rsidR="00601CD8">
        <w:t xml:space="preserve">algorithm </w:t>
      </w:r>
      <w:r w:rsidR="00571E66">
        <w:t>performance</w:t>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proofErr w:type="spellStart"/>
      <w:r w:rsidR="00DC7135">
        <w:t>McFLI</w:t>
      </w:r>
      <w:proofErr w:type="spellEnd"/>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2A30C148" w:rsidR="00C74979" w:rsidRPr="00EC3F73" w:rsidRDefault="002D6F11" w:rsidP="00F776E1">
      <w:pPr>
        <w:pStyle w:val="Abstract"/>
        <w:spacing w:line="480" w:lineRule="auto"/>
        <w:ind w:firstLine="720"/>
        <w:jc w:val="both"/>
      </w:pPr>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w:t>
      </w:r>
      <w:proofErr w:type="spellStart"/>
      <w:r w:rsidR="00120D98">
        <w:t>uncalibrated</w:t>
      </w:r>
      <w:proofErr w:type="spellEnd"/>
      <w:r w:rsidR="00120D98">
        <w:t xml:space="preserve">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proofErr w:type="spellStart"/>
      <w:r w:rsidR="00D648A5">
        <w:t>Hagemann</w:t>
      </w:r>
      <w:proofErr w:type="spellEnd"/>
      <w:r w:rsidR="00D648A5">
        <w:t xml:space="preserve">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78%; we also ran</w:t>
      </w:r>
      <w:r w:rsidR="00410A44">
        <w:t xml:space="preserve"> BAM and </w:t>
      </w:r>
      <w:proofErr w:type="spellStart"/>
      <w:r w:rsidR="00410A44">
        <w:t>MetroMan</w:t>
      </w:r>
      <w:proofErr w:type="spellEnd"/>
      <w:r w:rsidR="00410A44">
        <w:t xml:space="preserve">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w:t>
      </w:r>
      <w:proofErr w:type="spellStart"/>
      <w:r w:rsidR="00B1366E">
        <w:t>baseflow</w:t>
      </w:r>
      <w:proofErr w:type="spellEnd"/>
      <w:r w:rsidR="00B1366E">
        <w:t>.</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p>
    <w:p w14:paraId="16752E20" w14:textId="77777777" w:rsidR="002F3B11" w:rsidRDefault="002F3B11" w:rsidP="00DF4C61">
      <w:pPr>
        <w:pStyle w:val="Heading-Main"/>
        <w:spacing w:line="480" w:lineRule="auto"/>
      </w:pPr>
      <w:r>
        <w:t>1 Introduction</w:t>
      </w:r>
    </w:p>
    <w:p w14:paraId="4B93E17C" w14:textId="567AF460"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r w:rsidR="00012979">
        <w:t>there is now</w:t>
      </w:r>
      <w:r w:rsidR="00FD1F12">
        <w:t xml:space="preserve"> globally modeled hydrography at fine-spatial scales (Yamazaki et al. 2019; </w:t>
      </w:r>
      <w:proofErr w:type="spellStart"/>
      <w:r w:rsidR="00FD1F12">
        <w:t>Lehner</w:t>
      </w:r>
      <w:proofErr w:type="spellEnd"/>
      <w:r w:rsidR="00FD1F12">
        <w:t xml:space="preserve"> et al. 2008), daily runoff</w:t>
      </w:r>
      <w:r w:rsidR="00012979">
        <w:t xml:space="preserve"> routed</w:t>
      </w:r>
      <w:r w:rsidR="00FD1F12">
        <w:t xml:space="preserve"> through almost 3 </w:t>
      </w:r>
      <w:r w:rsidR="00FD1F12">
        <w:lastRenderedPageBreak/>
        <w:t xml:space="preserve">million river reaches over 30 years (Lin et al. 2019), and </w:t>
      </w:r>
      <w:r w:rsidR="00DA673A">
        <w:t xml:space="preserve">preliminary </w:t>
      </w:r>
      <w:r w:rsidR="007B4441">
        <w:t xml:space="preserve">global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 xml:space="preserve">(Allen &amp; </w:t>
      </w:r>
      <w:proofErr w:type="spellStart"/>
      <w:r w:rsidR="004F1151">
        <w:t>Pavelsky</w:t>
      </w:r>
      <w:proofErr w:type="spellEnd"/>
      <w:r w:rsidR="004F1151">
        <w:t>, 2018)</w:t>
      </w:r>
      <w:r w:rsidR="00B32453">
        <w:t xml:space="preserve">, and </w:t>
      </w:r>
      <w:r w:rsidR="009C2CE1">
        <w:t>hydrological connectivity</w:t>
      </w:r>
      <w:r w:rsidR="00B32453">
        <w:t xml:space="preserve"> (Grill et al. 2019)</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geomorphologic </w:t>
      </w:r>
      <w:r w:rsidR="00DB0638">
        <w:t xml:space="preserve">patterns </w:t>
      </w:r>
      <w:r w:rsidR="007E3240">
        <w:t xml:space="preserve">(Chen et al. 2019; </w:t>
      </w:r>
      <w:proofErr w:type="spellStart"/>
      <w:r w:rsidR="007E3240">
        <w:t>Frasson</w:t>
      </w:r>
      <w:proofErr w:type="spellEnd"/>
      <w:r w:rsidR="007E3240">
        <w:t xml:space="preserve">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proofErr w:type="spellStart"/>
      <w:r w:rsidR="00502FB4">
        <w:t>Biancamaria</w:t>
      </w:r>
      <w:proofErr w:type="spellEnd"/>
      <w:r w:rsidR="00502FB4">
        <w:t xml:space="preserve"> </w:t>
      </w:r>
      <w:r w:rsidR="00D23623">
        <w:t>et al. 201</w:t>
      </w:r>
      <w:r w:rsidR="00502FB4">
        <w:t>6</w:t>
      </w:r>
      <w:r w:rsidR="00D23623">
        <w:t>)</w:t>
      </w:r>
      <w:r w:rsidR="00D3779B">
        <w:t xml:space="preserve">. </w:t>
      </w:r>
      <w:r w:rsidR="00DB0638">
        <w:t xml:space="preserve"> </w:t>
      </w:r>
    </w:p>
    <w:p w14:paraId="55573850" w14:textId="0C0BAC5C"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 </w:t>
      </w:r>
      <w:r w:rsidR="002330BD">
        <w:rPr>
          <w:i/>
          <w:iCs/>
        </w:rPr>
        <w:t>in review</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 xml:space="preserve">Brackenridge et al. 2007; </w:t>
      </w:r>
      <w:proofErr w:type="spellStart"/>
      <w:r>
        <w:t>LeFavour</w:t>
      </w:r>
      <w:proofErr w:type="spellEnd"/>
      <w:r>
        <w:t xml:space="preserve"> &amp; </w:t>
      </w:r>
      <w:proofErr w:type="spellStart"/>
      <w:r>
        <w:t>Alsdorf</w:t>
      </w:r>
      <w:proofErr w:type="spellEnd"/>
      <w:r>
        <w:t xml:space="preserve"> 2005; </w:t>
      </w:r>
      <w:proofErr w:type="spellStart"/>
      <w:r>
        <w:t>Pavelsky</w:t>
      </w:r>
      <w:proofErr w:type="spellEnd"/>
      <w:r>
        <w:t xml:space="preserve">, 2014; </w:t>
      </w:r>
      <w:proofErr w:type="spellStart"/>
      <w:r>
        <w:t>Pavelsky</w:t>
      </w:r>
      <w:proofErr w:type="spellEnd"/>
      <w:r>
        <w:t xml:space="preserve"> &amp; Smith, 2009; </w:t>
      </w:r>
      <w:proofErr w:type="spellStart"/>
      <w:r>
        <w:t>Tarpanelli</w:t>
      </w:r>
      <w:proofErr w:type="spellEnd"/>
      <w:r>
        <w:t xml:space="preserve"> et al. 2013</w:t>
      </w:r>
      <w:r w:rsidRPr="003F5F99">
        <w:t>)</w:t>
      </w:r>
      <w:r>
        <w:t xml:space="preserve"> or </w:t>
      </w:r>
      <w:r w:rsidR="007327C8">
        <w:t>introduc</w:t>
      </w:r>
      <w:r>
        <w:t>e</w:t>
      </w:r>
      <w:r w:rsidR="007327C8">
        <w:t xml:space="preserve"> remotely sensed data into hydrologic</w:t>
      </w:r>
      <w:r w:rsidR="00697AD7">
        <w:t xml:space="preserve"> or hydraulic</w:t>
      </w:r>
      <w:r w:rsidR="00D55123">
        <w:t xml:space="preserve"> models</w:t>
      </w:r>
      <w:r w:rsidR="0020405D">
        <w:t xml:space="preserve"> (e.g. </w:t>
      </w:r>
      <w:proofErr w:type="spellStart"/>
      <w:r w:rsidR="00032930" w:rsidRPr="003F5F99">
        <w:t>Bjerklie</w:t>
      </w:r>
      <w:proofErr w:type="spellEnd"/>
      <w:r w:rsidR="00032930" w:rsidRPr="003F5F99">
        <w:t xml:space="preserve"> et al. 2005</w:t>
      </w:r>
      <w:r w:rsidR="00032930">
        <w:t xml:space="preserve">; </w:t>
      </w:r>
      <w:proofErr w:type="spellStart"/>
      <w:r w:rsidR="0020405D" w:rsidRPr="003F5F99">
        <w:t>Chandanpurker</w:t>
      </w:r>
      <w:proofErr w:type="spellEnd"/>
      <w:r w:rsidR="0020405D" w:rsidRPr="003F5F99">
        <w:t xml:space="preserve">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proofErr w:type="spellStart"/>
      <w:r w:rsidR="00592485">
        <w:t>Silvestro</w:t>
      </w:r>
      <w:proofErr w:type="spellEnd"/>
      <w:r w:rsidR="00592485" w:rsidRPr="003F5F99">
        <w:t xml:space="preserve"> et al., 2015</w:t>
      </w:r>
      <w:r w:rsidR="00592485">
        <w:t xml:space="preserve">; </w:t>
      </w:r>
      <w:proofErr w:type="spellStart"/>
      <w:r w:rsidR="00592485">
        <w:t>Siquera</w:t>
      </w:r>
      <w:proofErr w:type="spellEnd"/>
      <w:r w:rsidR="00592485">
        <w:t xml:space="preserve">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05756B">
        <w:rPr>
          <w:i/>
          <w:iCs/>
        </w:rPr>
        <w:t>in review</w:t>
      </w:r>
      <w:r w:rsidR="006B1EBE">
        <w:t>)</w:t>
      </w:r>
      <w:r w:rsidR="001B128F">
        <w:t xml:space="preserve">.  </w:t>
      </w:r>
      <w:r w:rsidR="00064758">
        <w:t xml:space="preserve">This makes </w:t>
      </w:r>
      <w:r w:rsidR="00E26CDD">
        <w:t>ungauged RSQ particularly attractive for</w:t>
      </w:r>
      <w:r w:rsidR="001C382D">
        <w:t xml:space="preserve"> global applications</w:t>
      </w:r>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w:t>
      </w:r>
      <w:r w:rsidR="007E7C6A">
        <w:lastRenderedPageBreak/>
        <w:t>Emery et al 2018;</w:t>
      </w:r>
      <w:r w:rsidR="002D34BE">
        <w:t xml:space="preserve"> Sun et al. 2015)</w:t>
      </w:r>
      <w:r w:rsidR="009232CA">
        <w:t xml:space="preserve"> or hydraulic models</w:t>
      </w:r>
      <w:r w:rsidR="00367607">
        <w:t xml:space="preserve"> </w:t>
      </w:r>
      <w:r w:rsidR="00076895">
        <w:t xml:space="preserve">(e.g. </w:t>
      </w:r>
      <w:proofErr w:type="spellStart"/>
      <w:r w:rsidR="00076895">
        <w:t>Andreadis</w:t>
      </w:r>
      <w:proofErr w:type="spellEnd"/>
      <w:r w:rsidR="00076895">
        <w:t xml:space="preserve"> et al. 2007; </w:t>
      </w:r>
      <w:proofErr w:type="spellStart"/>
      <w:r w:rsidR="00076895">
        <w:t>Biancamaria</w:t>
      </w:r>
      <w:proofErr w:type="spellEnd"/>
      <w:r w:rsidR="00076895">
        <w:t xml:space="preserve"> 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w:t>
      </w:r>
      <w:proofErr w:type="spellStart"/>
      <w:r w:rsidR="00DD431A">
        <w:t>Larnier</w:t>
      </w:r>
      <w:proofErr w:type="spellEnd"/>
      <w:r w:rsidR="00DD431A">
        <w:t xml:space="preserve"> et al. 2019; </w:t>
      </w:r>
      <w:proofErr w:type="spellStart"/>
      <w:r w:rsidR="00DD431A">
        <w:t>Oubanas</w:t>
      </w:r>
      <w:proofErr w:type="spellEnd"/>
      <w:r w:rsidR="00DD431A">
        <w:t xml:space="preserve">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367607">
        <w:rPr>
          <w:i/>
          <w:iCs/>
        </w:rPr>
        <w:t>in review</w:t>
      </w:r>
      <w:r w:rsidR="00367607">
        <w:t>).</w:t>
      </w:r>
    </w:p>
    <w:p w14:paraId="314832C7" w14:textId="54552967"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proofErr w:type="spellStart"/>
      <w:r w:rsidR="009232CA">
        <w:t>McFLI</w:t>
      </w:r>
      <w:proofErr w:type="spellEnd"/>
      <w:r w:rsidR="006A6127">
        <w:t xml:space="preserve"> (</w:t>
      </w:r>
      <w:r w:rsidR="00ED7E61">
        <w:t xml:space="preserve">Gleason et al., 2017). </w:t>
      </w:r>
      <w:proofErr w:type="spellStart"/>
      <w:r w:rsidR="00054C48">
        <w:t>McFLIs</w:t>
      </w:r>
      <w:proofErr w:type="spellEnd"/>
      <w:r w:rsidR="00054C48">
        <w:t xml:space="preserve">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r w:rsidR="0063285A">
        <w:t xml:space="preserve"> and that </w:t>
      </w:r>
      <w:r w:rsidR="0063285A">
        <w:rPr>
          <w:i/>
        </w:rPr>
        <w:t xml:space="preserve">Q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proofErr w:type="spellStart"/>
      <w:r w:rsidR="00D04147">
        <w:t>McFLIs</w:t>
      </w:r>
      <w:proofErr w:type="spellEnd"/>
      <w:r w:rsidR="00D04147">
        <w:t xml:space="preserve">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w:t>
      </w:r>
      <w:proofErr w:type="spellStart"/>
      <w:r w:rsidR="002330BD">
        <w:t>McFLIs</w:t>
      </w:r>
      <w:proofErr w:type="spellEnd"/>
      <w:r w:rsidR="00282B62">
        <w:t xml:space="preserve"> have</w:t>
      </w:r>
      <w:r w:rsidR="00D04147">
        <w:t xml:space="preserve"> used </w:t>
      </w:r>
      <w:r w:rsidR="00E21F0C">
        <w:t xml:space="preserve">either </w:t>
      </w:r>
      <w:r w:rsidR="00D04147">
        <w:t>Manning’s equation (</w:t>
      </w:r>
      <w:proofErr w:type="spellStart"/>
      <w:r w:rsidR="00D04147">
        <w:t>Bjerklie</w:t>
      </w:r>
      <w:proofErr w:type="spellEnd"/>
      <w:r w:rsidR="00D04147">
        <w:t xml:space="preserve"> et al. 2018; Durand et al. 2014; </w:t>
      </w:r>
      <w:proofErr w:type="spellStart"/>
      <w:r w:rsidR="00D04147">
        <w:t>Garambois</w:t>
      </w:r>
      <w:proofErr w:type="spellEnd"/>
      <w:r w:rsidR="00D04147">
        <w:t xml:space="preserve"> &amp; </w:t>
      </w:r>
      <w:proofErr w:type="spellStart"/>
      <w:r w:rsidR="00D04147">
        <w:t>Monnier</w:t>
      </w:r>
      <w:proofErr w:type="spellEnd"/>
      <w:r w:rsidR="00D04147">
        <w:t xml:space="preserve"> 2015; </w:t>
      </w:r>
      <w:proofErr w:type="spellStart"/>
      <w:r w:rsidR="00D04147">
        <w:t>Hagemann</w:t>
      </w:r>
      <w:proofErr w:type="spellEnd"/>
      <w:r w:rsidR="00D04147">
        <w:t xml:space="preserve"> et al. 2017; </w:t>
      </w:r>
      <w:proofErr w:type="spellStart"/>
      <w:r w:rsidR="00D04147">
        <w:t>Sichangi</w:t>
      </w:r>
      <w:proofErr w:type="spellEnd"/>
      <w:r w:rsidR="00D04147">
        <w:t xml:space="preserve">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proofErr w:type="spellStart"/>
      <w:r w:rsidR="00D04147">
        <w:t>Hagemann</w:t>
      </w:r>
      <w:proofErr w:type="spellEnd"/>
      <w:r w:rsidR="00D04147">
        <w:t xml:space="preserve">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670AE1">
        <w:t xml:space="preserve">  </w:t>
      </w:r>
    </w:p>
    <w:p w14:paraId="652D6E25" w14:textId="0DCB7637" w:rsidR="00506C4D" w:rsidRDefault="005557AB" w:rsidP="00DA3422">
      <w:pPr>
        <w:pStyle w:val="Text"/>
        <w:spacing w:line="480" w:lineRule="auto"/>
        <w:jc w:val="both"/>
      </w:pPr>
      <w:r>
        <w:t>At t</w:t>
      </w:r>
      <w:r w:rsidR="00670AE1">
        <w:t xml:space="preserve">he core of </w:t>
      </w:r>
      <w:proofErr w:type="spellStart"/>
      <w:r w:rsidR="00670AE1">
        <w:t>McFLI</w:t>
      </w:r>
      <w:proofErr w:type="spellEnd"/>
      <w:r w:rsidR="00670AE1">
        <w:t xml:space="preserve">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r w:rsidR="00194C85">
        <w:t xml:space="preserve"> priors</w:t>
      </w:r>
      <w:r w:rsidR="00670AE1">
        <w:t xml:space="preserve"> are generally</w:t>
      </w:r>
      <w:r w:rsidR="00CF3B8A">
        <w:t xml:space="preserve"> needed </w:t>
      </w:r>
      <w:r w:rsidR="00670AE1">
        <w:t xml:space="preserve">for discharge, </w:t>
      </w:r>
      <w:r w:rsidR="00CF3B8A">
        <w:t xml:space="preserve">channel roughness and </w:t>
      </w:r>
      <w:r w:rsidR="00A521A4">
        <w:t xml:space="preserve">channel </w:t>
      </w:r>
      <w:r w:rsidR="00670AE1">
        <w:t xml:space="preserve">cross-sectional </w:t>
      </w:r>
      <w:r w:rsidR="00CF3B8A">
        <w:t>area</w:t>
      </w:r>
      <w:r w:rsidR="00192F5B">
        <w:t xml:space="preserve">.  </w:t>
      </w:r>
      <w:r w:rsidR="008F3A54">
        <w:t>Prior</w:t>
      </w:r>
      <w:r w:rsidR="002330BD">
        <w:t>s have previously been estimated from global hydrologic model output (</w:t>
      </w:r>
      <w:r w:rsidR="007F6CD4">
        <w:t xml:space="preserve">Durand et al. 2016; </w:t>
      </w:r>
      <w:proofErr w:type="spellStart"/>
      <w:r w:rsidR="00A6485E">
        <w:t>Bonnema</w:t>
      </w:r>
      <w:proofErr w:type="spellEnd"/>
      <w:r w:rsidR="00A6485E">
        <w:t xml:space="preserve">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xml:space="preserve">; </w:t>
      </w:r>
      <w:proofErr w:type="spellStart"/>
      <w:r w:rsidR="00A6485E">
        <w:t>Hagemann</w:t>
      </w:r>
      <w:proofErr w:type="spellEnd"/>
      <w:r w:rsidR="00A6485E">
        <w:t xml:space="preserve"> et al., 2017</w:t>
      </w:r>
      <w:r w:rsidR="002330BD">
        <w:t>)</w:t>
      </w:r>
      <w:r w:rsidR="00895C21">
        <w:t>.</w:t>
      </w:r>
      <w:r w:rsidR="00506C4D">
        <w:t xml:space="preserve"> Priors take the form of a probability distribution of these RS-unobservable parameters. If </w:t>
      </w:r>
      <w:r w:rsidR="00506C4D" w:rsidRPr="0074614B">
        <w:rPr>
          <w:i/>
        </w:rPr>
        <w:t>in situ</w:t>
      </w:r>
      <w:r w:rsidR="00506C4D">
        <w:t xml:space="preserve"> data are available, then </w:t>
      </w:r>
      <w:r w:rsidR="00506C4D">
        <w:lastRenderedPageBreak/>
        <w:t xml:space="preserve">priors have extremely low variance: we know, </w:t>
      </w:r>
      <w:r w:rsidR="005B35AA">
        <w:t>for example</w:t>
      </w:r>
      <w:r w:rsidR="00506C4D">
        <w:t xml:space="preserve">, channel </w:t>
      </w:r>
      <w:r w:rsidR="00A6485E">
        <w:t>roughness</w:t>
      </w:r>
      <w:r w:rsidR="00506C4D">
        <w:t xml:space="preserve"> a priori. The less certain we are about a parameter a priori, the wider the distribution. </w:t>
      </w:r>
      <w:r w:rsidR="0074614B">
        <w:t xml:space="preserve"> </w:t>
      </w:r>
      <w:r w:rsidR="00D24DE7">
        <w:t>Durand et al. (2016)</w:t>
      </w:r>
      <w:r w:rsidR="00497D9A">
        <w:t xml:space="preserve"> found that </w:t>
      </w:r>
      <w:proofErr w:type="spellStart"/>
      <w:r w:rsidR="00497D9A">
        <w:t>McFLIs</w:t>
      </w:r>
      <w:proofErr w:type="spellEnd"/>
      <w:r w:rsidR="00497D9A">
        <w:t xml:space="preserve"> are sensitive to </w:t>
      </w:r>
      <w:r w:rsidR="00B025C2">
        <w:t>their</w:t>
      </w:r>
      <w:r w:rsidR="00497D9A">
        <w:t xml:space="preserve"> priors </w:t>
      </w:r>
      <w:r w:rsidR="0083537F">
        <w:t xml:space="preserve">in a test of five </w:t>
      </w:r>
      <w:proofErr w:type="spellStart"/>
      <w:r w:rsidR="0083537F">
        <w:t>McFLIs</w:t>
      </w:r>
      <w:proofErr w:type="spellEnd"/>
      <w:r w:rsidR="0083537F">
        <w:t xml:space="preserve"> on simulated SWOT observations</w:t>
      </w:r>
      <w:r w:rsidR="004723B0">
        <w:t xml:space="preserve"> (as SWOT has not launched, </w:t>
      </w:r>
      <w:proofErr w:type="spellStart"/>
      <w:r w:rsidR="004723B0">
        <w:t>McFLIs</w:t>
      </w:r>
      <w:proofErr w:type="spellEnd"/>
      <w:r w:rsidR="004723B0">
        <w:t xml:space="preserve">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w:t>
      </w:r>
      <w:proofErr w:type="spellStart"/>
      <w:r w:rsidR="00AB5AC0">
        <w:t>Bonnema</w:t>
      </w:r>
      <w:proofErr w:type="spellEnd"/>
      <w:r w:rsidR="00AB5AC0">
        <w:t xml:space="preserve">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proofErr w:type="spellStart"/>
      <w:r w:rsidR="00D6458E">
        <w:t>Tuozzolo</w:t>
      </w:r>
      <w:proofErr w:type="spellEnd"/>
      <w:r w:rsidR="00D6458E">
        <w:t xml:space="preserve"> et al. (2019) </w:t>
      </w:r>
      <w:r w:rsidR="00AB5AC0">
        <w:t>found</w:t>
      </w:r>
      <w:r w:rsidR="00EB1F15">
        <w:t xml:space="preserve"> that </w:t>
      </w:r>
      <w:proofErr w:type="spellStart"/>
      <w:r w:rsidR="00EB1F15">
        <w:t>McFLI</w:t>
      </w:r>
      <w:proofErr w:type="spellEnd"/>
      <w:r w:rsidR="00EB1F15">
        <w:t xml:space="preserve"> estimation bias is</w:t>
      </w:r>
      <w:r w:rsidR="00AB5AC0">
        <w:t xml:space="preserve"> sensitive to the prior on discharge</w:t>
      </w:r>
      <w:r w:rsidR="00A6485E">
        <w:t xml:space="preserve"> in the first test of </w:t>
      </w:r>
      <w:proofErr w:type="spellStart"/>
      <w:r w:rsidR="00A6485E">
        <w:t>McFLIs</w:t>
      </w:r>
      <w:proofErr w:type="spellEnd"/>
      <w:r w:rsidR="00A6485E">
        <w:t xml:space="preserve"> on real-world SWOT-comparable altimetry data</w:t>
      </w:r>
      <w:r w:rsidR="00EB1F15">
        <w:t>.</w:t>
      </w:r>
      <w:r w:rsidR="00DA3422">
        <w:t xml:space="preserve">  </w:t>
      </w:r>
      <w:r w:rsidR="00CC6152">
        <w:t xml:space="preserve">This is logical- the more we know about a river, the better we can invert discharge. </w:t>
      </w:r>
    </w:p>
    <w:p w14:paraId="195B2B62" w14:textId="17C52812" w:rsidR="00CC6152" w:rsidRDefault="003D6E7D" w:rsidP="00DA3422">
      <w:pPr>
        <w:pStyle w:val="Text"/>
        <w:spacing w:line="480" w:lineRule="auto"/>
        <w:jc w:val="both"/>
      </w:pPr>
      <w:r>
        <w:t>These findings indicate</w:t>
      </w:r>
      <w:r w:rsidR="00B77DE9">
        <w:t xml:space="preserve"> that priors play a pivotal role in </w:t>
      </w:r>
      <w:proofErr w:type="spellStart"/>
      <w:r w:rsidR="00FF3165">
        <w:t>McFLI</w:t>
      </w:r>
      <w:proofErr w:type="spellEnd"/>
      <w:r w:rsidR="00FF3165">
        <w:t xml:space="preserve"> </w:t>
      </w:r>
      <w:r w:rsidR="007D7528">
        <w:t>discharge accuracy</w:t>
      </w:r>
      <w:r w:rsidR="00506C4D">
        <w:t>,</w:t>
      </w:r>
      <w:r w:rsidR="00CC6152">
        <w:t xml:space="preserve"> yet</w:t>
      </w:r>
      <w:r w:rsidR="00506C4D">
        <w:t xml:space="preserve"> despite the geomorphic foundations of the </w:t>
      </w:r>
      <w:proofErr w:type="spellStart"/>
      <w:r w:rsidR="00506C4D">
        <w:t>McFLI</w:t>
      </w:r>
      <w:proofErr w:type="spellEnd"/>
      <w:r w:rsidR="00506C4D">
        <w:t xml:space="preserve"> paradigm, present </w:t>
      </w:r>
      <w:proofErr w:type="spellStart"/>
      <w:r w:rsidR="00506C4D">
        <w:t>McFLIs</w:t>
      </w:r>
      <w:proofErr w:type="spellEnd"/>
      <w:r w:rsidR="00506C4D">
        <w:t xml:space="preserve"> use the same priors for every river on earth, regardless of differences in planform geometry, hydraulics, and river size.  </w:t>
      </w:r>
      <w:ins w:id="0" w:author="Colin Gleason" w:date="2020-03-05T14:19:00Z">
        <w:r w:rsidR="00506C4D">
          <w:t xml:space="preserve"> </w:t>
        </w:r>
      </w:ins>
      <w:r w:rsidR="00CC6152">
        <w:t xml:space="preserve">This means that </w:t>
      </w:r>
      <w:proofErr w:type="spellStart"/>
      <w:r w:rsidR="00CC6152">
        <w:t>McFLIs</w:t>
      </w:r>
      <w:proofErr w:type="spellEnd"/>
      <w:r w:rsidR="00CC6152">
        <w:t xml:space="preserve">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w:t>
      </w:r>
      <w:proofErr w:type="spellStart"/>
      <w:r w:rsidR="00416480">
        <w:t>McFLIs</w:t>
      </w:r>
      <w:proofErr w:type="spellEnd"/>
      <w:r w:rsidR="00416480">
        <w:t xml:space="preserve">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CC6152">
        <w:t xml:space="preserve"> </w:t>
      </w:r>
    </w:p>
    <w:p w14:paraId="05226C25" w14:textId="5F8D3F4C" w:rsidR="00A62199" w:rsidRDefault="00CC6152" w:rsidP="00B04693">
      <w:pPr>
        <w:pStyle w:val="Text"/>
        <w:spacing w:line="480" w:lineRule="auto"/>
        <w:jc w:val="both"/>
      </w:pPr>
      <w:r>
        <w:t xml:space="preserve">Global RS of hydrology has advanced to the point where this information is available at the global scale, but there are also troves of existing </w:t>
      </w:r>
      <w:r w:rsidR="00A62199">
        <w:t>prior</w:t>
      </w:r>
      <w:r>
        <w:t xml:space="preserve"> data that can be mapped onto these RS </w:t>
      </w:r>
      <w:r w:rsidR="00A62199">
        <w:t xml:space="preserve">products. </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ins w:id="1" w:author="Colin Gleason" w:date="2020-03-06T09:51:00Z">
        <w:r w:rsidR="00A6485E">
          <w:t>,</w:t>
        </w:r>
      </w:ins>
      <w:r w:rsidR="00A62199">
        <w:t xml:space="preserve"> and all </w:t>
      </w:r>
      <w:r w:rsidR="00A6485E">
        <w:t xml:space="preserve">of these </w:t>
      </w:r>
      <w:r w:rsidR="00A62199">
        <w:t>are freely available.</w:t>
      </w:r>
      <w:ins w:id="2" w:author="Colin Gleason" w:date="2020-03-06T09:51:00Z">
        <w:r w:rsidR="00A6485E">
          <w:t xml:space="preserve"> </w:t>
        </w:r>
      </w:ins>
      <w:r w:rsidR="00B04693">
        <w:t>These measurements are easily joined to existing hydrographic datasets</w:t>
      </w:r>
      <w:r w:rsidR="00976804">
        <w:t xml:space="preserve">, </w:t>
      </w:r>
      <w:r w:rsidR="00976804">
        <w:lastRenderedPageBreak/>
        <w:t>thereby</w:t>
      </w:r>
      <w:r w:rsidR="00B04693">
        <w:t xml:space="preserve"> providing reach-scale geomorphic attributes </w:t>
      </w:r>
      <w:r w:rsidR="00E23052">
        <w:t>for</w:t>
      </w:r>
      <w:r w:rsidR="00B04693">
        <w:t xml:space="preserve"> every hydraulic measurement</w:t>
      </w:r>
      <w:r w:rsidR="00976804">
        <w:t xml:space="preserve"> and dramatically expanding the </w:t>
      </w:r>
      <w:r w:rsidR="00E23052">
        <w:t xml:space="preserve">scope of </w:t>
      </w:r>
      <w:r w:rsidR="00976804">
        <w:t>the data</w:t>
      </w:r>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rsidR="00271B8F">
        <w:t>of these</w:t>
      </w:r>
      <w:r w:rsidR="00976804">
        <w:t xml:space="preserve"> measurements to USGS hydrography (USGS, 2019)</w:t>
      </w:r>
      <w:r w:rsidR="00A6485E">
        <w:t>, building on earlier work by Canova</w:t>
      </w:r>
      <w:r w:rsidR="00C64CB9">
        <w:t>, et al.</w:t>
      </w:r>
      <w:r w:rsidR="00A6485E">
        <w:t xml:space="preserve"> (2016)</w:t>
      </w:r>
      <w:r w:rsidR="00B04693">
        <w:t>.</w:t>
      </w:r>
      <w:r w:rsidR="00A6485E">
        <w:t xml:space="preserve"> This recently published dataset xx describe it a bit here xxx</w:t>
      </w:r>
    </w:p>
    <w:p w14:paraId="2FF620F9" w14:textId="1EBA4B13" w:rsidR="005961EE" w:rsidRPr="000542D1" w:rsidRDefault="00A6485E" w:rsidP="003B5CB1">
      <w:pPr>
        <w:pStyle w:val="Text"/>
        <w:spacing w:line="480" w:lineRule="auto"/>
        <w:jc w:val="both"/>
      </w:pPr>
      <w:r>
        <w:t xml:space="preserve">Merging global RS of rivers, existing high quality in situ prior data, and </w:t>
      </w:r>
      <w:proofErr w:type="spellStart"/>
      <w:r>
        <w:t>McFLI</w:t>
      </w:r>
      <w:proofErr w:type="spellEnd"/>
      <w:r>
        <w:t xml:space="preserve"> thus seems a fruitful </w:t>
      </w:r>
      <w:r w:rsidR="00DF39D1">
        <w:t>way forward to improve RSQ. W</w:t>
      </w:r>
      <w:r w:rsidR="008845C3">
        <w:t xml:space="preserve">e </w:t>
      </w:r>
      <w:r w:rsidR="00CC6152">
        <w:t xml:space="preserve">hypothesize </w:t>
      </w:r>
      <w:r w:rsidR="00C01CFC">
        <w:t xml:space="preserve">that </w:t>
      </w:r>
      <w:proofErr w:type="spellStart"/>
      <w:r w:rsidR="00C01CFC">
        <w:t>McFLI</w:t>
      </w:r>
      <w:proofErr w:type="spellEnd"/>
      <w:r w:rsidR="00C01CFC">
        <w:t xml:space="preserve"> performance can 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the global scale</w:t>
      </w:r>
      <w:r w:rsidR="008845C3">
        <w:t xml:space="preserve">. Further, we hypothesize that this intervention alone should be sufficient to improve accuracies, and no new </w:t>
      </w:r>
      <w:r w:rsidR="006D33AE">
        <w:t>RS-</w:t>
      </w:r>
      <w:r w:rsidR="008845C3">
        <w:t xml:space="preserve">observations or updates to </w:t>
      </w:r>
      <w:proofErr w:type="spellStart"/>
      <w:r w:rsidR="008845C3">
        <w:t>McFLI</w:t>
      </w:r>
      <w:proofErr w:type="spellEnd"/>
      <w:r w:rsidR="008845C3">
        <w:t xml:space="preserve">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algorithm (</w:t>
      </w:r>
      <w:proofErr w:type="spellStart"/>
      <w:r w:rsidR="00072F5B">
        <w:t>Hagemann</w:t>
      </w:r>
      <w:proofErr w:type="spellEnd"/>
      <w:r w:rsidR="00072F5B">
        <w:t xml:space="preserve"> et al. 2017) as </w:t>
      </w:r>
      <w:r w:rsidR="006C272A">
        <w:t xml:space="preserve">a </w:t>
      </w:r>
      <w:r w:rsidR="00072F5B">
        <w:t>case stud</w:t>
      </w:r>
      <w:r w:rsidR="006C272A">
        <w:t>y</w:t>
      </w:r>
      <w:r w:rsidR="0028514D">
        <w:t xml:space="preserve"> for </w:t>
      </w:r>
      <w:proofErr w:type="spellStart"/>
      <w:r w:rsidR="0028514D">
        <w:t>McFLIs</w:t>
      </w:r>
      <w:proofErr w:type="spellEnd"/>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3" w:name="_Hlk33720785"/>
      <w:r w:rsidR="008845C3">
        <w:t>obtaining</w:t>
      </w:r>
      <w:r w:rsidR="00F41DB8">
        <w:t xml:space="preserve"> priors from</w:t>
      </w:r>
      <w:r w:rsidR="00F66891">
        <w:t xml:space="preserve"> </w:t>
      </w:r>
      <w:r w:rsidR="00DF39D1">
        <w:t xml:space="preserve">the largest known repository of in situ data joined to hydrography (Brinkerhoff et al., 2019) </w:t>
      </w:r>
      <w:r w:rsidR="00CC5581">
        <w:t>and 2</w:t>
      </w:r>
      <w:r w:rsidR="00DD57F1">
        <w:t xml:space="preserve">) constructing </w:t>
      </w:r>
      <w:r w:rsidR="00934655">
        <w:t xml:space="preserve">a </w:t>
      </w:r>
      <w:r w:rsidR="00DD57F1">
        <w:t xml:space="preserve">river classification framework to </w:t>
      </w:r>
      <w:r w:rsidR="000C6FA4">
        <w:t xml:space="preserve">dimensionally </w:t>
      </w:r>
      <w:r w:rsidR="00DC21E9">
        <w:t xml:space="preserve">reduce hydraulic variation to </w:t>
      </w:r>
      <w:r w:rsidR="0014094D">
        <w:t>10</w:t>
      </w:r>
      <w:r w:rsidR="00934655">
        <w:t xml:space="preserve"> </w:t>
      </w:r>
      <w:proofErr w:type="spellStart"/>
      <w:r w:rsidR="002727B9">
        <w:t>geomorphically</w:t>
      </w:r>
      <w:proofErr w:type="spellEnd"/>
      <w:r w:rsidR="008845C3">
        <w:t xml:space="preserve"> distinct </w:t>
      </w:r>
      <w:r w:rsidR="000C6FA4">
        <w:t>river types</w:t>
      </w:r>
      <w:bookmarkEnd w:id="3"/>
      <w:r w:rsidR="008845C3">
        <w:t xml:space="preserve">. </w:t>
      </w:r>
      <w:r w:rsidR="002F151C">
        <w:t xml:space="preserve">We test these </w:t>
      </w:r>
      <w:r w:rsidR="00E0709B">
        <w:t>interventions</w:t>
      </w:r>
      <w:r w:rsidR="00CC6152">
        <w:t xml:space="preserve"> to produce river discharge from Landsat</w:t>
      </w:r>
      <w:r w:rsidR="002F151C">
        <w:t xml:space="preserve"> 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 xml:space="preserve">and </w:t>
      </w:r>
      <w:r w:rsidR="00CC6152">
        <w:t>on</w:t>
      </w:r>
      <w:del w:id="4" w:author="Colin Gleason" w:date="2020-03-06T09:55:00Z">
        <w:r w:rsidR="00CC6152" w:rsidDel="00DF39D1">
          <w:delText xml:space="preserve"> </w:delText>
        </w:r>
      </w:del>
      <w:r w:rsidR="00E0709B">
        <w:t xml:space="preserve"> SWOT-simulated data</w:t>
      </w:r>
      <w:r w:rsidR="008845C3">
        <w:t xml:space="preserve">set </w:t>
      </w:r>
      <w:commentRangeStart w:id="5"/>
      <w:commentRangeStart w:id="6"/>
      <w:r w:rsidR="008845C3">
        <w:t>representing 1</w:t>
      </w:r>
      <w:r w:rsidR="00BD51AD">
        <w:t>9</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a method for improving discharg</w:t>
      </w:r>
      <w:commentRangeEnd w:id="5"/>
      <w:r w:rsidR="00BD51AD">
        <w:rPr>
          <w:rStyle w:val="CommentReference"/>
          <w:rFonts w:eastAsia="Calibri"/>
        </w:rPr>
        <w:commentReference w:id="5"/>
      </w:r>
      <w:commentRangeEnd w:id="6"/>
      <w:r w:rsidR="00DF39D1">
        <w:rPr>
          <w:rStyle w:val="CommentReference"/>
          <w:rFonts w:eastAsia="Calibri"/>
        </w:rPr>
        <w:commentReference w:id="6"/>
      </w:r>
      <w:r w:rsidR="00B865A9">
        <w:t xml:space="preserve">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8026A4">
        <w:t>.</w:t>
      </w:r>
    </w:p>
    <w:p w14:paraId="68C4BF77" w14:textId="17B50544" w:rsidR="006615F8" w:rsidRDefault="002455F4" w:rsidP="00BE0324">
      <w:pPr>
        <w:pStyle w:val="Heading-Main"/>
        <w:spacing w:line="480" w:lineRule="auto"/>
      </w:pPr>
      <w:r>
        <w:t>2</w:t>
      </w:r>
      <w:r w:rsidR="00E03533">
        <w:t xml:space="preserve"> </w:t>
      </w:r>
      <w:r w:rsidR="002D105F">
        <w:t>Testing Our Interventions</w:t>
      </w:r>
    </w:p>
    <w:p w14:paraId="049A6EF6" w14:textId="61F8E20C" w:rsidR="000B78DC" w:rsidRDefault="00261F4B" w:rsidP="00BB2BBA">
      <w:pPr>
        <w:pStyle w:val="NoSpacing"/>
        <w:spacing w:line="480" w:lineRule="auto"/>
        <w:jc w:val="both"/>
        <w:rPr>
          <w:rFonts w:ascii="Times New Roman" w:hAnsi="Times New Roman" w:cs="Times New Roman"/>
          <w:sz w:val="24"/>
        </w:rPr>
      </w:pPr>
      <w:r>
        <w:rPr>
          <w:rFonts w:ascii="Times New Roman" w:hAnsi="Times New Roman" w:cs="Times New Roman"/>
          <w:b/>
          <w:bCs/>
          <w:sz w:val="24"/>
        </w:rPr>
        <w:t>1)</w:t>
      </w:r>
      <w:r w:rsidR="000B78DC" w:rsidRPr="00BB2BBA">
        <w:rPr>
          <w:rFonts w:ascii="Times New Roman" w:hAnsi="Times New Roman" w:cs="Times New Roman"/>
          <w:sz w:val="24"/>
        </w:rPr>
        <w:t xml:space="preserve"> </w:t>
      </w:r>
      <w:r w:rsidR="00297893" w:rsidRPr="00BB2BBA">
        <w:rPr>
          <w:rFonts w:ascii="Times New Roman" w:hAnsi="Times New Roman" w:cs="Times New Roman"/>
          <w:sz w:val="24"/>
        </w:rPr>
        <w:t xml:space="preserve">We sought to improve the quality of priors inputted into </w:t>
      </w:r>
      <w:proofErr w:type="spellStart"/>
      <w:r w:rsidR="00297893" w:rsidRPr="00BB2BBA">
        <w:rPr>
          <w:rFonts w:ascii="Times New Roman" w:hAnsi="Times New Roman" w:cs="Times New Roman"/>
          <w:sz w:val="24"/>
        </w:rPr>
        <w:t>McFLI</w:t>
      </w:r>
      <w:r w:rsidR="00073750">
        <w:rPr>
          <w:rFonts w:ascii="Times New Roman" w:hAnsi="Times New Roman" w:cs="Times New Roman"/>
          <w:sz w:val="24"/>
        </w:rPr>
        <w:t>s</w:t>
      </w:r>
      <w:proofErr w:type="spellEnd"/>
      <w:r w:rsidR="00297893" w:rsidRPr="00BB2BBA">
        <w:rPr>
          <w:rFonts w:ascii="Times New Roman" w:hAnsi="Times New Roman" w:cs="Times New Roman"/>
          <w:sz w:val="24"/>
        </w:rPr>
        <w:t xml:space="preserve"> to assess the sensitivity of </w:t>
      </w:r>
      <w:r w:rsidR="00A81267">
        <w:rPr>
          <w:rFonts w:ascii="Times New Roman" w:hAnsi="Times New Roman" w:cs="Times New Roman"/>
          <w:sz w:val="24"/>
        </w:rPr>
        <w:t>our</w:t>
      </w:r>
      <w:r w:rsidR="00297893" w:rsidRPr="00BB2BBA">
        <w:rPr>
          <w:rFonts w:ascii="Times New Roman" w:hAnsi="Times New Roman" w:cs="Times New Roman"/>
          <w:sz w:val="24"/>
        </w:rPr>
        <w:t xml:space="preserve"> interventions on </w:t>
      </w:r>
      <w:r>
        <w:rPr>
          <w:rFonts w:ascii="Times New Roman" w:hAnsi="Times New Roman" w:cs="Times New Roman"/>
          <w:sz w:val="24"/>
        </w:rPr>
        <w:t>discharge prediction</w:t>
      </w:r>
      <w:r w:rsidR="00BB2BBA" w:rsidRPr="00BB2BBA">
        <w:rPr>
          <w:rFonts w:ascii="Times New Roman" w:hAnsi="Times New Roman" w:cs="Times New Roman"/>
          <w:sz w:val="24"/>
        </w:rPr>
        <w:t>.</w:t>
      </w:r>
      <w:r w:rsidR="00BB2BBA">
        <w:rPr>
          <w:rFonts w:ascii="Times New Roman" w:hAnsi="Times New Roman" w:cs="Times New Roman"/>
          <w:sz w:val="24"/>
        </w:rPr>
        <w:t xml:space="preserve"> We </w:t>
      </w:r>
      <w:r w:rsidR="00630D46">
        <w:rPr>
          <w:rFonts w:ascii="Times New Roman" w:hAnsi="Times New Roman" w:cs="Times New Roman"/>
          <w:sz w:val="24"/>
        </w:rPr>
        <w:t>tested</w:t>
      </w:r>
      <w:r w:rsidR="00BB2BBA">
        <w:rPr>
          <w:rFonts w:ascii="Times New Roman" w:hAnsi="Times New Roman" w:cs="Times New Roman"/>
          <w:sz w:val="24"/>
        </w:rPr>
        <w:t xml:space="preserve"> </w:t>
      </w:r>
      <w:r w:rsidR="009E2C9D">
        <w:rPr>
          <w:rFonts w:ascii="Times New Roman" w:hAnsi="Times New Roman" w:cs="Times New Roman"/>
          <w:sz w:val="24"/>
        </w:rPr>
        <w:t>these new priors</w:t>
      </w:r>
      <w:r w:rsidR="004026C9" w:rsidRPr="00BB2BBA">
        <w:rPr>
          <w:rFonts w:ascii="Times New Roman" w:hAnsi="Times New Roman" w:cs="Times New Roman"/>
          <w:sz w:val="24"/>
        </w:rPr>
        <w:t xml:space="preserve"> in two distinct settings</w:t>
      </w:r>
      <w:r w:rsidR="00BB2BBA">
        <w:rPr>
          <w:rFonts w:ascii="Times New Roman" w:hAnsi="Times New Roman" w:cs="Times New Roman"/>
          <w:sz w:val="24"/>
        </w:rPr>
        <w:t xml:space="preserve"> to </w:t>
      </w:r>
      <w:r w:rsidR="00630D46">
        <w:rPr>
          <w:rFonts w:ascii="Times New Roman" w:hAnsi="Times New Roman" w:cs="Times New Roman"/>
          <w:sz w:val="24"/>
        </w:rPr>
        <w:t>see</w:t>
      </w:r>
      <w:r w:rsidR="00BB2BBA">
        <w:rPr>
          <w:rFonts w:ascii="Times New Roman" w:hAnsi="Times New Roman" w:cs="Times New Roman"/>
          <w:sz w:val="24"/>
        </w:rPr>
        <w:t xml:space="preserve"> </w:t>
      </w:r>
      <w:r w:rsidR="00BB2BBA">
        <w:rPr>
          <w:rFonts w:ascii="Times New Roman" w:hAnsi="Times New Roman" w:cs="Times New Roman"/>
          <w:sz w:val="24"/>
        </w:rPr>
        <w:lastRenderedPageBreak/>
        <w:t xml:space="preserve">how sensitivity changes across </w:t>
      </w:r>
      <w:r w:rsidR="007A6025">
        <w:rPr>
          <w:rFonts w:ascii="Times New Roman" w:hAnsi="Times New Roman" w:cs="Times New Roman"/>
          <w:sz w:val="24"/>
        </w:rPr>
        <w:t>applications</w:t>
      </w:r>
      <w:r w:rsidR="004026C9" w:rsidRPr="00BB2BBA">
        <w:rPr>
          <w:rFonts w:ascii="Times New Roman" w:hAnsi="Times New Roman" w:cs="Times New Roman"/>
          <w:sz w:val="24"/>
        </w:rPr>
        <w:t>:</w:t>
      </w:r>
      <w:r w:rsidR="00971FA5" w:rsidRPr="00BB2BBA">
        <w:rPr>
          <w:rFonts w:ascii="Times New Roman" w:hAnsi="Times New Roman" w:cs="Times New Roman"/>
          <w:sz w:val="24"/>
        </w:rPr>
        <w:t xml:space="preserve"> n</w:t>
      </w:r>
      <w:r w:rsidR="000B78DC" w:rsidRPr="00BB2BBA">
        <w:rPr>
          <w:rFonts w:ascii="Times New Roman" w:hAnsi="Times New Roman" w:cs="Times New Roman"/>
          <w:sz w:val="24"/>
        </w:rPr>
        <w:t>etwork-scale in the Mackenzie Basin using</w:t>
      </w:r>
      <w:r w:rsidR="00971FA5" w:rsidRPr="00BB2BBA">
        <w:rPr>
          <w:rFonts w:ascii="Times New Roman" w:hAnsi="Times New Roman" w:cs="Times New Roman"/>
          <w:sz w:val="24"/>
        </w:rPr>
        <w:t xml:space="preserve"> </w:t>
      </w:r>
      <w:r w:rsidR="00F6216A">
        <w:rPr>
          <w:rFonts w:ascii="Times New Roman" w:hAnsi="Times New Roman" w:cs="Times New Roman"/>
          <w:sz w:val="24"/>
        </w:rPr>
        <w:t>currently available</w:t>
      </w:r>
      <w:r w:rsidR="00EC63D4" w:rsidRPr="00BB2BBA">
        <w:rPr>
          <w:rFonts w:ascii="Times New Roman" w:hAnsi="Times New Roman" w:cs="Times New Roman"/>
          <w:sz w:val="24"/>
        </w:rPr>
        <w:t xml:space="preserve"> RS technologies</w:t>
      </w:r>
      <w:r w:rsidR="00AE47FA">
        <w:rPr>
          <w:rFonts w:ascii="Times New Roman" w:hAnsi="Times New Roman" w:cs="Times New Roman"/>
          <w:sz w:val="24"/>
        </w:rPr>
        <w:t xml:space="preserve"> (</w:t>
      </w:r>
      <w:r w:rsidR="00351828">
        <w:rPr>
          <w:rFonts w:ascii="Times New Roman" w:hAnsi="Times New Roman" w:cs="Times New Roman"/>
          <w:sz w:val="24"/>
        </w:rPr>
        <w:t>Landsat imagery</w:t>
      </w:r>
      <w:r w:rsidR="00AE47FA">
        <w:rPr>
          <w:rFonts w:ascii="Times New Roman" w:hAnsi="Times New Roman" w:cs="Times New Roman"/>
          <w:sz w:val="24"/>
        </w:rPr>
        <w:t xml:space="preserve">- </w:t>
      </w:r>
      <w:r w:rsidR="00201DA2">
        <w:rPr>
          <w:rFonts w:ascii="Times New Roman" w:hAnsi="Times New Roman" w:cs="Times New Roman"/>
          <w:sz w:val="24"/>
        </w:rPr>
        <w:t>Section 2.1)</w:t>
      </w:r>
      <w:r w:rsidR="00805E9B">
        <w:rPr>
          <w:rFonts w:ascii="Times New Roman" w:hAnsi="Times New Roman" w:cs="Times New Roman"/>
          <w:sz w:val="24"/>
        </w:rPr>
        <w:t>,</w:t>
      </w:r>
      <w:r w:rsidR="00201DA2">
        <w:rPr>
          <w:rFonts w:ascii="Times New Roman" w:hAnsi="Times New Roman" w:cs="Times New Roman"/>
          <w:sz w:val="24"/>
        </w:rPr>
        <w:t xml:space="preserve"> </w:t>
      </w:r>
      <w:r w:rsidR="000B78DC" w:rsidRPr="00BB2BBA">
        <w:rPr>
          <w:rFonts w:ascii="Times New Roman" w:hAnsi="Times New Roman" w:cs="Times New Roman"/>
          <w:sz w:val="24"/>
        </w:rPr>
        <w:t>and river-scale using</w:t>
      </w:r>
      <w:r w:rsidR="005D5AA4">
        <w:rPr>
          <w:rFonts w:ascii="Times New Roman" w:hAnsi="Times New Roman" w:cs="Times New Roman"/>
          <w:sz w:val="24"/>
        </w:rPr>
        <w:t xml:space="preserve"> simulated SWOT data </w:t>
      </w:r>
      <w:r w:rsidR="00201DA2">
        <w:rPr>
          <w:rFonts w:ascii="Times New Roman" w:hAnsi="Times New Roman" w:cs="Times New Roman"/>
          <w:sz w:val="24"/>
        </w:rPr>
        <w:t>(Section 2.2).</w:t>
      </w:r>
    </w:p>
    <w:p w14:paraId="54855657" w14:textId="5BD2CF41" w:rsidR="00261F4B" w:rsidRDefault="00261F4B" w:rsidP="00BB2BBA">
      <w:pPr>
        <w:pStyle w:val="NoSpacing"/>
        <w:spacing w:line="480" w:lineRule="auto"/>
        <w:jc w:val="both"/>
        <w:rPr>
          <w:rFonts w:ascii="Times New Roman" w:hAnsi="Times New Roman" w:cs="Times New Roman"/>
          <w:sz w:val="24"/>
        </w:rPr>
      </w:pPr>
    </w:p>
    <w:p w14:paraId="10E22C73" w14:textId="2667268A" w:rsidR="00261F4B" w:rsidRDefault="00261F4B" w:rsidP="00261F4B">
      <w:pPr>
        <w:spacing w:line="480" w:lineRule="auto"/>
        <w:jc w:val="both"/>
        <w:rPr>
          <w:sz w:val="24"/>
          <w:szCs w:val="24"/>
        </w:rPr>
      </w:pPr>
      <w:r>
        <w:rPr>
          <w:b/>
          <w:bCs/>
          <w:sz w:val="24"/>
        </w:rPr>
        <w:t xml:space="preserve">2) </w:t>
      </w:r>
      <w:r w:rsidR="00A47F7A">
        <w:rPr>
          <w:bCs/>
          <w:sz w:val="24"/>
          <w:szCs w:val="24"/>
        </w:rPr>
        <w:t xml:space="preserve">These two settings are fundamentally different because </w:t>
      </w:r>
      <w:r>
        <w:rPr>
          <w:sz w:val="24"/>
          <w:szCs w:val="24"/>
        </w:rPr>
        <w:t xml:space="preserve">SWOT will carry a </w:t>
      </w:r>
      <w:proofErr w:type="spellStart"/>
      <w:r>
        <w:rPr>
          <w:sz w:val="24"/>
          <w:szCs w:val="24"/>
        </w:rPr>
        <w:t>Ka</w:t>
      </w:r>
      <w:proofErr w:type="spellEnd"/>
      <w:r>
        <w:rPr>
          <w:sz w:val="24"/>
          <w:szCs w:val="24"/>
        </w:rPr>
        <w:t>-band interferometric synthetic aperture radar (</w:t>
      </w:r>
      <w:proofErr w:type="spellStart"/>
      <w:r>
        <w:rPr>
          <w:sz w:val="24"/>
          <w:szCs w:val="24"/>
        </w:rPr>
        <w:t>inSAR</w:t>
      </w:r>
      <w:proofErr w:type="spellEnd"/>
      <w:r>
        <w:rPr>
          <w:sz w:val="24"/>
          <w:szCs w:val="24"/>
        </w:rPr>
        <w:t xml:space="preserve">) to measure water surface elevation.  </w:t>
      </w:r>
      <w:r w:rsidR="003D6137">
        <w:rPr>
          <w:sz w:val="24"/>
          <w:szCs w:val="24"/>
        </w:rPr>
        <w:t xml:space="preserve">Recall that </w:t>
      </w:r>
      <w:proofErr w:type="spellStart"/>
      <w:r w:rsidR="003D6137">
        <w:rPr>
          <w:sz w:val="24"/>
          <w:szCs w:val="24"/>
        </w:rPr>
        <w:t>McFLIs</w:t>
      </w:r>
      <w:proofErr w:type="spellEnd"/>
      <w:r w:rsidR="003D6137">
        <w:rPr>
          <w:sz w:val="24"/>
          <w:szCs w:val="24"/>
        </w:rPr>
        <w:t xml:space="preserve"> use RS observations of river width and/or water surface elevation to estimate discharge.  </w:t>
      </w:r>
      <w:r>
        <w:rPr>
          <w:sz w:val="24"/>
          <w:szCs w:val="24"/>
        </w:rPr>
        <w:t xml:space="preserve">Crucially, this means that </w:t>
      </w:r>
      <w:proofErr w:type="spellStart"/>
      <w:r w:rsidR="003D6137">
        <w:rPr>
          <w:sz w:val="24"/>
          <w:szCs w:val="24"/>
        </w:rPr>
        <w:t>McFLIs</w:t>
      </w:r>
      <w:proofErr w:type="spellEnd"/>
      <w:r w:rsidR="003D6137">
        <w:rPr>
          <w:sz w:val="24"/>
          <w:szCs w:val="24"/>
        </w:rPr>
        <w:t xml:space="preserve"> applied to SWOT-like data</w:t>
      </w:r>
      <w:r>
        <w:rPr>
          <w:sz w:val="24"/>
          <w:szCs w:val="24"/>
        </w:rPr>
        <w:t xml:space="preserve"> </w:t>
      </w:r>
      <w:r w:rsidR="00A47F7A">
        <w:rPr>
          <w:sz w:val="24"/>
          <w:szCs w:val="24"/>
        </w:rPr>
        <w:t>can</w:t>
      </w:r>
      <w:r>
        <w:rPr>
          <w:sz w:val="24"/>
          <w:szCs w:val="24"/>
        </w:rPr>
        <w:t xml:space="preserve"> make use of flow laws with </w:t>
      </w:r>
      <w:r w:rsidR="00EA1F31">
        <w:rPr>
          <w:sz w:val="24"/>
          <w:szCs w:val="24"/>
        </w:rPr>
        <w:t xml:space="preserve">observed </w:t>
      </w:r>
      <w:r>
        <w:rPr>
          <w:sz w:val="24"/>
          <w:szCs w:val="24"/>
        </w:rPr>
        <w:t>bed slope (assuming steady flow).</w:t>
      </w:r>
      <w:r w:rsidR="00351828">
        <w:rPr>
          <w:sz w:val="24"/>
          <w:szCs w:val="24"/>
        </w:rPr>
        <w:t xml:space="preserve">  So, we were able to invert Manning’s equation on the SWOT-simulated </w:t>
      </w:r>
      <w:proofErr w:type="gramStart"/>
      <w:r w:rsidR="00682E5B">
        <w:rPr>
          <w:sz w:val="24"/>
          <w:szCs w:val="24"/>
        </w:rPr>
        <w:t>rivers</w:t>
      </w:r>
      <w:proofErr w:type="gramEnd"/>
      <w:r w:rsidR="00351828">
        <w:rPr>
          <w:sz w:val="24"/>
          <w:szCs w:val="24"/>
        </w:rPr>
        <w:t xml:space="preserve">, but not in the Mackenzie River basin.  In that test, we </w:t>
      </w:r>
      <w:r w:rsidR="00EA1F31">
        <w:rPr>
          <w:sz w:val="24"/>
          <w:szCs w:val="24"/>
        </w:rPr>
        <w:t>must</w:t>
      </w:r>
      <w:r w:rsidR="00351828">
        <w:rPr>
          <w:sz w:val="24"/>
          <w:szCs w:val="24"/>
        </w:rPr>
        <w:t xml:space="preserve"> use AMHG</w:t>
      </w:r>
      <w:r w:rsidR="001E34E1">
        <w:rPr>
          <w:sz w:val="24"/>
          <w:szCs w:val="24"/>
        </w:rPr>
        <w:t xml:space="preserve"> which can predict discharge using only river widths</w:t>
      </w:r>
      <w:r w:rsidR="00FD0DB5">
        <w:rPr>
          <w:sz w:val="24"/>
          <w:szCs w:val="24"/>
        </w:rPr>
        <w:t>.</w:t>
      </w:r>
    </w:p>
    <w:p w14:paraId="37A7B472" w14:textId="1AEB6647" w:rsidR="00EF58FF" w:rsidRDefault="00EF58FF" w:rsidP="00261F4B">
      <w:pPr>
        <w:spacing w:line="480" w:lineRule="auto"/>
        <w:jc w:val="both"/>
        <w:rPr>
          <w:sz w:val="24"/>
          <w:szCs w:val="24"/>
        </w:rPr>
      </w:pPr>
    </w:p>
    <w:p w14:paraId="53BF7A66" w14:textId="37A3DB44" w:rsidR="00EF58FF" w:rsidRPr="00EF58FF" w:rsidRDefault="00EF58FF" w:rsidP="00261F4B">
      <w:pPr>
        <w:spacing w:line="480" w:lineRule="auto"/>
        <w:jc w:val="both"/>
        <w:rPr>
          <w:sz w:val="24"/>
        </w:rPr>
      </w:pPr>
      <w:r>
        <w:rPr>
          <w:b/>
          <w:sz w:val="24"/>
          <w:szCs w:val="24"/>
        </w:rPr>
        <w:t xml:space="preserve">3) </w:t>
      </w:r>
      <w:r>
        <w:rPr>
          <w:sz w:val="24"/>
          <w:szCs w:val="24"/>
        </w:rPr>
        <w:t xml:space="preserve">After detailing our test settings, we step through extracting river types from training data to improve the quality of </w:t>
      </w:r>
      <w:proofErr w:type="spellStart"/>
      <w:r>
        <w:rPr>
          <w:sz w:val="24"/>
          <w:szCs w:val="24"/>
        </w:rPr>
        <w:t>McFLI</w:t>
      </w:r>
      <w:proofErr w:type="spellEnd"/>
      <w:r>
        <w:rPr>
          <w:sz w:val="24"/>
          <w:szCs w:val="24"/>
        </w:rPr>
        <w:t xml:space="preserve"> priors (Section 3).</w:t>
      </w:r>
    </w:p>
    <w:p w14:paraId="4165D9E3" w14:textId="08AAA741" w:rsidR="00261F4B" w:rsidRPr="00261F4B" w:rsidRDefault="00261F4B" w:rsidP="00BB2BBA">
      <w:pPr>
        <w:pStyle w:val="NoSpacing"/>
        <w:spacing w:line="480" w:lineRule="auto"/>
        <w:jc w:val="both"/>
        <w:rPr>
          <w:rFonts w:ascii="Times New Roman" w:hAnsi="Times New Roman" w:cs="Times New Roman"/>
          <w:b/>
          <w:bCs/>
          <w:sz w:val="24"/>
        </w:rPr>
      </w:pPr>
    </w:p>
    <w:p w14:paraId="28AE533B" w14:textId="6683EFFE" w:rsidR="001B79D1" w:rsidRDefault="001B79D1" w:rsidP="00E03533">
      <w:pPr>
        <w:pStyle w:val="Heading-Secondary"/>
        <w:spacing w:line="480" w:lineRule="auto"/>
      </w:pPr>
      <w:r>
        <w:t>2.</w:t>
      </w:r>
      <w:r w:rsidR="00C42DED">
        <w:t>1</w:t>
      </w:r>
      <w:r>
        <w:t xml:space="preserve"> Mackenzie River Basin</w:t>
      </w:r>
    </w:p>
    <w:p w14:paraId="13DE3A44" w14:textId="48F59375" w:rsidR="00141134" w:rsidRDefault="00DA5654" w:rsidP="00DA5654">
      <w:pPr>
        <w:pStyle w:val="NoSpacing"/>
        <w:spacing w:line="480" w:lineRule="auto"/>
        <w:jc w:val="both"/>
        <w:rPr>
          <w:rFonts w:ascii="Times New Roman" w:hAnsi="Times New Roman" w:cs="Times New Roman"/>
          <w:sz w:val="24"/>
          <w:szCs w:val="24"/>
        </w:rPr>
      </w:pPr>
      <w:r w:rsidRPr="00441BEC">
        <w:rPr>
          <w:rFonts w:ascii="Times New Roman" w:hAnsi="Times New Roman" w:cs="Times New Roman"/>
          <w:b/>
          <w:sz w:val="24"/>
          <w:szCs w:val="24"/>
        </w:rPr>
        <w:t>1)</w:t>
      </w:r>
      <w:r>
        <w:rPr>
          <w:rFonts w:ascii="Times New Roman" w:hAnsi="Times New Roman" w:cs="Times New Roman"/>
          <w:sz w:val="24"/>
          <w:szCs w:val="24"/>
        </w:rPr>
        <w:t xml:space="preserve"> </w:t>
      </w:r>
      <w:r w:rsidR="00141134">
        <w:rPr>
          <w:rFonts w:ascii="Times New Roman" w:hAnsi="Times New Roman" w:cs="Times New Roman"/>
          <w:sz w:val="24"/>
          <w:szCs w:val="24"/>
        </w:rPr>
        <w:t xml:space="preserve">The Mackenzie River Basin is representative of Arctic hydrology and a good test for our </w:t>
      </w:r>
      <w:r w:rsidR="007B2599">
        <w:rPr>
          <w:rFonts w:ascii="Times New Roman" w:hAnsi="Times New Roman" w:cs="Times New Roman"/>
          <w:sz w:val="24"/>
          <w:szCs w:val="24"/>
        </w:rPr>
        <w:t>new priors</w:t>
      </w:r>
      <w:r w:rsidR="00141134">
        <w:rPr>
          <w:rFonts w:ascii="Times New Roman" w:hAnsi="Times New Roman" w:cs="Times New Roman"/>
          <w:sz w:val="24"/>
          <w:szCs w:val="24"/>
        </w:rPr>
        <w:t xml:space="preserve"> in a climatic region not represented </w:t>
      </w:r>
      <w:r w:rsidR="007B2599">
        <w:rPr>
          <w:rFonts w:ascii="Times New Roman" w:hAnsi="Times New Roman" w:cs="Times New Roman"/>
          <w:sz w:val="24"/>
          <w:szCs w:val="24"/>
        </w:rPr>
        <w:t>by</w:t>
      </w:r>
      <w:r w:rsidR="00141134">
        <w:rPr>
          <w:rFonts w:ascii="Times New Roman" w:hAnsi="Times New Roman" w:cs="Times New Roman"/>
          <w:sz w:val="24"/>
          <w:szCs w:val="24"/>
        </w:rPr>
        <w:t xml:space="preserve"> our training data.</w:t>
      </w:r>
    </w:p>
    <w:p w14:paraId="540E2F30" w14:textId="77777777" w:rsidR="005D7D8C" w:rsidRDefault="005D7D8C" w:rsidP="00DA5654">
      <w:pPr>
        <w:pStyle w:val="NoSpacing"/>
        <w:spacing w:line="480" w:lineRule="auto"/>
        <w:jc w:val="both"/>
        <w:rPr>
          <w:rFonts w:ascii="Times New Roman" w:hAnsi="Times New Roman" w:cs="Times New Roman"/>
          <w:sz w:val="24"/>
          <w:szCs w:val="24"/>
        </w:rPr>
      </w:pPr>
    </w:p>
    <w:p w14:paraId="48EA1951" w14:textId="5F7098D6" w:rsidR="00DF541D" w:rsidRDefault="00141134" w:rsidP="00DA5654">
      <w:pPr>
        <w:pStyle w:val="NoSpacing"/>
        <w:spacing w:line="480" w:lineRule="auto"/>
        <w:jc w:val="both"/>
        <w:rPr>
          <w:rFonts w:ascii="Times New Roman" w:hAnsi="Times New Roman" w:cs="Times New Roman"/>
          <w:sz w:val="24"/>
          <w:szCs w:val="24"/>
        </w:rPr>
      </w:pPr>
      <w:r w:rsidRPr="00441BEC">
        <w:rPr>
          <w:rFonts w:ascii="Times New Roman" w:hAnsi="Times New Roman" w:cs="Times New Roman"/>
          <w:b/>
          <w:sz w:val="24"/>
          <w:szCs w:val="24"/>
        </w:rPr>
        <w:t>2)</w:t>
      </w:r>
      <w:r>
        <w:rPr>
          <w:rFonts w:ascii="Times New Roman" w:hAnsi="Times New Roman" w:cs="Times New Roman"/>
          <w:sz w:val="24"/>
          <w:szCs w:val="24"/>
        </w:rPr>
        <w:t xml:space="preserve"> </w:t>
      </w:r>
      <w:r w:rsidR="00FC1268">
        <w:rPr>
          <w:rFonts w:ascii="Times New Roman" w:hAnsi="Times New Roman" w:cs="Times New Roman"/>
          <w:sz w:val="24"/>
          <w:szCs w:val="24"/>
        </w:rPr>
        <w:t xml:space="preserve">Because </w:t>
      </w:r>
      <w:r w:rsidR="00090ED9">
        <w:rPr>
          <w:rFonts w:ascii="Times New Roman" w:hAnsi="Times New Roman" w:cs="Times New Roman"/>
          <w:sz w:val="24"/>
          <w:szCs w:val="24"/>
        </w:rPr>
        <w:t xml:space="preserve">AMHG requires only river width to be </w:t>
      </w:r>
      <w:r w:rsidR="00947CED">
        <w:rPr>
          <w:rFonts w:ascii="Times New Roman" w:hAnsi="Times New Roman" w:cs="Times New Roman"/>
          <w:sz w:val="24"/>
          <w:szCs w:val="24"/>
        </w:rPr>
        <w:t>observed</w:t>
      </w:r>
      <w:r w:rsidR="00FC1268">
        <w:rPr>
          <w:rFonts w:ascii="Times New Roman" w:hAnsi="Times New Roman" w:cs="Times New Roman"/>
          <w:sz w:val="24"/>
          <w:szCs w:val="24"/>
        </w:rPr>
        <w:t>,</w:t>
      </w:r>
      <w:r w:rsidR="007A6025">
        <w:rPr>
          <w:rFonts w:ascii="Times New Roman" w:hAnsi="Times New Roman" w:cs="Times New Roman"/>
          <w:sz w:val="24"/>
          <w:szCs w:val="24"/>
        </w:rPr>
        <w:t xml:space="preserve"> we extrac</w:t>
      </w:r>
      <w:r w:rsidR="00947CED">
        <w:rPr>
          <w:rFonts w:ascii="Times New Roman" w:hAnsi="Times New Roman" w:cs="Times New Roman"/>
          <w:sz w:val="24"/>
          <w:szCs w:val="24"/>
        </w:rPr>
        <w:t>ted river widths from Landsat</w:t>
      </w:r>
      <w:r w:rsidR="007A6025">
        <w:rPr>
          <w:rFonts w:ascii="Times New Roman" w:hAnsi="Times New Roman" w:cs="Times New Roman"/>
          <w:sz w:val="24"/>
          <w:szCs w:val="24"/>
        </w:rPr>
        <w:t xml:space="preserve"> imagery</w:t>
      </w:r>
      <w:r w:rsidR="00DF541D">
        <w:rPr>
          <w:rFonts w:ascii="Times New Roman" w:hAnsi="Times New Roman" w:cs="Times New Roman"/>
          <w:sz w:val="24"/>
          <w:szCs w:val="24"/>
        </w:rPr>
        <w:t xml:space="preserve"> following Feng et al. (2019) with two main deviations in</w:t>
      </w:r>
      <w:r w:rsidR="003F0780">
        <w:rPr>
          <w:rFonts w:ascii="Times New Roman" w:hAnsi="Times New Roman" w:cs="Times New Roman"/>
          <w:sz w:val="24"/>
          <w:szCs w:val="24"/>
        </w:rPr>
        <w:t xml:space="preserve"> the workflow</w:t>
      </w:r>
      <w:r w:rsidR="00BA552B">
        <w:rPr>
          <w:rFonts w:ascii="Times New Roman" w:hAnsi="Times New Roman" w:cs="Times New Roman"/>
          <w:sz w:val="24"/>
          <w:szCs w:val="24"/>
        </w:rPr>
        <w:t>.</w:t>
      </w:r>
      <w:r w:rsidR="00BE344D">
        <w:rPr>
          <w:rFonts w:ascii="Times New Roman" w:hAnsi="Times New Roman" w:cs="Times New Roman"/>
          <w:sz w:val="24"/>
          <w:szCs w:val="24"/>
        </w:rPr>
        <w:t xml:space="preserve">  In short, we (1) used MERIT hydrography (Lin et al. 2019) to define river centerlines and </w:t>
      </w:r>
      <w:r w:rsidR="002C4551">
        <w:rPr>
          <w:rFonts w:ascii="Times New Roman" w:hAnsi="Times New Roman" w:cs="Times New Roman"/>
          <w:sz w:val="24"/>
          <w:szCs w:val="24"/>
        </w:rPr>
        <w:t xml:space="preserve">then </w:t>
      </w:r>
      <w:r w:rsidR="00BE344D">
        <w:rPr>
          <w:rFonts w:ascii="Times New Roman" w:hAnsi="Times New Roman" w:cs="Times New Roman"/>
          <w:sz w:val="24"/>
          <w:szCs w:val="24"/>
        </w:rPr>
        <w:t>generated cross sections at varying intervals along th</w:t>
      </w:r>
      <w:r w:rsidR="00DA7E7C">
        <w:rPr>
          <w:rFonts w:ascii="Times New Roman" w:hAnsi="Times New Roman" w:cs="Times New Roman"/>
          <w:sz w:val="24"/>
          <w:szCs w:val="24"/>
        </w:rPr>
        <w:t>ose</w:t>
      </w:r>
      <w:r w:rsidR="00BE344D">
        <w:rPr>
          <w:rFonts w:ascii="Times New Roman" w:hAnsi="Times New Roman" w:cs="Times New Roman"/>
          <w:sz w:val="24"/>
          <w:szCs w:val="24"/>
        </w:rPr>
        <w:t xml:space="preserve"> centerlines (see Table </w:t>
      </w:r>
      <w:proofErr w:type="spellStart"/>
      <w:r w:rsidR="00BE344D">
        <w:rPr>
          <w:rFonts w:ascii="Times New Roman" w:hAnsi="Times New Roman" w:cs="Times New Roman"/>
          <w:sz w:val="24"/>
          <w:szCs w:val="24"/>
        </w:rPr>
        <w:t>Sx</w:t>
      </w:r>
      <w:proofErr w:type="spellEnd"/>
      <w:r w:rsidR="00BE344D">
        <w:rPr>
          <w:rFonts w:ascii="Times New Roman" w:hAnsi="Times New Roman" w:cs="Times New Roman"/>
          <w:sz w:val="24"/>
          <w:szCs w:val="24"/>
        </w:rPr>
        <w:t xml:space="preserve">).  </w:t>
      </w:r>
      <w:r w:rsidR="002C4551">
        <w:rPr>
          <w:rFonts w:ascii="Times New Roman" w:hAnsi="Times New Roman" w:cs="Times New Roman"/>
          <w:sz w:val="24"/>
          <w:szCs w:val="24"/>
        </w:rPr>
        <w:t>Next</w:t>
      </w:r>
      <w:r w:rsidR="00BE344D">
        <w:rPr>
          <w:rFonts w:ascii="Times New Roman" w:hAnsi="Times New Roman" w:cs="Times New Roman"/>
          <w:sz w:val="24"/>
          <w:szCs w:val="24"/>
        </w:rPr>
        <w:t xml:space="preserve">, (2) orthogonal </w:t>
      </w:r>
      <w:r w:rsidR="00BE344D">
        <w:rPr>
          <w:rFonts w:ascii="Times New Roman" w:hAnsi="Times New Roman" w:cs="Times New Roman"/>
          <w:sz w:val="24"/>
          <w:szCs w:val="24"/>
        </w:rPr>
        <w:lastRenderedPageBreak/>
        <w:t xml:space="preserve">lines were constructed </w:t>
      </w:r>
      <w:r w:rsidR="0016424A">
        <w:rPr>
          <w:rFonts w:ascii="Times New Roman" w:hAnsi="Times New Roman" w:cs="Times New Roman"/>
          <w:sz w:val="24"/>
          <w:szCs w:val="24"/>
        </w:rPr>
        <w:t>at</w:t>
      </w:r>
      <w:r w:rsidR="00BE344D">
        <w:rPr>
          <w:rFonts w:ascii="Times New Roman" w:hAnsi="Times New Roman" w:cs="Times New Roman"/>
          <w:sz w:val="24"/>
          <w:szCs w:val="24"/>
        </w:rPr>
        <w:t xml:space="preserve"> every cross-section</w:t>
      </w:r>
      <w:r w:rsidR="0016424A">
        <w:rPr>
          <w:rFonts w:ascii="Times New Roman" w:hAnsi="Times New Roman" w:cs="Times New Roman"/>
          <w:sz w:val="24"/>
          <w:szCs w:val="24"/>
        </w:rPr>
        <w:t>.  O</w:t>
      </w:r>
      <w:r w:rsidR="00BE344D">
        <w:rPr>
          <w:rFonts w:ascii="Times New Roman" w:hAnsi="Times New Roman" w:cs="Times New Roman"/>
          <w:sz w:val="24"/>
          <w:szCs w:val="24"/>
        </w:rPr>
        <w:t xml:space="preserve">rthogonal line lengths were defined as 2 * mean </w:t>
      </w:r>
      <w:r w:rsidR="00CE5533">
        <w:rPr>
          <w:rFonts w:ascii="Times New Roman" w:hAnsi="Times New Roman" w:cs="Times New Roman"/>
          <w:sz w:val="24"/>
          <w:szCs w:val="24"/>
        </w:rPr>
        <w:t>width</w:t>
      </w:r>
      <w:r w:rsidR="00BE344D">
        <w:rPr>
          <w:rFonts w:ascii="Times New Roman" w:hAnsi="Times New Roman" w:cs="Times New Roman"/>
          <w:sz w:val="24"/>
          <w:szCs w:val="24"/>
        </w:rPr>
        <w:t xml:space="preserve"> for each cross section.  The mean </w:t>
      </w:r>
      <w:r w:rsidR="00CE5533">
        <w:rPr>
          <w:rFonts w:ascii="Times New Roman" w:hAnsi="Times New Roman" w:cs="Times New Roman"/>
          <w:iCs/>
          <w:sz w:val="24"/>
          <w:szCs w:val="24"/>
        </w:rPr>
        <w:t>width</w:t>
      </w:r>
      <w:r w:rsidR="00BE344D">
        <w:rPr>
          <w:rFonts w:ascii="Times New Roman" w:hAnsi="Times New Roman" w:cs="Times New Roman"/>
          <w:sz w:val="24"/>
          <w:szCs w:val="24"/>
        </w:rPr>
        <w:t xml:space="preserve"> for each cross section was extracted from the MERIT Hydro digital elevation model (Yamazaki et al., 2019).</w:t>
      </w:r>
    </w:p>
    <w:p w14:paraId="29800ECB" w14:textId="77777777" w:rsidR="00D97609" w:rsidRDefault="00D97609" w:rsidP="00DA5654">
      <w:pPr>
        <w:pStyle w:val="NoSpacing"/>
        <w:spacing w:line="480" w:lineRule="auto"/>
        <w:jc w:val="both"/>
        <w:rPr>
          <w:rFonts w:ascii="Times New Roman" w:hAnsi="Times New Roman" w:cs="Times New Roman"/>
          <w:sz w:val="24"/>
          <w:szCs w:val="24"/>
        </w:rPr>
      </w:pPr>
    </w:p>
    <w:p w14:paraId="38E78BC2" w14:textId="26480FED" w:rsidR="00DF541D" w:rsidRDefault="00AB334C" w:rsidP="00DA5654">
      <w:pPr>
        <w:pStyle w:val="NoSpacing"/>
        <w:spacing w:line="480" w:lineRule="auto"/>
        <w:jc w:val="both"/>
        <w:rPr>
          <w:rFonts w:ascii="Times New Roman" w:hAnsi="Times New Roman" w:cs="Times New Roman"/>
          <w:sz w:val="24"/>
          <w:szCs w:val="24"/>
        </w:rPr>
      </w:pPr>
      <w:r w:rsidRPr="00441BEC">
        <w:rPr>
          <w:rFonts w:ascii="Times New Roman" w:hAnsi="Times New Roman" w:cs="Times New Roman"/>
          <w:b/>
          <w:sz w:val="24"/>
          <w:szCs w:val="24"/>
        </w:rPr>
        <w:t>3</w:t>
      </w:r>
      <w:r w:rsidR="00DA5654" w:rsidRPr="00441BEC">
        <w:rPr>
          <w:rFonts w:ascii="Times New Roman" w:hAnsi="Times New Roman" w:cs="Times New Roman"/>
          <w:b/>
          <w:sz w:val="24"/>
          <w:szCs w:val="24"/>
        </w:rPr>
        <w:t>)</w:t>
      </w:r>
      <w:r w:rsidR="00DA5654">
        <w:rPr>
          <w:rFonts w:ascii="Times New Roman" w:hAnsi="Times New Roman" w:cs="Times New Roman"/>
          <w:sz w:val="24"/>
          <w:szCs w:val="24"/>
        </w:rPr>
        <w:t xml:space="preserve"> </w:t>
      </w:r>
      <w:r w:rsidR="00DF541D">
        <w:rPr>
          <w:rFonts w:ascii="Times New Roman" w:hAnsi="Times New Roman" w:cs="Times New Roman"/>
          <w:sz w:val="24"/>
          <w:szCs w:val="24"/>
        </w:rPr>
        <w:t xml:space="preserve">These </w:t>
      </w:r>
      <w:proofErr w:type="spellStart"/>
      <w:r w:rsidR="00DF541D">
        <w:rPr>
          <w:rFonts w:ascii="Times New Roman" w:hAnsi="Times New Roman" w:cs="Times New Roman"/>
          <w:sz w:val="24"/>
          <w:szCs w:val="24"/>
        </w:rPr>
        <w:t>orthogonals</w:t>
      </w:r>
      <w:proofErr w:type="spellEnd"/>
      <w:r w:rsidR="00DF541D">
        <w:rPr>
          <w:rFonts w:ascii="Times New Roman" w:hAnsi="Times New Roman" w:cs="Times New Roman"/>
          <w:sz w:val="24"/>
          <w:szCs w:val="24"/>
        </w:rPr>
        <w:t xml:space="preserve"> were inputted into </w:t>
      </w:r>
      <w:proofErr w:type="spellStart"/>
      <w:r w:rsidR="00DF541D">
        <w:rPr>
          <w:rFonts w:ascii="Times New Roman" w:hAnsi="Times New Roman" w:cs="Times New Roman"/>
          <w:sz w:val="24"/>
          <w:szCs w:val="24"/>
        </w:rPr>
        <w:t>RivWidthCloud</w:t>
      </w:r>
      <w:proofErr w:type="spellEnd"/>
      <w:r w:rsidR="007C31C8" w:rsidRPr="007C31C8">
        <w:rPr>
          <w:rFonts w:ascii="Times New Roman" w:hAnsi="Times New Roman" w:cs="Times New Roman"/>
          <w:sz w:val="24"/>
          <w:szCs w:val="24"/>
        </w:rPr>
        <w:t xml:space="preserve">, an automated algorithm for river </w:t>
      </w:r>
      <w:r w:rsidR="007C31C8">
        <w:rPr>
          <w:rFonts w:ascii="Times New Roman" w:hAnsi="Times New Roman" w:cs="Times New Roman"/>
          <w:iCs/>
          <w:sz w:val="24"/>
          <w:szCs w:val="24"/>
        </w:rPr>
        <w:t>width</w:t>
      </w:r>
      <w:r w:rsidR="007C31C8" w:rsidRPr="007C31C8">
        <w:rPr>
          <w:rFonts w:ascii="Times New Roman" w:hAnsi="Times New Roman" w:cs="Times New Roman"/>
          <w:sz w:val="24"/>
          <w:szCs w:val="24"/>
        </w:rPr>
        <w:t xml:space="preserve"> extraction using the Google Earth Engine (Yang et al. 2019)</w:t>
      </w:r>
      <w:r w:rsidR="007C31C8">
        <w:rPr>
          <w:rFonts w:ascii="Times New Roman" w:hAnsi="Times New Roman" w:cs="Times New Roman"/>
          <w:sz w:val="24"/>
          <w:szCs w:val="24"/>
        </w:rPr>
        <w:t xml:space="preserve">.  </w:t>
      </w:r>
      <w:r w:rsidR="007C31C8" w:rsidRPr="007C31C8">
        <w:rPr>
          <w:rFonts w:ascii="Times New Roman" w:hAnsi="Times New Roman" w:cs="Times New Roman"/>
          <w:sz w:val="24"/>
        </w:rPr>
        <w:t xml:space="preserve">This process was performed on all </w:t>
      </w:r>
      <w:r w:rsidR="00792869">
        <w:rPr>
          <w:rFonts w:ascii="Times New Roman" w:hAnsi="Times New Roman" w:cs="Times New Roman"/>
          <w:sz w:val="24"/>
        </w:rPr>
        <w:t>Landsat-</w:t>
      </w:r>
      <w:r w:rsidR="007C31C8" w:rsidRPr="007C31C8">
        <w:rPr>
          <w:rFonts w:ascii="Times New Roman" w:hAnsi="Times New Roman" w:cs="Times New Roman"/>
          <w:sz w:val="24"/>
        </w:rPr>
        <w:t>visible reaches (7,522) in the Mackenzie River Basin using Landsat 5 imagery from 1984-1988</w:t>
      </w:r>
      <w:r w:rsidR="00F2474D">
        <w:rPr>
          <w:rFonts w:ascii="Times New Roman" w:hAnsi="Times New Roman" w:cs="Times New Roman"/>
          <w:sz w:val="24"/>
        </w:rPr>
        <w:t xml:space="preserve">.  This </w:t>
      </w:r>
      <w:r w:rsidR="00DF541D">
        <w:rPr>
          <w:rFonts w:ascii="Times New Roman" w:hAnsi="Times New Roman" w:cs="Times New Roman"/>
          <w:sz w:val="24"/>
          <w:szCs w:val="24"/>
        </w:rPr>
        <w:t>yield</w:t>
      </w:r>
      <w:r w:rsidR="00F2474D">
        <w:rPr>
          <w:rFonts w:ascii="Times New Roman" w:hAnsi="Times New Roman" w:cs="Times New Roman"/>
          <w:sz w:val="24"/>
          <w:szCs w:val="24"/>
        </w:rPr>
        <w:t>ed</w:t>
      </w:r>
      <w:r w:rsidR="00DF541D">
        <w:rPr>
          <w:rFonts w:ascii="Times New Roman" w:hAnsi="Times New Roman" w:cs="Times New Roman"/>
          <w:sz w:val="24"/>
          <w:szCs w:val="24"/>
        </w:rPr>
        <w:t xml:space="preserve"> a dataset of multi-temporal river widths</w:t>
      </w:r>
      <w:r w:rsidR="007C31C8">
        <w:rPr>
          <w:rFonts w:ascii="Times New Roman" w:hAnsi="Times New Roman" w:cs="Times New Roman"/>
          <w:sz w:val="24"/>
          <w:szCs w:val="24"/>
        </w:rPr>
        <w:t xml:space="preserve"> that were ultimately used as the inputs for </w:t>
      </w:r>
      <w:proofErr w:type="spellStart"/>
      <w:r w:rsidR="007C31C8">
        <w:rPr>
          <w:rFonts w:ascii="Times New Roman" w:hAnsi="Times New Roman" w:cs="Times New Roman"/>
          <w:sz w:val="24"/>
          <w:szCs w:val="24"/>
        </w:rPr>
        <w:t>McFLI</w:t>
      </w:r>
      <w:proofErr w:type="spellEnd"/>
      <w:r w:rsidR="007C31C8">
        <w:rPr>
          <w:rFonts w:ascii="Times New Roman" w:hAnsi="Times New Roman" w:cs="Times New Roman"/>
          <w:sz w:val="24"/>
          <w:szCs w:val="24"/>
        </w:rPr>
        <w:t xml:space="preserve"> discharge prediction</w:t>
      </w:r>
      <w:r w:rsidR="00DF541D">
        <w:rPr>
          <w:rFonts w:ascii="Times New Roman" w:hAnsi="Times New Roman" w:cs="Times New Roman"/>
          <w:sz w:val="24"/>
          <w:szCs w:val="24"/>
        </w:rPr>
        <w:t xml:space="preserve">. </w:t>
      </w:r>
      <w:r w:rsidR="007C31C8">
        <w:rPr>
          <w:rFonts w:ascii="Times New Roman" w:hAnsi="Times New Roman" w:cs="Times New Roman"/>
          <w:sz w:val="24"/>
          <w:szCs w:val="24"/>
        </w:rPr>
        <w:t xml:space="preserve"> </w:t>
      </w:r>
      <w:r w:rsidR="00DF541D">
        <w:rPr>
          <w:rFonts w:ascii="Times New Roman" w:hAnsi="Times New Roman" w:cs="Times New Roman"/>
          <w:sz w:val="24"/>
          <w:szCs w:val="24"/>
        </w:rPr>
        <w:t>We also collected validation data for the 95 reaches with stream gauge</w:t>
      </w:r>
      <w:r w:rsidR="00A97E01">
        <w:rPr>
          <w:rFonts w:ascii="Times New Roman" w:hAnsi="Times New Roman" w:cs="Times New Roman"/>
          <w:sz w:val="24"/>
          <w:szCs w:val="24"/>
        </w:rPr>
        <w:t xml:space="preserve"> records for 1984-1988.</w:t>
      </w:r>
    </w:p>
    <w:p w14:paraId="0B201DB0" w14:textId="194F8064" w:rsidR="001B79D1" w:rsidRPr="00C83BA1" w:rsidRDefault="001B79D1" w:rsidP="00E03533">
      <w:pPr>
        <w:pStyle w:val="Heading-Secondary"/>
        <w:spacing w:line="480" w:lineRule="auto"/>
      </w:pPr>
      <w:r>
        <w:t>2.</w:t>
      </w:r>
      <w:r w:rsidR="00E03533">
        <w:t>2</w:t>
      </w:r>
      <w:r>
        <w:t xml:space="preserve"> SWOT-Simulated Rivers</w:t>
      </w:r>
    </w:p>
    <w:p w14:paraId="1C968405" w14:textId="739CF27A" w:rsidR="0091713D" w:rsidRPr="0091713D" w:rsidRDefault="0091713D" w:rsidP="001B79D1">
      <w:pPr>
        <w:spacing w:line="480" w:lineRule="auto"/>
        <w:jc w:val="both"/>
        <w:rPr>
          <w:bCs/>
          <w:sz w:val="24"/>
        </w:rPr>
      </w:pPr>
      <w:r w:rsidRPr="0091713D">
        <w:rPr>
          <w:b/>
          <w:sz w:val="24"/>
        </w:rPr>
        <w:t xml:space="preserve">1) </w:t>
      </w:r>
      <w:r w:rsidR="00805FA9">
        <w:rPr>
          <w:bCs/>
          <w:sz w:val="24"/>
        </w:rPr>
        <w:t xml:space="preserve">Recall that SWOT will carry an </w:t>
      </w:r>
      <w:proofErr w:type="spellStart"/>
      <w:r w:rsidR="00805FA9">
        <w:rPr>
          <w:bCs/>
          <w:sz w:val="24"/>
        </w:rPr>
        <w:t>inSAR</w:t>
      </w:r>
      <w:proofErr w:type="spellEnd"/>
      <w:r w:rsidR="00805FA9">
        <w:rPr>
          <w:bCs/>
          <w:sz w:val="24"/>
        </w:rPr>
        <w:t xml:space="preserve"> sensor on board.  </w:t>
      </w:r>
      <w:r>
        <w:rPr>
          <w:sz w:val="24"/>
          <w:szCs w:val="24"/>
        </w:rPr>
        <w:t xml:space="preserve">SWOT-like </w:t>
      </w:r>
      <w:proofErr w:type="spellStart"/>
      <w:r>
        <w:rPr>
          <w:sz w:val="24"/>
          <w:szCs w:val="24"/>
        </w:rPr>
        <w:t>inSAR</w:t>
      </w:r>
      <w:proofErr w:type="spellEnd"/>
      <w:r>
        <w:rPr>
          <w:sz w:val="24"/>
          <w:szCs w:val="24"/>
        </w:rPr>
        <w:t xml:space="preserve"> data is currently difficult to process and use for inverting discharge </w:t>
      </w:r>
      <w:commentRangeStart w:id="7"/>
      <w:r>
        <w:rPr>
          <w:sz w:val="24"/>
          <w:szCs w:val="24"/>
        </w:rPr>
        <w:t>(</w:t>
      </w:r>
      <w:proofErr w:type="spellStart"/>
      <w:r w:rsidR="006347E5">
        <w:rPr>
          <w:sz w:val="24"/>
          <w:szCs w:val="24"/>
        </w:rPr>
        <w:t>Tuozollo</w:t>
      </w:r>
      <w:proofErr w:type="spellEnd"/>
      <w:r w:rsidR="006347E5">
        <w:rPr>
          <w:sz w:val="24"/>
          <w:szCs w:val="24"/>
        </w:rPr>
        <w:t xml:space="preserve"> et al., 2019</w:t>
      </w:r>
      <w:r>
        <w:rPr>
          <w:sz w:val="24"/>
          <w:szCs w:val="24"/>
        </w:rPr>
        <w:t xml:space="preserve">).  </w:t>
      </w:r>
      <w:commentRangeEnd w:id="7"/>
      <w:r w:rsidR="006347E5">
        <w:rPr>
          <w:rStyle w:val="CommentReference"/>
        </w:rPr>
        <w:commentReference w:id="7"/>
      </w:r>
      <w:r>
        <w:rPr>
          <w:sz w:val="24"/>
          <w:szCs w:val="24"/>
        </w:rPr>
        <w:t xml:space="preserve">While </w:t>
      </w:r>
      <w:proofErr w:type="spellStart"/>
      <w:r>
        <w:rPr>
          <w:sz w:val="24"/>
        </w:rPr>
        <w:t>Tuozollo</w:t>
      </w:r>
      <w:proofErr w:type="spellEnd"/>
      <w:r>
        <w:rPr>
          <w:sz w:val="24"/>
        </w:rPr>
        <w:t xml:space="preserve"> et al. (2019) successfully ran </w:t>
      </w:r>
      <w:proofErr w:type="spellStart"/>
      <w:r>
        <w:rPr>
          <w:sz w:val="24"/>
        </w:rPr>
        <w:t>McFLIs</w:t>
      </w:r>
      <w:proofErr w:type="spellEnd"/>
      <w:r>
        <w:rPr>
          <w:sz w:val="24"/>
        </w:rPr>
        <w:t xml:space="preserve"> on ‘SWOT-comparable’ </w:t>
      </w:r>
      <w:proofErr w:type="spellStart"/>
      <w:r>
        <w:rPr>
          <w:sz w:val="24"/>
        </w:rPr>
        <w:t>inSAR</w:t>
      </w:r>
      <w:proofErr w:type="spellEnd"/>
      <w:r>
        <w:rPr>
          <w:sz w:val="24"/>
        </w:rPr>
        <w:t xml:space="preserve"> data, this was for a single river and they were hampered by clouds and limited observations.  </w:t>
      </w:r>
      <w:r w:rsidR="00E66773">
        <w:rPr>
          <w:sz w:val="24"/>
        </w:rPr>
        <w:t>In light of these difficulties, s</w:t>
      </w:r>
      <w:r>
        <w:rPr>
          <w:sz w:val="24"/>
        </w:rPr>
        <w:t>imulated ‘SWOT-like’ data was developed to systematically test SWOT-discharge products (Durand et al. 2016).</w:t>
      </w:r>
      <w:r w:rsidR="00463C65">
        <w:rPr>
          <w:sz w:val="24"/>
        </w:rPr>
        <w:t xml:space="preserve">  </w:t>
      </w:r>
      <w:r w:rsidR="008D264B">
        <w:rPr>
          <w:sz w:val="24"/>
          <w:szCs w:val="24"/>
        </w:rPr>
        <w:t>By removing the effects of clouds and limited observations, t</w:t>
      </w:r>
      <w:r w:rsidR="00463C65">
        <w:rPr>
          <w:sz w:val="24"/>
        </w:rPr>
        <w:t xml:space="preserve">hese </w:t>
      </w:r>
      <w:r w:rsidR="008D264B">
        <w:rPr>
          <w:sz w:val="24"/>
        </w:rPr>
        <w:t xml:space="preserve">simulated </w:t>
      </w:r>
      <w:r w:rsidR="00463C65">
        <w:rPr>
          <w:sz w:val="24"/>
        </w:rPr>
        <w:t xml:space="preserve">rivers </w:t>
      </w:r>
      <w:r w:rsidR="00E66773">
        <w:rPr>
          <w:sz w:val="24"/>
          <w:szCs w:val="24"/>
        </w:rPr>
        <w:t>mimic perfect measurement conditions</w:t>
      </w:r>
      <w:r w:rsidR="00463C65">
        <w:rPr>
          <w:sz w:val="24"/>
          <w:szCs w:val="24"/>
        </w:rPr>
        <w:t xml:space="preserve"> and represent the best-case scenarios of what SW</w:t>
      </w:r>
      <w:r w:rsidR="008D264B">
        <w:rPr>
          <w:sz w:val="24"/>
          <w:szCs w:val="24"/>
        </w:rPr>
        <w:t>OT will provide to hydrologists.</w:t>
      </w:r>
    </w:p>
    <w:p w14:paraId="33423A90" w14:textId="77777777" w:rsidR="0091713D" w:rsidRDefault="0091713D" w:rsidP="001B79D1">
      <w:pPr>
        <w:spacing w:line="480" w:lineRule="auto"/>
        <w:jc w:val="both"/>
        <w:rPr>
          <w:b/>
          <w:sz w:val="24"/>
        </w:rPr>
      </w:pPr>
    </w:p>
    <w:p w14:paraId="6A1F9D9C" w14:textId="1B4185C4" w:rsidR="001B79D1" w:rsidRDefault="0091713D" w:rsidP="001B79D1">
      <w:pPr>
        <w:spacing w:line="480" w:lineRule="auto"/>
        <w:jc w:val="both"/>
        <w:rPr>
          <w:sz w:val="24"/>
          <w:szCs w:val="24"/>
        </w:rPr>
      </w:pPr>
      <w:r>
        <w:rPr>
          <w:b/>
          <w:sz w:val="24"/>
        </w:rPr>
        <w:t>2</w:t>
      </w:r>
      <w:r w:rsidR="00AE799B">
        <w:rPr>
          <w:b/>
          <w:sz w:val="24"/>
        </w:rPr>
        <w:t xml:space="preserve">) </w:t>
      </w:r>
      <w:r w:rsidR="00B8452C">
        <w:rPr>
          <w:sz w:val="24"/>
        </w:rPr>
        <w:t>We used these simulated SWOT rivers t</w:t>
      </w:r>
      <w:r w:rsidR="00910610">
        <w:rPr>
          <w:sz w:val="24"/>
          <w:szCs w:val="24"/>
        </w:rPr>
        <w:t xml:space="preserve">o </w:t>
      </w:r>
      <w:r w:rsidR="00AF3035">
        <w:rPr>
          <w:sz w:val="24"/>
          <w:szCs w:val="24"/>
        </w:rPr>
        <w:t>test</w:t>
      </w:r>
      <w:r w:rsidR="00DA3FFD">
        <w:rPr>
          <w:sz w:val="24"/>
          <w:szCs w:val="24"/>
        </w:rPr>
        <w:t xml:space="preserve"> </w:t>
      </w:r>
      <w:r w:rsidR="00B8452C">
        <w:rPr>
          <w:sz w:val="24"/>
          <w:szCs w:val="24"/>
        </w:rPr>
        <w:t>our interventions on</w:t>
      </w:r>
      <w:r w:rsidR="00DA3FFD">
        <w:rPr>
          <w:sz w:val="24"/>
          <w:szCs w:val="24"/>
        </w:rPr>
        <w:t xml:space="preserve"> flow laws which </w:t>
      </w:r>
      <w:r w:rsidR="00B8452C">
        <w:rPr>
          <w:sz w:val="24"/>
          <w:szCs w:val="24"/>
        </w:rPr>
        <w:t>use</w:t>
      </w:r>
      <w:r w:rsidR="00DA3FFD">
        <w:rPr>
          <w:sz w:val="24"/>
          <w:szCs w:val="24"/>
        </w:rPr>
        <w:t xml:space="preserve"> bed slope to </w:t>
      </w:r>
      <w:r w:rsidR="00B8452C">
        <w:rPr>
          <w:sz w:val="24"/>
          <w:szCs w:val="24"/>
        </w:rPr>
        <w:t>predict</w:t>
      </w:r>
      <w:r w:rsidR="00DA3FFD">
        <w:rPr>
          <w:sz w:val="24"/>
          <w:szCs w:val="24"/>
        </w:rPr>
        <w:t xml:space="preserve"> discharge</w:t>
      </w:r>
      <w:r w:rsidR="00910610">
        <w:rPr>
          <w:sz w:val="24"/>
          <w:szCs w:val="24"/>
        </w:rPr>
        <w:t>.  This included 1</w:t>
      </w:r>
      <w:r w:rsidR="00463C65">
        <w:rPr>
          <w:sz w:val="24"/>
          <w:szCs w:val="24"/>
        </w:rPr>
        <w:t>9</w:t>
      </w:r>
      <w:r w:rsidR="00BF02B7">
        <w:rPr>
          <w:sz w:val="24"/>
          <w:szCs w:val="24"/>
        </w:rPr>
        <w:t xml:space="preserve"> test rivers </w:t>
      </w:r>
      <w:r w:rsidR="001B79D1">
        <w:rPr>
          <w:sz w:val="24"/>
          <w:szCs w:val="24"/>
        </w:rPr>
        <w:t>f</w:t>
      </w:r>
      <w:r w:rsidR="001B79D1" w:rsidRPr="00514B33">
        <w:rPr>
          <w:sz w:val="24"/>
          <w:szCs w:val="24"/>
        </w:rPr>
        <w:t>rom Durand et al. (2016)</w:t>
      </w:r>
      <w:r w:rsidR="001B79D1">
        <w:rPr>
          <w:sz w:val="24"/>
          <w:szCs w:val="24"/>
        </w:rPr>
        <w:t>.</w:t>
      </w:r>
      <w:r w:rsidR="00463C65">
        <w:rPr>
          <w:sz w:val="24"/>
          <w:szCs w:val="24"/>
        </w:rPr>
        <w:t xml:space="preserve">  See Table </w:t>
      </w:r>
      <w:proofErr w:type="spellStart"/>
      <w:r w:rsidR="00463C65">
        <w:rPr>
          <w:sz w:val="24"/>
          <w:szCs w:val="24"/>
        </w:rPr>
        <w:t>Sx</w:t>
      </w:r>
      <w:proofErr w:type="spellEnd"/>
      <w:r w:rsidR="00463C65">
        <w:rPr>
          <w:sz w:val="24"/>
          <w:szCs w:val="24"/>
        </w:rPr>
        <w:t xml:space="preserve"> for summary statistics of these rivers.</w:t>
      </w:r>
    </w:p>
    <w:p w14:paraId="441FD392" w14:textId="481C86B0" w:rsidR="00165B56" w:rsidRPr="007A3F18" w:rsidRDefault="007A3F18" w:rsidP="00165B56">
      <w:pPr>
        <w:pStyle w:val="Heading-Secondary"/>
        <w:spacing w:line="480" w:lineRule="auto"/>
        <w:rPr>
          <w:b/>
        </w:rPr>
      </w:pPr>
      <w:r w:rsidRPr="007A3F18">
        <w:rPr>
          <w:b/>
        </w:rPr>
        <w:lastRenderedPageBreak/>
        <w:t xml:space="preserve">3 </w:t>
      </w:r>
      <w:proofErr w:type="spellStart"/>
      <w:r w:rsidRPr="007A3F18">
        <w:rPr>
          <w:b/>
        </w:rPr>
        <w:t>McFLI</w:t>
      </w:r>
      <w:proofErr w:type="spellEnd"/>
      <w:r w:rsidRPr="007A3F18">
        <w:rPr>
          <w:b/>
        </w:rPr>
        <w:t xml:space="preserve"> </w:t>
      </w:r>
      <w:r w:rsidR="00920E6F" w:rsidRPr="007A3F18">
        <w:rPr>
          <w:b/>
        </w:rPr>
        <w:t>Interventions</w:t>
      </w:r>
    </w:p>
    <w:p w14:paraId="127488F9" w14:textId="2F224571" w:rsidR="00920E6F" w:rsidRDefault="00B35E36" w:rsidP="00920E6F">
      <w:pPr>
        <w:pStyle w:val="Caption"/>
        <w:jc w:val="center"/>
        <w:rPr>
          <w:b/>
          <w:i w:val="0"/>
          <w:color w:val="auto"/>
          <w:sz w:val="20"/>
        </w:rPr>
      </w:pPr>
      <w:r>
        <w:rPr>
          <w:b/>
          <w:i w:val="0"/>
          <w:noProof/>
          <w:color w:val="auto"/>
          <w:sz w:val="20"/>
        </w:rPr>
        <w:drawing>
          <wp:inline distT="0" distB="0" distL="0" distR="0" wp14:anchorId="50CEB985" wp14:editId="0135E70C">
            <wp:extent cx="5943600" cy="7555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BAM(2).png"/>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7555865"/>
                    </a:xfrm>
                    <a:prstGeom prst="rect">
                      <a:avLst/>
                    </a:prstGeom>
                  </pic:spPr>
                </pic:pic>
              </a:graphicData>
            </a:graphic>
          </wp:inline>
        </w:drawing>
      </w:r>
    </w:p>
    <w:p w14:paraId="5454AD86" w14:textId="1E1B2559" w:rsidR="00920E6F" w:rsidRPr="00D9674C" w:rsidRDefault="00920E6F" w:rsidP="00920E6F">
      <w:pPr>
        <w:pStyle w:val="Caption"/>
        <w:jc w:val="both"/>
        <w:rPr>
          <w:i w:val="0"/>
          <w:color w:val="auto"/>
          <w:sz w:val="20"/>
        </w:rPr>
      </w:pPr>
      <w:r w:rsidRPr="00237295">
        <w:rPr>
          <w:b/>
          <w:i w:val="0"/>
          <w:color w:val="auto"/>
          <w:sz w:val="20"/>
        </w:rPr>
        <w:lastRenderedPageBreak/>
        <w:t xml:space="preserve">Figure </w:t>
      </w:r>
      <w:r w:rsidRPr="00237295">
        <w:rPr>
          <w:b/>
          <w:i w:val="0"/>
          <w:color w:val="auto"/>
          <w:sz w:val="20"/>
        </w:rPr>
        <w:fldChar w:fldCharType="begin"/>
      </w:r>
      <w:r w:rsidRPr="00237295">
        <w:rPr>
          <w:b/>
          <w:i w:val="0"/>
          <w:color w:val="auto"/>
          <w:sz w:val="20"/>
        </w:rPr>
        <w:instrText xml:space="preserve"> SEQ Figure \* ARABIC </w:instrText>
      </w:r>
      <w:r w:rsidRPr="00237295">
        <w:rPr>
          <w:b/>
          <w:i w:val="0"/>
          <w:color w:val="auto"/>
          <w:sz w:val="20"/>
        </w:rPr>
        <w:fldChar w:fldCharType="separate"/>
      </w:r>
      <w:r>
        <w:rPr>
          <w:b/>
          <w:i w:val="0"/>
          <w:noProof/>
          <w:color w:val="auto"/>
          <w:sz w:val="20"/>
        </w:rPr>
        <w:t>1</w:t>
      </w:r>
      <w:r w:rsidRPr="00237295">
        <w:rPr>
          <w:b/>
          <w:i w:val="0"/>
          <w:color w:val="auto"/>
          <w:sz w:val="20"/>
        </w:rPr>
        <w:fldChar w:fldCharType="end"/>
      </w:r>
      <w:r w:rsidRPr="00237295">
        <w:rPr>
          <w:b/>
          <w:i w:val="0"/>
          <w:color w:val="auto"/>
          <w:sz w:val="20"/>
        </w:rPr>
        <w:t>.</w:t>
      </w:r>
      <w:r w:rsidRPr="00237295">
        <w:rPr>
          <w:i w:val="0"/>
          <w:color w:val="auto"/>
          <w:sz w:val="20"/>
        </w:rPr>
        <w:t xml:space="preserve"> </w:t>
      </w:r>
      <w:r>
        <w:rPr>
          <w:i w:val="0"/>
          <w:color w:val="auto"/>
          <w:sz w:val="20"/>
        </w:rPr>
        <w:t>Flowchart of the methodology undertaken in this study.  SWOT refers to the simulated test rivers which mimic the types of observations the SWOT satellite will provide when launched in 2021.</w:t>
      </w:r>
    </w:p>
    <w:p w14:paraId="32FFF8FF" w14:textId="617EDBBD" w:rsidR="0098175D" w:rsidRDefault="00455C40" w:rsidP="00455C40">
      <w:pPr>
        <w:spacing w:line="480" w:lineRule="auto"/>
        <w:jc w:val="both"/>
        <w:rPr>
          <w:b/>
          <w:sz w:val="24"/>
          <w:szCs w:val="24"/>
        </w:rPr>
      </w:pPr>
      <w:r>
        <w:rPr>
          <w:b/>
          <w:sz w:val="24"/>
          <w:szCs w:val="24"/>
        </w:rPr>
        <w:t>1)</w:t>
      </w:r>
      <w:r w:rsidR="0098175D">
        <w:rPr>
          <w:b/>
          <w:sz w:val="24"/>
          <w:szCs w:val="24"/>
        </w:rPr>
        <w:t xml:space="preserve"> </w:t>
      </w:r>
      <w:r w:rsidR="0098175D">
        <w:rPr>
          <w:sz w:val="24"/>
          <w:szCs w:val="24"/>
        </w:rPr>
        <w:t>Section 2 outlines two test</w:t>
      </w:r>
      <w:r w:rsidR="009209A2">
        <w:rPr>
          <w:sz w:val="24"/>
          <w:szCs w:val="24"/>
        </w:rPr>
        <w:t xml:space="preserve">s </w:t>
      </w:r>
      <w:r w:rsidR="00163E25">
        <w:rPr>
          <w:sz w:val="24"/>
          <w:szCs w:val="24"/>
        </w:rPr>
        <w:t xml:space="preserve">that rely on </w:t>
      </w:r>
      <w:r w:rsidR="0098175D">
        <w:rPr>
          <w:sz w:val="24"/>
          <w:szCs w:val="24"/>
        </w:rPr>
        <w:t>invert</w:t>
      </w:r>
      <w:r w:rsidR="00163E25">
        <w:rPr>
          <w:sz w:val="24"/>
          <w:szCs w:val="24"/>
        </w:rPr>
        <w:t xml:space="preserve">ing </w:t>
      </w:r>
      <w:r w:rsidR="00A8155A">
        <w:rPr>
          <w:sz w:val="24"/>
          <w:szCs w:val="24"/>
        </w:rPr>
        <w:t>either</w:t>
      </w:r>
      <w:r w:rsidR="00163E25">
        <w:rPr>
          <w:sz w:val="24"/>
          <w:szCs w:val="24"/>
        </w:rPr>
        <w:t xml:space="preserve"> Manning’s equation </w:t>
      </w:r>
      <w:r w:rsidR="009209A2">
        <w:rPr>
          <w:sz w:val="24"/>
          <w:szCs w:val="24"/>
        </w:rPr>
        <w:t>or</w:t>
      </w:r>
      <w:r w:rsidR="0098175D">
        <w:rPr>
          <w:sz w:val="24"/>
          <w:szCs w:val="24"/>
        </w:rPr>
        <w:t xml:space="preserve"> AMHG as </w:t>
      </w:r>
      <w:r w:rsidR="002B2404">
        <w:rPr>
          <w:sz w:val="24"/>
          <w:szCs w:val="24"/>
        </w:rPr>
        <w:t>the</w:t>
      </w:r>
      <w:r w:rsidR="0098175D">
        <w:rPr>
          <w:sz w:val="24"/>
          <w:szCs w:val="24"/>
        </w:rPr>
        <w:t xml:space="preserve"> flow law</w:t>
      </w:r>
      <w:r w:rsidR="002B2404">
        <w:rPr>
          <w:sz w:val="24"/>
          <w:szCs w:val="24"/>
        </w:rPr>
        <w:t xml:space="preserve"> in </w:t>
      </w:r>
      <w:r w:rsidR="009209A2">
        <w:rPr>
          <w:sz w:val="24"/>
          <w:szCs w:val="24"/>
        </w:rPr>
        <w:t>a</w:t>
      </w:r>
      <w:r w:rsidR="002B2404">
        <w:rPr>
          <w:sz w:val="24"/>
          <w:szCs w:val="24"/>
        </w:rPr>
        <w:t xml:space="preserve"> </w:t>
      </w:r>
      <w:proofErr w:type="spellStart"/>
      <w:r w:rsidR="002B2404">
        <w:rPr>
          <w:sz w:val="24"/>
          <w:szCs w:val="24"/>
        </w:rPr>
        <w:t>McFLI</w:t>
      </w:r>
      <w:proofErr w:type="spellEnd"/>
      <w:r w:rsidR="0098175D">
        <w:rPr>
          <w:sz w:val="24"/>
          <w:szCs w:val="24"/>
        </w:rPr>
        <w:t>.</w:t>
      </w:r>
      <w:r>
        <w:rPr>
          <w:b/>
          <w:sz w:val="24"/>
          <w:szCs w:val="24"/>
        </w:rPr>
        <w:t xml:space="preserve"> </w:t>
      </w:r>
      <w:r w:rsidR="0098175D">
        <w:rPr>
          <w:b/>
          <w:sz w:val="24"/>
          <w:szCs w:val="24"/>
        </w:rPr>
        <w:t xml:space="preserve"> </w:t>
      </w:r>
      <w:r w:rsidR="0098175D">
        <w:rPr>
          <w:sz w:val="24"/>
          <w:szCs w:val="24"/>
        </w:rPr>
        <w:t>BAM (</w:t>
      </w:r>
      <w:proofErr w:type="spellStart"/>
      <w:r w:rsidR="0098175D">
        <w:rPr>
          <w:sz w:val="24"/>
          <w:szCs w:val="24"/>
        </w:rPr>
        <w:t>Hagemann</w:t>
      </w:r>
      <w:proofErr w:type="spellEnd"/>
      <w:r w:rsidR="0098175D">
        <w:rPr>
          <w:sz w:val="24"/>
          <w:szCs w:val="24"/>
        </w:rPr>
        <w:t xml:space="preserve"> et al. 2017) was designed to do just this and thus serves as a convenient </w:t>
      </w:r>
      <w:proofErr w:type="spellStart"/>
      <w:r w:rsidR="0098175D">
        <w:rPr>
          <w:sz w:val="24"/>
          <w:szCs w:val="24"/>
        </w:rPr>
        <w:t>McFLI</w:t>
      </w:r>
      <w:proofErr w:type="spellEnd"/>
      <w:r w:rsidR="0098175D">
        <w:rPr>
          <w:sz w:val="24"/>
          <w:szCs w:val="24"/>
        </w:rPr>
        <w:t xml:space="preserve"> </w:t>
      </w:r>
      <w:r w:rsidR="00044E7C">
        <w:rPr>
          <w:sz w:val="24"/>
          <w:szCs w:val="24"/>
        </w:rPr>
        <w:t>for this</w:t>
      </w:r>
      <w:r w:rsidR="0098175D">
        <w:rPr>
          <w:sz w:val="24"/>
          <w:szCs w:val="24"/>
        </w:rPr>
        <w:t xml:space="preserve"> case study.</w:t>
      </w:r>
    </w:p>
    <w:p w14:paraId="57A29A93" w14:textId="77777777" w:rsidR="0098175D" w:rsidRDefault="0098175D" w:rsidP="00455C40">
      <w:pPr>
        <w:spacing w:line="480" w:lineRule="auto"/>
        <w:jc w:val="both"/>
        <w:rPr>
          <w:b/>
          <w:sz w:val="24"/>
          <w:szCs w:val="24"/>
        </w:rPr>
      </w:pPr>
    </w:p>
    <w:p w14:paraId="042B4497" w14:textId="67E6756D" w:rsidR="00847A78" w:rsidRDefault="0098175D" w:rsidP="00455C40">
      <w:pPr>
        <w:spacing w:line="480" w:lineRule="auto"/>
        <w:jc w:val="both"/>
        <w:rPr>
          <w:sz w:val="24"/>
          <w:szCs w:val="24"/>
        </w:rPr>
      </w:pPr>
      <w:r w:rsidRPr="0098175D">
        <w:rPr>
          <w:b/>
          <w:sz w:val="24"/>
          <w:szCs w:val="24"/>
        </w:rPr>
        <w:t xml:space="preserve">2) </w:t>
      </w:r>
      <w:r w:rsidR="00FE48DF">
        <w:rPr>
          <w:sz w:val="24"/>
          <w:szCs w:val="24"/>
        </w:rPr>
        <w:t xml:space="preserve">BAM </w:t>
      </w:r>
      <w:r w:rsidR="003453DA" w:rsidRPr="003453DA">
        <w:rPr>
          <w:sz w:val="24"/>
          <w:szCs w:val="24"/>
        </w:rPr>
        <w:t>probabilistically estimates discharge via Bayesian inference and a Hamiltonian Monte Carlo sampling scheme.  It returns a full posterior distribution of predicted discharge given inputs of river width (using AMHG phys</w:t>
      </w:r>
      <w:r w:rsidR="00E446EF">
        <w:rPr>
          <w:sz w:val="24"/>
          <w:szCs w:val="24"/>
        </w:rPr>
        <w:t xml:space="preserve">ics) or river width and </w:t>
      </w:r>
      <w:r w:rsidR="003453DA" w:rsidRPr="003453DA">
        <w:rPr>
          <w:sz w:val="24"/>
          <w:szCs w:val="24"/>
        </w:rPr>
        <w:t xml:space="preserve">height (using Manning’s equation).  </w:t>
      </w:r>
      <w:proofErr w:type="spellStart"/>
      <w:r w:rsidR="00847A78" w:rsidRPr="003453DA">
        <w:rPr>
          <w:sz w:val="24"/>
          <w:szCs w:val="24"/>
        </w:rPr>
        <w:t>Hagemann</w:t>
      </w:r>
      <w:proofErr w:type="spellEnd"/>
      <w:r w:rsidR="00847A78" w:rsidRPr="003453DA">
        <w:rPr>
          <w:sz w:val="24"/>
          <w:szCs w:val="24"/>
        </w:rPr>
        <w:t xml:space="preserve"> et al. (2017) enabled BAM to invert Manning’s equation and/or AMHG, as controlled by user choices.  The algorithm also allows a ‘switch’, where AMHG is turned on for rivers when AMHG is deemed suitably strong as determined automatically from input data (Text S1, </w:t>
      </w:r>
      <w:proofErr w:type="spellStart"/>
      <w:r w:rsidR="00847A78" w:rsidRPr="003453DA">
        <w:rPr>
          <w:sz w:val="24"/>
          <w:szCs w:val="24"/>
        </w:rPr>
        <w:t>Hagemann</w:t>
      </w:r>
      <w:proofErr w:type="spellEnd"/>
      <w:r w:rsidR="00847A78" w:rsidRPr="003453DA">
        <w:rPr>
          <w:sz w:val="24"/>
          <w:szCs w:val="24"/>
        </w:rPr>
        <w:t xml:space="preserve"> et al., 2017).</w:t>
      </w:r>
      <w:r w:rsidR="00880FDF">
        <w:rPr>
          <w:sz w:val="24"/>
          <w:szCs w:val="24"/>
        </w:rPr>
        <w:t xml:space="preserve">  The ‘switch’ implementation was used on the SWOT-simulated rivers, while AMHG-only was used in the Mackenzie River basin.</w:t>
      </w:r>
    </w:p>
    <w:p w14:paraId="18425C5B" w14:textId="77777777" w:rsidR="00F04736" w:rsidRDefault="00F04736" w:rsidP="00455C40">
      <w:pPr>
        <w:spacing w:line="480" w:lineRule="auto"/>
        <w:jc w:val="both"/>
        <w:rPr>
          <w:sz w:val="24"/>
          <w:szCs w:val="24"/>
        </w:rPr>
      </w:pPr>
    </w:p>
    <w:p w14:paraId="3120AEB6" w14:textId="4F691072" w:rsidR="0017204B" w:rsidRDefault="0017204B" w:rsidP="00455C40">
      <w:pPr>
        <w:spacing w:line="480" w:lineRule="auto"/>
        <w:jc w:val="both"/>
        <w:rPr>
          <w:sz w:val="24"/>
          <w:szCs w:val="24"/>
        </w:rPr>
      </w:pPr>
      <w:r>
        <w:rPr>
          <w:b/>
          <w:sz w:val="24"/>
          <w:szCs w:val="24"/>
        </w:rPr>
        <w:t xml:space="preserve">3) </w:t>
      </w:r>
      <w:r w:rsidRPr="003453DA">
        <w:rPr>
          <w:sz w:val="24"/>
          <w:szCs w:val="24"/>
        </w:rPr>
        <w:t xml:space="preserve">Equations 1 and 2 are the Bayesian likelihood functions inverted within BAM to estimate </w:t>
      </w:r>
      <w:r w:rsidRPr="003453DA">
        <w:rPr>
          <w:i/>
          <w:sz w:val="24"/>
          <w:szCs w:val="24"/>
        </w:rPr>
        <w:t>Q</w:t>
      </w:r>
      <w:r w:rsidRPr="003453DA">
        <w:rPr>
          <w:iCs/>
          <w:sz w:val="24"/>
          <w:szCs w:val="24"/>
        </w:rPr>
        <w:t>.  Equation 1 is Manning’s and Equation 2 is AMHG</w:t>
      </w:r>
      <w:r w:rsidR="004622F1">
        <w:rPr>
          <w:sz w:val="24"/>
          <w:szCs w:val="24"/>
        </w:rPr>
        <w:t>, after updating</w:t>
      </w:r>
      <w:r w:rsidR="004622F1" w:rsidRPr="003453DA">
        <w:rPr>
          <w:sz w:val="24"/>
          <w:szCs w:val="24"/>
        </w:rPr>
        <w:t xml:space="preserve"> the physical flow law for AMHG to reflect new findings on the physical basis o</w:t>
      </w:r>
      <w:r w:rsidR="00A65A5D">
        <w:rPr>
          <w:sz w:val="24"/>
          <w:szCs w:val="24"/>
        </w:rPr>
        <w:t>f AMHG (Brinkerhoff et al. 2019- Text S1)</w:t>
      </w:r>
      <w:r w:rsidR="004622F1" w:rsidRPr="003453DA">
        <w:rPr>
          <w:sz w:val="24"/>
          <w:szCs w:val="24"/>
        </w:rPr>
        <w:t xml:space="preserve">.  </w:t>
      </w:r>
      <w:commentRangeStart w:id="8"/>
      <w:commentRangeStart w:id="9"/>
      <w:r w:rsidR="004622F1" w:rsidRPr="003453DA">
        <w:rPr>
          <w:sz w:val="24"/>
          <w:szCs w:val="24"/>
        </w:rPr>
        <w:t>This is detailed in Text S1</w:t>
      </w:r>
      <w:del w:id="10" w:author="Colin Gleason" w:date="2020-03-06T10:10:00Z">
        <w:r w:rsidR="004622F1" w:rsidRPr="003453DA" w:rsidDel="0049687E">
          <w:rPr>
            <w:sz w:val="24"/>
            <w:szCs w:val="24"/>
          </w:rPr>
          <w:delText xml:space="preserve"> </w:delText>
        </w:r>
      </w:del>
      <w:commentRangeEnd w:id="8"/>
      <w:r w:rsidR="004622F1" w:rsidRPr="003453DA">
        <w:rPr>
          <w:rStyle w:val="CommentReference"/>
          <w:sz w:val="24"/>
          <w:szCs w:val="24"/>
        </w:rPr>
        <w:commentReference w:id="8"/>
      </w:r>
      <w:commentRangeEnd w:id="9"/>
      <w:r w:rsidR="004622F1" w:rsidRPr="003453DA">
        <w:rPr>
          <w:rStyle w:val="CommentReference"/>
          <w:sz w:val="24"/>
          <w:szCs w:val="24"/>
        </w:rPr>
        <w:commentReference w:id="9"/>
      </w:r>
      <w:ins w:id="11" w:author="Colin Gleason" w:date="2020-03-06T10:10:00Z">
        <w:r w:rsidR="004622F1" w:rsidRPr="003453DA">
          <w:rPr>
            <w:sz w:val="24"/>
            <w:szCs w:val="24"/>
          </w:rPr>
          <w:t>.</w:t>
        </w:r>
      </w:ins>
      <w:r w:rsidR="004622F1" w:rsidRPr="003453DA">
        <w:rPr>
          <w:sz w:val="24"/>
          <w:szCs w:val="24"/>
        </w:rPr>
        <w:t xml:space="preserve">.  </w:t>
      </w:r>
    </w:p>
    <w:p w14:paraId="4870E687" w14:textId="77777777" w:rsidR="0017204B" w:rsidRPr="00B10633" w:rsidRDefault="0017204B" w:rsidP="0017204B">
      <w:pPr>
        <w:spacing w:line="480" w:lineRule="auto"/>
        <w:jc w:val="center"/>
        <w:rPr>
          <w:sz w:val="24"/>
        </w:rPr>
      </w:pPr>
      <m:oMath>
        <m:r>
          <w:rPr>
            <w:rFonts w:ascii="Cambria Math" w:hAnsi="Cambria Math"/>
            <w:sz w:val="24"/>
          </w:rPr>
          <m:t>4log</m:t>
        </m:r>
        <m:sSub>
          <m:sSubPr>
            <m:ctrlPr>
              <w:rPr>
                <w:rFonts w:ascii="Cambria Math" w:hAnsi="Cambria Math"/>
                <w:i/>
                <w:sz w:val="24"/>
              </w:rPr>
            </m:ctrlPr>
          </m:sSubPr>
          <m:e>
            <m:r>
              <w:rPr>
                <w:rFonts w:ascii="Cambria Math" w:hAnsi="Cambria Math"/>
                <w:sz w:val="24"/>
              </w:rPr>
              <m:t>W</m:t>
            </m:r>
          </m:e>
          <m:sub>
            <m:r>
              <w:rPr>
                <w:rFonts w:ascii="Cambria Math" w:hAnsi="Cambria Math"/>
                <w:sz w:val="24"/>
              </w:rPr>
              <m:t>it</m:t>
            </m:r>
          </m:sub>
        </m:sSub>
        <m:r>
          <w:rPr>
            <w:rFonts w:ascii="Cambria Math" w:hAnsi="Cambria Math"/>
            <w:sz w:val="24"/>
          </w:rPr>
          <m:t>-3log</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r>
          <w:rPr>
            <w:rFonts w:ascii="Cambria Math" w:hAnsi="Cambria Math"/>
            <w:sz w:val="24"/>
          </w:rPr>
          <m:t>=-6logn-6log</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+10</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δ</m:t>
                </m:r>
                <m:sSub>
                  <m:sSubPr>
                    <m:ctrlPr>
                      <w:rPr>
                        <w:rFonts w:ascii="Cambria Math" w:hAnsi="Cambria Math"/>
                        <w:i/>
                        <w:sz w:val="24"/>
                      </w:rPr>
                    </m:ctrlPr>
                  </m:sSubPr>
                  <m:e>
                    <m:r>
                      <w:rPr>
                        <w:rFonts w:ascii="Cambria Math" w:hAnsi="Cambria Math"/>
                        <w:sz w:val="24"/>
                      </w:rPr>
                      <m:t>A</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0,i</m:t>
                    </m:r>
                  </m:sub>
                </m:sSub>
              </m:e>
            </m:d>
          </m:e>
        </m:func>
        <m:r>
          <w:rPr>
            <w:rFonts w:ascii="Cambria Math" w:hAnsi="Cambria Math"/>
            <w:sz w:val="24"/>
          </w:rPr>
          <m:t>+6</m:t>
        </m:r>
        <m:sSub>
          <m:sSubPr>
            <m:ctrlPr>
              <w:rPr>
                <w:rFonts w:ascii="Cambria Math" w:hAnsi="Cambria Math"/>
                <w:i/>
                <w:sz w:val="24"/>
              </w:rPr>
            </m:ctrlPr>
          </m:sSubPr>
          <m:e>
            <m:r>
              <w:rPr>
                <w:rFonts w:ascii="Cambria Math" w:hAnsi="Cambria Math"/>
                <w:sz w:val="24"/>
              </w:rPr>
              <m:t>ϵ</m:t>
            </m:r>
          </m:e>
          <m:sub>
            <m:r>
              <w:rPr>
                <w:rFonts w:ascii="Cambria Math" w:hAnsi="Cambria Math"/>
                <w:sz w:val="24"/>
              </w:rPr>
              <m:t>m</m:t>
            </m:r>
          </m:sub>
        </m:sSub>
      </m:oMath>
      <w:r>
        <w:rPr>
          <w:sz w:val="24"/>
        </w:rPr>
        <w:tab/>
        <w:t>1</w:t>
      </w:r>
    </w:p>
    <w:p w14:paraId="2E489984" w14:textId="77777777" w:rsidR="0017204B" w:rsidRDefault="0017204B" w:rsidP="0017204B">
      <w:pPr>
        <w:spacing w:line="480" w:lineRule="auto"/>
        <w:jc w:val="center"/>
        <w:rPr>
          <w:sz w:val="24"/>
        </w:rPr>
      </w:pPr>
      <w:r>
        <w:rPr>
          <w:sz w:val="24"/>
        </w:rPr>
        <w:tab/>
      </w:r>
      <m:oMath>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den>
                </m:f>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sub>
                        </m:sSub>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+1</m:t>
                            </m:r>
                          </m:e>
                        </m:d>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log</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W</m:t>
                                </m:r>
                              </m:e>
                              <m:sub>
                                <m:r>
                                  <w:rPr>
                                    <w:rFonts w:ascii="Cambria Math" w:hAnsi="Cambria Math"/>
                                    <w:sz w:val="24"/>
                                  </w:rPr>
                                  <m:t>b</m:t>
                                </m:r>
                              </m:sub>
                            </m:sSub>
                          </m:e>
                          <m:sub>
                            <m:r>
                              <w:rPr>
                                <w:rFonts w:ascii="Cambria Math" w:hAnsi="Cambria Math"/>
                                <w:sz w:val="24"/>
                              </w:rPr>
                              <m:t>i</m:t>
                            </m:r>
                          </m:sub>
                        </m:sSub>
                        <m:r>
                          <w:rPr>
                            <w:rFonts w:ascii="Cambria Math" w:hAnsi="Cambria Math"/>
                            <w:sz w:val="24"/>
                          </w:rPr>
                          <m:t>+log</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log</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e>
                    </m:d>
                  </m:e>
                </m:d>
              </m:e>
            </m:d>
          </m:e>
        </m:d>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ϵ</m:t>
            </m:r>
          </m:e>
          <m:sub>
            <m:r>
              <w:rPr>
                <w:rFonts w:ascii="Cambria Math" w:hAnsi="Cambria Math"/>
                <w:sz w:val="24"/>
              </w:rPr>
              <m:t>g</m:t>
            </m:r>
          </m:sub>
        </m:sSub>
      </m:oMath>
      <w:r>
        <w:rPr>
          <w:sz w:val="24"/>
        </w:rPr>
        <w:tab/>
      </w:r>
      <w:r>
        <w:rPr>
          <w:sz w:val="24"/>
        </w:rPr>
        <w:tab/>
      </w:r>
      <w:r>
        <w:rPr>
          <w:sz w:val="24"/>
        </w:rPr>
        <w:tab/>
      </w:r>
      <w:r>
        <w:rPr>
          <w:sz w:val="24"/>
        </w:rPr>
        <w:tab/>
      </w:r>
      <w:r>
        <w:rPr>
          <w:sz w:val="24"/>
        </w:rPr>
        <w:tab/>
        <w:t>2</w:t>
      </w:r>
    </w:p>
    <w:p w14:paraId="323639F1" w14:textId="482DE5B3" w:rsidR="0017204B" w:rsidRDefault="0017204B" w:rsidP="0017204B">
      <w:pPr>
        <w:spacing w:line="480" w:lineRule="auto"/>
        <w:jc w:val="both"/>
        <w:rPr>
          <w:sz w:val="24"/>
          <w:szCs w:val="24"/>
        </w:rPr>
      </w:pPr>
      <w:proofErr w:type="spellStart"/>
      <w:r w:rsidRPr="00C341A0">
        <w:rPr>
          <w:i/>
          <w:sz w:val="24"/>
          <w:szCs w:val="24"/>
        </w:rPr>
        <w:lastRenderedPageBreak/>
        <w:t>i</w:t>
      </w:r>
      <w:proofErr w:type="spellEnd"/>
      <w:r w:rsidRPr="00C341A0">
        <w:rPr>
          <w:i/>
          <w:sz w:val="24"/>
          <w:szCs w:val="24"/>
        </w:rPr>
        <w:t xml:space="preserve"> </w:t>
      </w:r>
      <w:r w:rsidRPr="00C341A0">
        <w:rPr>
          <w:sz w:val="24"/>
          <w:szCs w:val="24"/>
        </w:rPr>
        <w:t xml:space="preserve">represents space-varying and </w:t>
      </w:r>
      <w:r w:rsidRPr="00C341A0">
        <w:rPr>
          <w:i/>
          <w:sz w:val="24"/>
          <w:szCs w:val="24"/>
        </w:rPr>
        <w:t xml:space="preserve">t </w:t>
      </w:r>
      <w:r w:rsidRPr="00C341A0">
        <w:rPr>
          <w:sz w:val="24"/>
          <w:szCs w:val="24"/>
        </w:rPr>
        <w:t>represents time-varying quantities</w:t>
      </w:r>
      <w:r>
        <w:rPr>
          <w:sz w:val="24"/>
          <w:szCs w:val="24"/>
        </w:rPr>
        <w:t>.</w:t>
      </w:r>
      <w:r w:rsidRPr="00C341A0">
        <w:rPr>
          <w:sz w:val="24"/>
          <w:szCs w:val="24"/>
        </w:rPr>
        <w:t xml:space="preserve"> </w:t>
      </w:r>
      <w:r>
        <w:rPr>
          <w:sz w:val="24"/>
          <w:szCs w:val="24"/>
        </w:rPr>
        <w:t xml:space="preserve"> </w:t>
      </w:r>
      <w:r w:rsidRPr="00C341A0">
        <w:rPr>
          <w:i/>
          <w:sz w:val="24"/>
          <w:szCs w:val="24"/>
        </w:rPr>
        <w:t xml:space="preserve">S </w:t>
      </w:r>
      <w:r w:rsidRPr="00C341A0">
        <w:rPr>
          <w:sz w:val="24"/>
          <w:szCs w:val="24"/>
        </w:rPr>
        <w:t xml:space="preserve">is bed slope, </w:t>
      </w:r>
      <w:r w:rsidRPr="00C341A0">
        <w:rPr>
          <w:i/>
          <w:sz w:val="24"/>
          <w:szCs w:val="24"/>
        </w:rPr>
        <w:t>A</w:t>
      </w:r>
      <w:r>
        <w:rPr>
          <w:i/>
          <w:sz w:val="24"/>
          <w:szCs w:val="24"/>
          <w:vertAlign w:val="subscript"/>
        </w:rPr>
        <w:t>0</w:t>
      </w:r>
      <w:r w:rsidRPr="00C341A0">
        <w:rPr>
          <w:i/>
          <w:sz w:val="24"/>
          <w:szCs w:val="24"/>
        </w:rPr>
        <w:t xml:space="preserve"> </w:t>
      </w:r>
      <w:r w:rsidRPr="00C341A0">
        <w:rPr>
          <w:sz w:val="24"/>
          <w:szCs w:val="24"/>
        </w:rPr>
        <w:t>is the</w:t>
      </w:r>
      <w:r>
        <w:rPr>
          <w:sz w:val="24"/>
          <w:szCs w:val="24"/>
        </w:rPr>
        <w:t xml:space="preserve"> median</w:t>
      </w:r>
      <w:r w:rsidRPr="00C341A0">
        <w:rPr>
          <w:sz w:val="24"/>
          <w:szCs w:val="24"/>
        </w:rPr>
        <w:t xml:space="preserve"> channel cross-sectional area, </w:t>
      </w:r>
      <w:r w:rsidRPr="00C341A0">
        <w:rPr>
          <w:i/>
          <w:sz w:val="24"/>
          <w:szCs w:val="24"/>
        </w:rPr>
        <w:t xml:space="preserve">n </w:t>
      </w:r>
      <w:r w:rsidRPr="00C341A0">
        <w:rPr>
          <w:sz w:val="24"/>
          <w:szCs w:val="24"/>
        </w:rPr>
        <w:t xml:space="preserve">is Manning’s roughness coefficient, </w:t>
      </w:r>
      <w:r w:rsidRPr="00C341A0">
        <w:rPr>
          <w:i/>
          <w:sz w:val="24"/>
          <w:szCs w:val="24"/>
        </w:rPr>
        <w:t xml:space="preserve">b </w:t>
      </w:r>
      <w:r w:rsidRPr="00C341A0">
        <w:rPr>
          <w:sz w:val="24"/>
          <w:szCs w:val="24"/>
        </w:rPr>
        <w:t xml:space="preserve">is the width AHG scaling exponent, </w:t>
      </w:r>
      <w:r w:rsidRPr="00C341A0">
        <w:rPr>
          <w:i/>
          <w:sz w:val="24"/>
          <w:szCs w:val="24"/>
        </w:rPr>
        <w:t xml:space="preserve">r </w:t>
      </w:r>
      <w:r w:rsidRPr="00C341A0">
        <w:rPr>
          <w:sz w:val="24"/>
          <w:szCs w:val="24"/>
        </w:rPr>
        <w:t xml:space="preserve">is a channel shape parameter, and </w:t>
      </w:r>
      <w:proofErr w:type="spellStart"/>
      <w:r w:rsidRPr="00C341A0">
        <w:rPr>
          <w:i/>
          <w:sz w:val="24"/>
          <w:szCs w:val="24"/>
        </w:rPr>
        <w:t>W</w:t>
      </w:r>
      <w:r w:rsidRPr="00C341A0">
        <w:rPr>
          <w:i/>
          <w:sz w:val="24"/>
          <w:szCs w:val="24"/>
          <w:vertAlign w:val="subscript"/>
        </w:rPr>
        <w:t>b</w:t>
      </w:r>
      <w:proofErr w:type="spellEnd"/>
      <w:r w:rsidRPr="00C341A0">
        <w:rPr>
          <w:i/>
          <w:sz w:val="24"/>
          <w:szCs w:val="24"/>
          <w:vertAlign w:val="subscript"/>
        </w:rPr>
        <w:t xml:space="preserve"> </w:t>
      </w:r>
      <w:r w:rsidRPr="00C341A0">
        <w:rPr>
          <w:sz w:val="24"/>
          <w:szCs w:val="24"/>
        </w:rPr>
        <w:t xml:space="preserve">and </w:t>
      </w:r>
      <w:r w:rsidRPr="00C341A0">
        <w:rPr>
          <w:i/>
          <w:sz w:val="24"/>
          <w:szCs w:val="24"/>
        </w:rPr>
        <w:t>D</w:t>
      </w:r>
      <w:r w:rsidRPr="00C341A0">
        <w:rPr>
          <w:i/>
          <w:sz w:val="24"/>
          <w:szCs w:val="24"/>
          <w:vertAlign w:val="subscript"/>
        </w:rPr>
        <w:t xml:space="preserve">b </w:t>
      </w:r>
      <w:r w:rsidRPr="00C341A0">
        <w:rPr>
          <w:sz w:val="24"/>
          <w:szCs w:val="24"/>
        </w:rPr>
        <w:t xml:space="preserve">are </w:t>
      </w:r>
      <w:proofErr w:type="spellStart"/>
      <w:r w:rsidRPr="00C341A0">
        <w:rPr>
          <w:sz w:val="24"/>
          <w:szCs w:val="24"/>
        </w:rPr>
        <w:t>bankfull</w:t>
      </w:r>
      <w:proofErr w:type="spellEnd"/>
      <w:r w:rsidRPr="00C341A0">
        <w:rPr>
          <w:sz w:val="24"/>
          <w:szCs w:val="24"/>
        </w:rPr>
        <w:t xml:space="preserve"> width and depth, respectively.  The AMHG global parameter </w:t>
      </w:r>
      <w:proofErr w:type="spellStart"/>
      <w:r w:rsidRPr="00C341A0">
        <w:rPr>
          <w:i/>
          <w:sz w:val="24"/>
          <w:szCs w:val="24"/>
        </w:rPr>
        <w:t>W</w:t>
      </w:r>
      <w:r w:rsidRPr="00C341A0">
        <w:rPr>
          <w:i/>
          <w:sz w:val="24"/>
          <w:szCs w:val="24"/>
          <w:vertAlign w:val="subscript"/>
        </w:rPr>
        <w:t>c</w:t>
      </w:r>
      <w:proofErr w:type="spellEnd"/>
      <w:r w:rsidRPr="00C341A0">
        <w:rPr>
          <w:i/>
          <w:sz w:val="24"/>
          <w:szCs w:val="24"/>
        </w:rPr>
        <w:t xml:space="preserve"> </w:t>
      </w:r>
      <w:r w:rsidRPr="00C341A0">
        <w:rPr>
          <w:sz w:val="24"/>
          <w:szCs w:val="24"/>
        </w:rPr>
        <w:t xml:space="preserve">is also </w:t>
      </w:r>
      <w:r>
        <w:rPr>
          <w:sz w:val="24"/>
          <w:szCs w:val="24"/>
        </w:rPr>
        <w:t xml:space="preserve">in Equation 2, </w:t>
      </w:r>
      <w:r w:rsidRPr="00C341A0">
        <w:rPr>
          <w:sz w:val="24"/>
          <w:szCs w:val="24"/>
        </w:rPr>
        <w:t>and epsilon is an error term defin</w:t>
      </w:r>
      <w:r w:rsidR="00DE0188">
        <w:rPr>
          <w:sz w:val="24"/>
          <w:szCs w:val="24"/>
        </w:rPr>
        <w:t>ed as a normal random variable.</w:t>
      </w:r>
    </w:p>
    <w:p w14:paraId="23D1DFD1" w14:textId="77777777" w:rsidR="00EF2758" w:rsidRDefault="00EF2758" w:rsidP="0017204B">
      <w:pPr>
        <w:spacing w:line="480" w:lineRule="auto"/>
        <w:jc w:val="both"/>
        <w:rPr>
          <w:color w:val="1C1D1E"/>
          <w:sz w:val="24"/>
          <w:szCs w:val="24"/>
          <w:shd w:val="clear" w:color="auto" w:fill="FFFFFF"/>
        </w:rPr>
      </w:pPr>
    </w:p>
    <w:p w14:paraId="22DA646B" w14:textId="0E5F9601" w:rsidR="00EC5CB5" w:rsidRPr="001E278A" w:rsidRDefault="00847A78" w:rsidP="00236431">
      <w:pPr>
        <w:spacing w:line="480" w:lineRule="auto"/>
        <w:jc w:val="both"/>
        <w:rPr>
          <w:sz w:val="24"/>
        </w:rPr>
      </w:pPr>
      <w:r w:rsidRPr="00847A78">
        <w:rPr>
          <w:b/>
          <w:sz w:val="24"/>
          <w:szCs w:val="24"/>
        </w:rPr>
        <w:t>2)</w:t>
      </w:r>
      <w:r>
        <w:rPr>
          <w:sz w:val="24"/>
          <w:szCs w:val="24"/>
        </w:rPr>
        <w:t xml:space="preserve"> </w:t>
      </w:r>
      <w:r w:rsidR="0017204B">
        <w:rPr>
          <w:sz w:val="24"/>
          <w:szCs w:val="24"/>
        </w:rPr>
        <w:t xml:space="preserve">Equations 1 and 2 include </w:t>
      </w:r>
      <w:r w:rsidR="00E568A3">
        <w:rPr>
          <w:sz w:val="24"/>
          <w:szCs w:val="24"/>
        </w:rPr>
        <w:t>ten</w:t>
      </w:r>
      <w:r w:rsidR="0017204B">
        <w:rPr>
          <w:sz w:val="24"/>
          <w:szCs w:val="24"/>
        </w:rPr>
        <w:t xml:space="preserve"> terms that are not remotely sensible.  </w:t>
      </w:r>
      <w:r w:rsidR="003453DA" w:rsidRPr="003453DA">
        <w:rPr>
          <w:sz w:val="24"/>
          <w:szCs w:val="24"/>
        </w:rPr>
        <w:t>As</w:t>
      </w:r>
      <w:r w:rsidR="00802E09">
        <w:rPr>
          <w:sz w:val="24"/>
          <w:szCs w:val="24"/>
        </w:rPr>
        <w:t xml:space="preserve"> a Bayesian technique, BAM </w:t>
      </w:r>
      <w:r w:rsidR="0017204B">
        <w:rPr>
          <w:sz w:val="24"/>
          <w:szCs w:val="24"/>
        </w:rPr>
        <w:t>represents these</w:t>
      </w:r>
      <w:r w:rsidR="002854D5">
        <w:rPr>
          <w:sz w:val="24"/>
          <w:szCs w:val="24"/>
        </w:rPr>
        <w:t xml:space="preserve"> </w:t>
      </w:r>
      <w:r w:rsidR="00E568A3">
        <w:rPr>
          <w:sz w:val="24"/>
          <w:szCs w:val="24"/>
        </w:rPr>
        <w:t>ten</w:t>
      </w:r>
      <w:r w:rsidR="0017204B">
        <w:rPr>
          <w:sz w:val="24"/>
          <w:szCs w:val="24"/>
        </w:rPr>
        <w:t xml:space="preserve"> terms </w:t>
      </w:r>
      <w:r w:rsidR="00802E09">
        <w:rPr>
          <w:sz w:val="24"/>
          <w:szCs w:val="24"/>
        </w:rPr>
        <w:t xml:space="preserve">as </w:t>
      </w:r>
      <w:r w:rsidR="002854D5">
        <w:rPr>
          <w:sz w:val="24"/>
          <w:szCs w:val="24"/>
        </w:rPr>
        <w:t>thirty-</w:t>
      </w:r>
      <w:r w:rsidR="00E568A3">
        <w:rPr>
          <w:sz w:val="24"/>
          <w:szCs w:val="24"/>
        </w:rPr>
        <w:t>four</w:t>
      </w:r>
      <w:r w:rsidR="0017204B">
        <w:rPr>
          <w:sz w:val="24"/>
          <w:szCs w:val="24"/>
        </w:rPr>
        <w:t xml:space="preserve"> explicit prior parameters</w:t>
      </w:r>
      <w:r w:rsidR="00FD71EF">
        <w:rPr>
          <w:sz w:val="24"/>
          <w:szCs w:val="24"/>
        </w:rPr>
        <w:t>.  This makes BAM</w:t>
      </w:r>
      <w:r w:rsidR="003453DA" w:rsidRPr="003453DA">
        <w:rPr>
          <w:sz w:val="24"/>
          <w:szCs w:val="24"/>
        </w:rPr>
        <w:t xml:space="preserve"> a conve</w:t>
      </w:r>
      <w:r w:rsidR="00C64E54">
        <w:rPr>
          <w:sz w:val="24"/>
          <w:szCs w:val="24"/>
        </w:rPr>
        <w:t>nient algorithm for our tests</w:t>
      </w:r>
      <w:r w:rsidR="00703F7B">
        <w:rPr>
          <w:sz w:val="24"/>
          <w:szCs w:val="24"/>
        </w:rPr>
        <w:t xml:space="preserve"> on prior quality.  Recall </w:t>
      </w:r>
      <w:r w:rsidR="002614CD">
        <w:rPr>
          <w:sz w:val="24"/>
          <w:szCs w:val="24"/>
        </w:rPr>
        <w:t>our</w:t>
      </w:r>
      <w:r w:rsidR="00703F7B">
        <w:rPr>
          <w:sz w:val="24"/>
          <w:szCs w:val="24"/>
        </w:rPr>
        <w:t xml:space="preserve"> </w:t>
      </w:r>
      <w:r w:rsidR="002614CD">
        <w:rPr>
          <w:sz w:val="24"/>
          <w:szCs w:val="24"/>
        </w:rPr>
        <w:t>hypothesis</w:t>
      </w:r>
      <w:r w:rsidR="00703F7B">
        <w:rPr>
          <w:sz w:val="24"/>
          <w:szCs w:val="24"/>
        </w:rPr>
        <w:t xml:space="preserve"> that contextualizing priors to their specific rivers will improve </w:t>
      </w:r>
      <w:proofErr w:type="spellStart"/>
      <w:r w:rsidR="00703F7B">
        <w:rPr>
          <w:sz w:val="24"/>
          <w:szCs w:val="24"/>
        </w:rPr>
        <w:t>McFLI</w:t>
      </w:r>
      <w:proofErr w:type="spellEnd"/>
      <w:r w:rsidR="00703F7B">
        <w:rPr>
          <w:sz w:val="24"/>
          <w:szCs w:val="24"/>
        </w:rPr>
        <w:t xml:space="preserve"> performance.  </w:t>
      </w:r>
      <w:r w:rsidR="00072A10">
        <w:rPr>
          <w:sz w:val="24"/>
          <w:szCs w:val="24"/>
        </w:rPr>
        <w:t>To test this</w:t>
      </w:r>
      <w:r w:rsidR="0073173A">
        <w:rPr>
          <w:sz w:val="24"/>
          <w:szCs w:val="24"/>
        </w:rPr>
        <w:t xml:space="preserve">, we improved prior quality </w:t>
      </w:r>
      <w:r w:rsidR="00475935">
        <w:rPr>
          <w:sz w:val="24"/>
          <w:szCs w:val="24"/>
        </w:rPr>
        <w:t>through</w:t>
      </w:r>
      <w:r w:rsidR="00703F7B">
        <w:rPr>
          <w:sz w:val="24"/>
          <w:szCs w:val="24"/>
        </w:rPr>
        <w:t xml:space="preserve"> </w:t>
      </w:r>
      <w:r w:rsidR="00142A7E" w:rsidRPr="001E278A">
        <w:rPr>
          <w:sz w:val="24"/>
        </w:rPr>
        <w:t>two</w:t>
      </w:r>
      <w:r w:rsidR="005B30BF" w:rsidRPr="001E278A">
        <w:rPr>
          <w:sz w:val="24"/>
        </w:rPr>
        <w:t xml:space="preserve"> interventions to </w:t>
      </w:r>
      <w:bookmarkStart w:id="12" w:name="_Ref28349096"/>
      <w:r w:rsidR="0073173A">
        <w:rPr>
          <w:sz w:val="24"/>
        </w:rPr>
        <w:t>prior definitions,</w:t>
      </w:r>
      <w:r w:rsidR="00703F7B">
        <w:rPr>
          <w:sz w:val="24"/>
        </w:rPr>
        <w:t xml:space="preserve"> which are described in detail below.  First, we</w:t>
      </w:r>
      <w:r w:rsidR="00E86398">
        <w:rPr>
          <w:sz w:val="24"/>
        </w:rPr>
        <w:t xml:space="preserve"> </w:t>
      </w:r>
      <w:r w:rsidR="00703F7B">
        <w:rPr>
          <w:sz w:val="24"/>
        </w:rPr>
        <w:t>obtained</w:t>
      </w:r>
      <w:r w:rsidR="00E86398" w:rsidRPr="00E86398">
        <w:rPr>
          <w:sz w:val="24"/>
        </w:rPr>
        <w:t xml:space="preserve"> prior</w:t>
      </w:r>
      <w:r w:rsidR="00703F7B">
        <w:rPr>
          <w:sz w:val="24"/>
        </w:rPr>
        <w:t xml:space="preserve"> river knowledge</w:t>
      </w:r>
      <w:r w:rsidR="00E86398" w:rsidRPr="00E86398">
        <w:rPr>
          <w:sz w:val="24"/>
        </w:rPr>
        <w:t xml:space="preserve"> from a larger and more </w:t>
      </w:r>
      <w:proofErr w:type="spellStart"/>
      <w:r w:rsidR="00E86398" w:rsidRPr="00E86398">
        <w:rPr>
          <w:sz w:val="24"/>
        </w:rPr>
        <w:t>geomorphically</w:t>
      </w:r>
      <w:proofErr w:type="spellEnd"/>
      <w:r w:rsidR="00E86398" w:rsidRPr="00E86398">
        <w:rPr>
          <w:sz w:val="24"/>
        </w:rPr>
        <w:t>-varied dataset than previous work</w:t>
      </w:r>
      <w:r w:rsidR="00283FD7">
        <w:rPr>
          <w:sz w:val="24"/>
        </w:rPr>
        <w:t xml:space="preserve"> (Section 3.</w:t>
      </w:r>
      <w:r w:rsidR="008B4DEF">
        <w:rPr>
          <w:sz w:val="24"/>
        </w:rPr>
        <w:t>1)</w:t>
      </w:r>
      <w:r w:rsidR="00703F7B">
        <w:rPr>
          <w:sz w:val="24"/>
        </w:rPr>
        <w:t>, and then we</w:t>
      </w:r>
      <w:bookmarkStart w:id="13" w:name="_Hlk34724057"/>
      <w:r w:rsidR="00703F7B">
        <w:rPr>
          <w:sz w:val="24"/>
        </w:rPr>
        <w:t xml:space="preserve"> constructed</w:t>
      </w:r>
      <w:r w:rsidR="00E86398" w:rsidRPr="00E86398">
        <w:rPr>
          <w:sz w:val="24"/>
        </w:rPr>
        <w:t xml:space="preserve"> river classification frameworks to dimensionally reduce hydraulic variation to </w:t>
      </w:r>
      <w:proofErr w:type="spellStart"/>
      <w:r w:rsidR="00E86398" w:rsidRPr="00E86398">
        <w:rPr>
          <w:sz w:val="24"/>
        </w:rPr>
        <w:t>geomorphically</w:t>
      </w:r>
      <w:proofErr w:type="spellEnd"/>
      <w:r w:rsidR="00E86398" w:rsidRPr="00E86398">
        <w:rPr>
          <w:sz w:val="24"/>
        </w:rPr>
        <w:t xml:space="preserve"> distinct river types</w:t>
      </w:r>
      <w:r w:rsidR="00283FD7">
        <w:rPr>
          <w:sz w:val="24"/>
        </w:rPr>
        <w:t xml:space="preserve"> (Section 3</w:t>
      </w:r>
      <w:r w:rsidR="00C24047">
        <w:rPr>
          <w:sz w:val="24"/>
        </w:rPr>
        <w:t>.2).</w:t>
      </w:r>
      <w:bookmarkEnd w:id="13"/>
    </w:p>
    <w:bookmarkEnd w:id="12"/>
    <w:p w14:paraId="21C8AEC3" w14:textId="58E2D852" w:rsidR="00BE0324" w:rsidRDefault="007A3F18" w:rsidP="00D4687C">
      <w:pPr>
        <w:pStyle w:val="Heading-Secondary"/>
        <w:spacing w:line="480" w:lineRule="auto"/>
      </w:pPr>
      <w:r>
        <w:t>3.1</w:t>
      </w:r>
      <w:r w:rsidR="0049687E">
        <w:t xml:space="preserve"> </w:t>
      </w:r>
      <w:r w:rsidR="00BE0324">
        <w:t>New Training Data</w:t>
      </w:r>
    </w:p>
    <w:p w14:paraId="7144B236" w14:textId="2B95071F" w:rsidR="00360F82" w:rsidRDefault="00E86C19" w:rsidP="00E86C19">
      <w:pPr>
        <w:spacing w:after="160" w:line="480" w:lineRule="auto"/>
        <w:jc w:val="both"/>
        <w:rPr>
          <w:sz w:val="24"/>
        </w:rPr>
      </w:pPr>
      <w:r>
        <w:rPr>
          <w:b/>
          <w:sz w:val="24"/>
        </w:rPr>
        <w:t xml:space="preserve">1) </w:t>
      </w:r>
      <w:r w:rsidR="001A263C">
        <w:rPr>
          <w:bCs/>
          <w:sz w:val="24"/>
        </w:rPr>
        <w:t xml:space="preserve">For </w:t>
      </w:r>
      <w:proofErr w:type="spellStart"/>
      <w:r w:rsidR="001A263C">
        <w:rPr>
          <w:sz w:val="24"/>
        </w:rPr>
        <w:t>McFLIs</w:t>
      </w:r>
      <w:proofErr w:type="spellEnd"/>
      <w:r w:rsidR="001A263C">
        <w:rPr>
          <w:sz w:val="24"/>
        </w:rPr>
        <w:t xml:space="preserve"> to function in ungauged settings, p</w:t>
      </w:r>
      <w:r w:rsidR="00360F82">
        <w:rPr>
          <w:sz w:val="24"/>
        </w:rPr>
        <w:t xml:space="preserve">riors must be estimated using only RS </w:t>
      </w:r>
      <w:r w:rsidR="00C64CB9">
        <w:rPr>
          <w:sz w:val="24"/>
        </w:rPr>
        <w:t>variables (</w:t>
      </w:r>
      <w:r w:rsidR="00E50CCD">
        <w:rPr>
          <w:sz w:val="24"/>
        </w:rPr>
        <w:t>e.g.</w:t>
      </w:r>
      <w:r w:rsidR="00C64CB9">
        <w:rPr>
          <w:sz w:val="24"/>
        </w:rPr>
        <w:t xml:space="preserve"> </w:t>
      </w:r>
      <w:r w:rsidR="00535728">
        <w:rPr>
          <w:sz w:val="24"/>
        </w:rPr>
        <w:t>river</w:t>
      </w:r>
      <w:r w:rsidR="00C64CB9">
        <w:rPr>
          <w:sz w:val="24"/>
        </w:rPr>
        <w:t xml:space="preserve"> width).  </w:t>
      </w:r>
      <w:r w:rsidR="009936E6">
        <w:rPr>
          <w:sz w:val="24"/>
        </w:rPr>
        <w:t>This necessitates statistical model</w:t>
      </w:r>
      <w:r w:rsidR="00370781">
        <w:rPr>
          <w:sz w:val="24"/>
        </w:rPr>
        <w:t>s</w:t>
      </w:r>
      <w:r w:rsidR="009936E6">
        <w:rPr>
          <w:sz w:val="24"/>
        </w:rPr>
        <w:t xml:space="preserve"> t</w:t>
      </w:r>
      <w:r w:rsidR="00E50CCD">
        <w:rPr>
          <w:sz w:val="24"/>
        </w:rPr>
        <w:t>hat</w:t>
      </w:r>
      <w:r w:rsidR="009936E6">
        <w:rPr>
          <w:sz w:val="24"/>
        </w:rPr>
        <w:t xml:space="preserve"> estimate priors from just RS variables.  </w:t>
      </w:r>
      <w:r w:rsidR="00C64CB9">
        <w:rPr>
          <w:sz w:val="24"/>
        </w:rPr>
        <w:t>These</w:t>
      </w:r>
      <w:r w:rsidR="00BA1C4E">
        <w:rPr>
          <w:sz w:val="24"/>
        </w:rPr>
        <w:t xml:space="preserve"> </w:t>
      </w:r>
      <w:r w:rsidR="00C64CB9">
        <w:rPr>
          <w:sz w:val="24"/>
        </w:rPr>
        <w:t>models are trained on datasets of field-measured hydraulics, like those mentioned earlier (Brinkerhoff et al. 2019; Canova et al. 2016)</w:t>
      </w:r>
      <w:r w:rsidR="00360F82">
        <w:rPr>
          <w:sz w:val="24"/>
        </w:rPr>
        <w:t>.  BAM currently estimat</w:t>
      </w:r>
      <w:r w:rsidR="00C64CB9">
        <w:rPr>
          <w:sz w:val="24"/>
        </w:rPr>
        <w:t xml:space="preserve">es its priors using </w:t>
      </w:r>
      <w:proofErr w:type="spellStart"/>
      <w:r w:rsidR="00C64CB9">
        <w:rPr>
          <w:sz w:val="24"/>
        </w:rPr>
        <w:t>HYDRo</w:t>
      </w:r>
      <w:r w:rsidR="0094474F">
        <w:rPr>
          <w:sz w:val="24"/>
        </w:rPr>
        <w:t>S</w:t>
      </w:r>
      <w:r w:rsidR="00C64CB9">
        <w:rPr>
          <w:sz w:val="24"/>
        </w:rPr>
        <w:t>WOT</w:t>
      </w:r>
      <w:proofErr w:type="spellEnd"/>
      <w:r w:rsidR="00C64CB9">
        <w:rPr>
          <w:sz w:val="24"/>
        </w:rPr>
        <w:t xml:space="preserve">, one such dataset </w:t>
      </w:r>
      <w:r w:rsidR="00360F82">
        <w:rPr>
          <w:sz w:val="24"/>
        </w:rPr>
        <w:t xml:space="preserve">collected to provide ground-based measurements for SWOT-related research (Canova, et al. 2016).  We sought to expand this method by collecting an even larger set of </w:t>
      </w:r>
      <w:r w:rsidR="00BA1C4E">
        <w:rPr>
          <w:sz w:val="24"/>
        </w:rPr>
        <w:t>similar</w:t>
      </w:r>
      <w:r w:rsidR="00360F82">
        <w:rPr>
          <w:sz w:val="24"/>
        </w:rPr>
        <w:t xml:space="preserve"> measurements to encompass as much geomorphic variability as possible.</w:t>
      </w:r>
    </w:p>
    <w:p w14:paraId="7D7190F8" w14:textId="77777777" w:rsidR="001A263C" w:rsidRPr="00360F82" w:rsidRDefault="001A263C" w:rsidP="00E86C19">
      <w:pPr>
        <w:spacing w:after="160" w:line="480" w:lineRule="auto"/>
        <w:jc w:val="both"/>
        <w:rPr>
          <w:sz w:val="24"/>
        </w:rPr>
      </w:pPr>
    </w:p>
    <w:p w14:paraId="75C782C9" w14:textId="1915BFC7" w:rsidR="002C564A" w:rsidRPr="00023856" w:rsidRDefault="00360F82" w:rsidP="00E86C19">
      <w:pPr>
        <w:spacing w:after="160" w:line="480" w:lineRule="auto"/>
        <w:jc w:val="both"/>
        <w:rPr>
          <w:sz w:val="24"/>
        </w:rPr>
      </w:pPr>
      <w:r w:rsidRPr="00360F82">
        <w:rPr>
          <w:b/>
          <w:sz w:val="24"/>
        </w:rPr>
        <w:lastRenderedPageBreak/>
        <w:t>2)</w:t>
      </w:r>
      <w:r>
        <w:rPr>
          <w:sz w:val="24"/>
        </w:rPr>
        <w:t xml:space="preserve"> </w:t>
      </w:r>
      <w:r w:rsidR="00503000">
        <w:rPr>
          <w:sz w:val="24"/>
        </w:rPr>
        <w:t>We started with Brinkerhoff et al. (2019)’s dataset</w:t>
      </w:r>
      <w:r w:rsidR="00E86C19">
        <w:rPr>
          <w:sz w:val="24"/>
        </w:rPr>
        <w:t xml:space="preserve"> of field-measured hydraulics</w:t>
      </w:r>
      <w:r w:rsidR="00073602">
        <w:rPr>
          <w:sz w:val="24"/>
        </w:rPr>
        <w:t xml:space="preserve"> (hereafter termed ‘training data’)</w:t>
      </w:r>
      <w:r w:rsidR="00503000">
        <w:rPr>
          <w:sz w:val="24"/>
        </w:rPr>
        <w:t>, further filtering it and calculating new geomorphic attributes.</w:t>
      </w:r>
      <w:r w:rsidR="002833F4">
        <w:rPr>
          <w:sz w:val="24"/>
        </w:rPr>
        <w:t xml:space="preserve">  </w:t>
      </w:r>
      <w:r w:rsidR="00E86C19">
        <w:rPr>
          <w:sz w:val="24"/>
        </w:rPr>
        <w:t>The dataset contains</w:t>
      </w:r>
      <w:r w:rsidR="002524EB">
        <w:rPr>
          <w:sz w:val="24"/>
        </w:rPr>
        <w:t xml:space="preserve"> 730,072 unique measurements</w:t>
      </w:r>
      <w:r w:rsidR="00FE03A6">
        <w:rPr>
          <w:sz w:val="24"/>
        </w:rPr>
        <w:t xml:space="preserve"> for cross-sections with at least 20 measurements</w:t>
      </w:r>
      <w:r w:rsidR="002524EB">
        <w:rPr>
          <w:sz w:val="24"/>
        </w:rPr>
        <w:t>.  We filtered out imposs</w:t>
      </w:r>
      <w:r w:rsidR="00454949">
        <w:rPr>
          <w:sz w:val="24"/>
        </w:rPr>
        <w:t xml:space="preserve">ible measurements (i.e. </w:t>
      </w:r>
      <w:r w:rsidR="00454949">
        <w:rPr>
          <w:i/>
          <w:sz w:val="24"/>
        </w:rPr>
        <w:t xml:space="preserve">Q </w:t>
      </w:r>
      <w:r w:rsidR="002524EB">
        <w:rPr>
          <w:sz w:val="24"/>
        </w:rPr>
        <w:t>&lt; 0</w:t>
      </w:r>
      <w:r w:rsidR="00D00093">
        <w:rPr>
          <w:sz w:val="24"/>
        </w:rPr>
        <w:t xml:space="preserve">) and </w:t>
      </w:r>
      <w:r w:rsidR="002524EB">
        <w:rPr>
          <w:sz w:val="24"/>
        </w:rPr>
        <w:t>measurements identified by the USGS as ‘poor’</w:t>
      </w:r>
      <w:r w:rsidR="00D00093">
        <w:rPr>
          <w:sz w:val="24"/>
        </w:rPr>
        <w:t xml:space="preserve">, </w:t>
      </w:r>
      <w:r w:rsidR="00ED06F7">
        <w:rPr>
          <w:sz w:val="24"/>
        </w:rPr>
        <w:t xml:space="preserve">ultimately arriving </w:t>
      </w:r>
      <w:r w:rsidR="0039034B">
        <w:rPr>
          <w:sz w:val="24"/>
        </w:rPr>
        <w:t xml:space="preserve">at the </w:t>
      </w:r>
      <w:r w:rsidR="009401D7">
        <w:rPr>
          <w:sz w:val="24"/>
        </w:rPr>
        <w:t>dataset used in this study (</w:t>
      </w:r>
      <w:r w:rsidR="007606A5">
        <w:rPr>
          <w:sz w:val="24"/>
        </w:rPr>
        <w:t>with cross-section locations</w:t>
      </w:r>
      <w:r w:rsidR="0039034B">
        <w:rPr>
          <w:sz w:val="24"/>
        </w:rPr>
        <w:t xml:space="preserve"> </w:t>
      </w:r>
      <w:r w:rsidR="00E60B3A">
        <w:rPr>
          <w:sz w:val="24"/>
        </w:rPr>
        <w:t>mapped</w:t>
      </w:r>
      <w:r w:rsidR="0039034B">
        <w:rPr>
          <w:sz w:val="24"/>
        </w:rPr>
        <w:t xml:space="preserve"> in </w:t>
      </w:r>
      <w:r w:rsidR="0039034B" w:rsidRPr="0039034B">
        <w:rPr>
          <w:sz w:val="24"/>
          <w:szCs w:val="24"/>
        </w:rPr>
        <w:fldChar w:fldCharType="begin"/>
      </w:r>
      <w:r w:rsidR="0039034B" w:rsidRPr="0039034B">
        <w:rPr>
          <w:sz w:val="24"/>
          <w:szCs w:val="24"/>
        </w:rPr>
        <w:instrText xml:space="preserve"> REF _Ref28348945 \h  \* MERGEFORMAT </w:instrText>
      </w:r>
      <w:r w:rsidR="0039034B" w:rsidRPr="0039034B">
        <w:rPr>
          <w:sz w:val="24"/>
          <w:szCs w:val="24"/>
        </w:rPr>
      </w:r>
      <w:r w:rsidR="0039034B" w:rsidRPr="0039034B">
        <w:rPr>
          <w:sz w:val="24"/>
          <w:szCs w:val="24"/>
        </w:rPr>
        <w:fldChar w:fldCharType="separate"/>
      </w:r>
      <w:r w:rsidR="0039034B" w:rsidRPr="0039034B">
        <w:rPr>
          <w:sz w:val="24"/>
          <w:szCs w:val="24"/>
        </w:rPr>
        <w:t xml:space="preserve">Figure </w:t>
      </w:r>
      <w:r w:rsidR="0039034B" w:rsidRPr="0039034B">
        <w:rPr>
          <w:noProof/>
          <w:sz w:val="24"/>
          <w:szCs w:val="24"/>
        </w:rPr>
        <w:t>1</w:t>
      </w:r>
      <w:r w:rsidR="0039034B" w:rsidRPr="0039034B">
        <w:rPr>
          <w:sz w:val="24"/>
          <w:szCs w:val="24"/>
        </w:rPr>
        <w:fldChar w:fldCharType="end"/>
      </w:r>
      <w:r w:rsidR="009401D7">
        <w:rPr>
          <w:sz w:val="24"/>
          <w:szCs w:val="24"/>
        </w:rPr>
        <w:t>)</w:t>
      </w:r>
      <w:r w:rsidR="007F0597">
        <w:rPr>
          <w:sz w:val="24"/>
          <w:szCs w:val="24"/>
        </w:rPr>
        <w:t>.</w:t>
      </w:r>
      <w:r w:rsidR="00A47CDA">
        <w:rPr>
          <w:sz w:val="24"/>
          <w:szCs w:val="24"/>
        </w:rPr>
        <w:t xml:space="preserve"> </w:t>
      </w:r>
      <w:r w:rsidR="007F0597">
        <w:rPr>
          <w:sz w:val="24"/>
          <w:szCs w:val="24"/>
        </w:rPr>
        <w:t xml:space="preserve"> This</w:t>
      </w:r>
      <w:r w:rsidR="00A47CDA">
        <w:rPr>
          <w:sz w:val="24"/>
          <w:szCs w:val="24"/>
        </w:rPr>
        <w:t xml:space="preserve"> features 372,109 </w:t>
      </w:r>
      <w:r w:rsidR="00E80873">
        <w:rPr>
          <w:sz w:val="24"/>
          <w:szCs w:val="24"/>
        </w:rPr>
        <w:t xml:space="preserve">unique </w:t>
      </w:r>
      <w:r w:rsidR="00A47CDA">
        <w:rPr>
          <w:sz w:val="24"/>
          <w:szCs w:val="24"/>
        </w:rPr>
        <w:t>measurements across 190 rivers in the continental United States.</w:t>
      </w:r>
      <w:r w:rsidR="00B94B3D">
        <w:rPr>
          <w:sz w:val="24"/>
          <w:szCs w:val="24"/>
        </w:rPr>
        <w:t xml:space="preserve">  </w:t>
      </w:r>
      <w:r w:rsidR="00B94B3D">
        <w:rPr>
          <w:sz w:val="24"/>
        </w:rPr>
        <w:t>To train our geomorphology classification frameworks, we calculated river and landscape geomorphic variables for each observation in the training data.  Table 1 shows the fifteen variables ultimately calculated.</w:t>
      </w:r>
    </w:p>
    <w:p w14:paraId="10CEAD22" w14:textId="5BDA8C52" w:rsidR="00B012C3" w:rsidRDefault="00202081" w:rsidP="00B012C3">
      <w:pPr>
        <w:keepNext/>
        <w:spacing w:after="160" w:line="480" w:lineRule="auto"/>
        <w:jc w:val="center"/>
      </w:pPr>
      <w:r>
        <w:rPr>
          <w:noProof/>
        </w:rPr>
        <w:drawing>
          <wp:inline distT="0" distB="0" distL="0" distR="0" wp14:anchorId="6A45FEF4" wp14:editId="7DB90BF8">
            <wp:extent cx="4819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map.tif"/>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4819650" cy="2152650"/>
                    </a:xfrm>
                    <a:prstGeom prst="rect">
                      <a:avLst/>
                    </a:prstGeom>
                    <a:ln>
                      <a:noFill/>
                    </a:ln>
                    <a:extLst>
                      <a:ext uri="{53640926-AAD7-44D8-BBD7-CCE9431645EC}">
                        <a14:shadowObscured xmlns:a14="http://schemas.microsoft.com/office/drawing/2010/main"/>
                      </a:ext>
                    </a:extLst>
                  </pic:spPr>
                </pic:pic>
              </a:graphicData>
            </a:graphic>
          </wp:inline>
        </w:drawing>
      </w:r>
    </w:p>
    <w:p w14:paraId="2125F7B0" w14:textId="3FFDC106" w:rsidR="009D5037" w:rsidRPr="00B94B3D" w:rsidRDefault="00B012C3" w:rsidP="00B94B3D">
      <w:pPr>
        <w:pStyle w:val="Caption"/>
        <w:jc w:val="both"/>
        <w:rPr>
          <w:i w:val="0"/>
          <w:color w:val="auto"/>
          <w:sz w:val="20"/>
          <w:u w:val="single"/>
        </w:rPr>
      </w:pPr>
      <w:bookmarkStart w:id="14" w:name="_Ref28348945"/>
      <w:r w:rsidRPr="007B15DB">
        <w:rPr>
          <w:b/>
          <w:i w:val="0"/>
          <w:color w:val="auto"/>
          <w:sz w:val="20"/>
        </w:rPr>
        <w:t xml:space="preserve">Figure </w:t>
      </w:r>
      <w:r w:rsidRPr="007B15DB">
        <w:rPr>
          <w:b/>
          <w:i w:val="0"/>
          <w:color w:val="auto"/>
          <w:sz w:val="20"/>
        </w:rPr>
        <w:fldChar w:fldCharType="begin"/>
      </w:r>
      <w:r w:rsidRPr="007B15DB">
        <w:rPr>
          <w:b/>
          <w:i w:val="0"/>
          <w:color w:val="auto"/>
          <w:sz w:val="20"/>
        </w:rPr>
        <w:instrText xml:space="preserve"> SEQ Figure \* ARABIC </w:instrText>
      </w:r>
      <w:r w:rsidRPr="007B15DB">
        <w:rPr>
          <w:b/>
          <w:i w:val="0"/>
          <w:color w:val="auto"/>
          <w:sz w:val="20"/>
        </w:rPr>
        <w:fldChar w:fldCharType="separate"/>
      </w:r>
      <w:r w:rsidR="00771F6E">
        <w:rPr>
          <w:b/>
          <w:i w:val="0"/>
          <w:noProof/>
          <w:color w:val="auto"/>
          <w:sz w:val="20"/>
        </w:rPr>
        <w:t>2</w:t>
      </w:r>
      <w:r w:rsidRPr="007B15DB">
        <w:rPr>
          <w:b/>
          <w:i w:val="0"/>
          <w:color w:val="auto"/>
          <w:sz w:val="20"/>
        </w:rPr>
        <w:fldChar w:fldCharType="end"/>
      </w:r>
      <w:r w:rsidRPr="007B15DB">
        <w:rPr>
          <w:b/>
          <w:i w:val="0"/>
          <w:color w:val="auto"/>
          <w:sz w:val="20"/>
        </w:rPr>
        <w:t>.</w:t>
      </w:r>
      <w:r w:rsidRPr="007B15DB">
        <w:rPr>
          <w:i w:val="0"/>
          <w:color w:val="auto"/>
          <w:sz w:val="20"/>
        </w:rPr>
        <w:t xml:space="preserve"> Map of </w:t>
      </w:r>
      <w:r w:rsidR="009C31D8">
        <w:rPr>
          <w:i w:val="0"/>
          <w:color w:val="auto"/>
          <w:sz w:val="20"/>
        </w:rPr>
        <w:t xml:space="preserve">geographic </w:t>
      </w:r>
      <w:r w:rsidRPr="007B15DB">
        <w:rPr>
          <w:i w:val="0"/>
          <w:color w:val="auto"/>
          <w:sz w:val="20"/>
        </w:rPr>
        <w:t>locations of cross-sections in training dataset</w:t>
      </w:r>
      <w:r w:rsidR="00965563">
        <w:rPr>
          <w:i w:val="0"/>
          <w:color w:val="auto"/>
          <w:sz w:val="20"/>
        </w:rPr>
        <w:t xml:space="preserve"> overlaid upon major American rivers</w:t>
      </w:r>
      <w:r w:rsidRPr="007B15DB">
        <w:rPr>
          <w:i w:val="0"/>
          <w:color w:val="auto"/>
          <w:sz w:val="20"/>
        </w:rPr>
        <w:t>.</w:t>
      </w:r>
      <w:bookmarkEnd w:id="14"/>
    </w:p>
    <w:p w14:paraId="20A8991B" w14:textId="7D6F3584" w:rsidR="002C554F" w:rsidRPr="00FE2986" w:rsidRDefault="002C554F" w:rsidP="002C554F">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sidR="005B4954">
        <w:rPr>
          <w:i w:val="0"/>
          <w:color w:val="auto"/>
          <w:sz w:val="20"/>
        </w:rPr>
        <w:t>The</w:t>
      </w:r>
      <w:r w:rsidRPr="00FE2986">
        <w:rPr>
          <w:i w:val="0"/>
          <w:color w:val="auto"/>
          <w:sz w:val="20"/>
        </w:rPr>
        <w:t xml:space="preserve"> 15 geomorphic variables used to </w:t>
      </w:r>
      <w:r w:rsidR="00196129">
        <w:rPr>
          <w:i w:val="0"/>
          <w:color w:val="auto"/>
          <w:sz w:val="20"/>
        </w:rPr>
        <w:t xml:space="preserve">define river types </w:t>
      </w:r>
      <w:r w:rsidR="00B93702">
        <w:rPr>
          <w:i w:val="0"/>
          <w:color w:val="auto"/>
          <w:sz w:val="20"/>
        </w:rPr>
        <w:t>in this study.</w:t>
      </w:r>
    </w:p>
    <w:tbl>
      <w:tblPr>
        <w:tblStyle w:val="TableGrid"/>
        <w:tblW w:w="0" w:type="auto"/>
        <w:tblLook w:val="04A0" w:firstRow="1" w:lastRow="0" w:firstColumn="1" w:lastColumn="0" w:noHBand="0" w:noVBand="1"/>
      </w:tblPr>
      <w:tblGrid>
        <w:gridCol w:w="1525"/>
        <w:gridCol w:w="2947"/>
        <w:gridCol w:w="1779"/>
        <w:gridCol w:w="3099"/>
      </w:tblGrid>
      <w:tr w:rsidR="002C554F" w14:paraId="4CB42ABA" w14:textId="77777777" w:rsidTr="00B94B3D">
        <w:tc>
          <w:tcPr>
            <w:tcW w:w="1525" w:type="dxa"/>
          </w:tcPr>
          <w:p w14:paraId="7F065BB3"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Width</w:t>
            </w:r>
          </w:p>
          <w:p w14:paraId="31F8D964"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W</w:t>
            </w:r>
            <w:r w:rsidRPr="007C00DE">
              <w:rPr>
                <w:rFonts w:ascii="Times New Roman" w:hAnsi="Times New Roman" w:cs="Times New Roman"/>
                <w:b/>
                <w:bCs/>
                <w:sz w:val="24"/>
                <w:szCs w:val="24"/>
              </w:rPr>
              <w:t>)</w:t>
            </w:r>
          </w:p>
        </w:tc>
        <w:tc>
          <w:tcPr>
            <w:tcW w:w="2947" w:type="dxa"/>
          </w:tcPr>
          <w:p w14:paraId="32B89271"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channel width</w:t>
            </w:r>
          </w:p>
        </w:tc>
        <w:tc>
          <w:tcPr>
            <w:tcW w:w="1779" w:type="dxa"/>
          </w:tcPr>
          <w:p w14:paraId="6DD6CCF8"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Minimum Grain Size Entrained</w:t>
            </w:r>
          </w:p>
          <w:p w14:paraId="648230B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w:t>
            </w:r>
            <w:r w:rsidRPr="007C00DE">
              <w:rPr>
                <w:rFonts w:ascii="Times New Roman" w:hAnsi="Times New Roman" w:cs="Times New Roman"/>
                <w:b/>
                <w:bCs/>
                <w:i/>
                <w:sz w:val="24"/>
                <w:szCs w:val="24"/>
                <w:vertAlign w:val="subscript"/>
              </w:rPr>
              <w:t>e</w:t>
            </w:r>
            <w:r w:rsidRPr="007C00DE">
              <w:rPr>
                <w:rFonts w:ascii="Times New Roman" w:hAnsi="Times New Roman" w:cs="Times New Roman"/>
                <w:b/>
                <w:bCs/>
                <w:sz w:val="24"/>
                <w:szCs w:val="24"/>
              </w:rPr>
              <w:t>)</w:t>
            </w:r>
          </w:p>
        </w:tc>
        <w:tc>
          <w:tcPr>
            <w:tcW w:w="3099" w:type="dxa"/>
          </w:tcPr>
          <w:p w14:paraId="7193C899" w14:textId="77777777" w:rsidR="002C554F" w:rsidRPr="007C00DE" w:rsidRDefault="00A369C4" w:rsidP="00853101">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=11DS</m:t>
                </m:r>
              </m:oMath>
            </m:oMathPara>
          </w:p>
          <w:p w14:paraId="4D8399E8"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From Henderson (1966)</w:t>
            </w:r>
          </w:p>
        </w:tc>
      </w:tr>
      <w:tr w:rsidR="002C554F" w14:paraId="60E13DA4" w14:textId="77777777" w:rsidTr="00B94B3D">
        <w:tc>
          <w:tcPr>
            <w:tcW w:w="1525" w:type="dxa"/>
          </w:tcPr>
          <w:p w14:paraId="36D80C6B"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Velocity</w:t>
            </w:r>
          </w:p>
          <w:p w14:paraId="19613F7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V</w:t>
            </w:r>
            <w:r w:rsidRPr="007C00DE">
              <w:rPr>
                <w:rFonts w:ascii="Times New Roman" w:hAnsi="Times New Roman" w:cs="Times New Roman"/>
                <w:b/>
                <w:bCs/>
                <w:sz w:val="24"/>
                <w:szCs w:val="24"/>
              </w:rPr>
              <w:t>)</w:t>
            </w:r>
          </w:p>
        </w:tc>
        <w:tc>
          <w:tcPr>
            <w:tcW w:w="2947" w:type="dxa"/>
          </w:tcPr>
          <w:p w14:paraId="42CC5C7F"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mean channel velocity</w:t>
            </w:r>
          </w:p>
        </w:tc>
        <w:tc>
          <w:tcPr>
            <w:tcW w:w="1779" w:type="dxa"/>
          </w:tcPr>
          <w:p w14:paraId="35054AA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USGS Waterbody Type</w:t>
            </w:r>
          </w:p>
          <w:p w14:paraId="270EC72F"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WB</w:t>
            </w:r>
            <w:r w:rsidRPr="007C00DE">
              <w:rPr>
                <w:rFonts w:ascii="Times New Roman" w:hAnsi="Times New Roman" w:cs="Times New Roman"/>
                <w:b/>
                <w:bCs/>
                <w:sz w:val="24"/>
                <w:szCs w:val="24"/>
              </w:rPr>
              <w:t>)</w:t>
            </w:r>
          </w:p>
        </w:tc>
        <w:tc>
          <w:tcPr>
            <w:tcW w:w="3099" w:type="dxa"/>
          </w:tcPr>
          <w:p w14:paraId="14A38991" w14:textId="542DE3F6" w:rsidR="002C554F" w:rsidRPr="007C00DE" w:rsidRDefault="009301A7" w:rsidP="00853101">
            <w:pPr>
              <w:pStyle w:val="NoSpacing"/>
              <w:rPr>
                <w:rFonts w:ascii="Times New Roman" w:hAnsi="Times New Roman" w:cs="Times New Roman"/>
                <w:sz w:val="24"/>
                <w:szCs w:val="24"/>
              </w:rPr>
            </w:pPr>
            <w:r>
              <w:rPr>
                <w:rFonts w:ascii="Times New Roman" w:hAnsi="Times New Roman" w:cs="Times New Roman"/>
                <w:sz w:val="24"/>
                <w:szCs w:val="24"/>
              </w:rPr>
              <w:t>A</w:t>
            </w:r>
            <w:r w:rsidR="002C554F" w:rsidRPr="007C00DE">
              <w:rPr>
                <w:rFonts w:ascii="Times New Roman" w:hAnsi="Times New Roman" w:cs="Times New Roman"/>
                <w:sz w:val="24"/>
                <w:szCs w:val="24"/>
              </w:rPr>
              <w:t>rtificial channel, intermittent river, perennial river, or lake/reservoir/wetland</w:t>
            </w:r>
          </w:p>
        </w:tc>
      </w:tr>
      <w:tr w:rsidR="002C554F" w14:paraId="188B63BC" w14:textId="77777777" w:rsidTr="00B94B3D">
        <w:tc>
          <w:tcPr>
            <w:tcW w:w="1525" w:type="dxa"/>
          </w:tcPr>
          <w:p w14:paraId="3C069EBC"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Depth</w:t>
            </w:r>
          </w:p>
          <w:p w14:paraId="65046A3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w:t>
            </w:r>
            <w:r w:rsidRPr="007C00DE">
              <w:rPr>
                <w:rFonts w:ascii="Times New Roman" w:hAnsi="Times New Roman" w:cs="Times New Roman"/>
                <w:b/>
                <w:bCs/>
                <w:sz w:val="24"/>
                <w:szCs w:val="24"/>
              </w:rPr>
              <w:t>)</w:t>
            </w:r>
          </w:p>
        </w:tc>
        <w:tc>
          <w:tcPr>
            <w:tcW w:w="2947" w:type="dxa"/>
          </w:tcPr>
          <w:p w14:paraId="756A8FBF"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mean channel depth</w:t>
            </w:r>
          </w:p>
        </w:tc>
        <w:tc>
          <w:tcPr>
            <w:tcW w:w="1779" w:type="dxa"/>
          </w:tcPr>
          <w:p w14:paraId="14198A33"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Unit Power</w:t>
            </w:r>
          </w:p>
          <w:p w14:paraId="32D78B16" w14:textId="77777777" w:rsidR="002C554F" w:rsidRPr="007C00DE" w:rsidRDefault="002C554F" w:rsidP="00853101">
            <w:pPr>
              <w:pStyle w:val="NoSpacing"/>
              <w:rPr>
                <w:rFonts w:ascii="Times New Roman" w:hAnsi="Times New Roman" w:cs="Times New Roman"/>
                <w:b/>
                <w:bCs/>
                <w:i/>
                <w:sz w:val="24"/>
                <w:szCs w:val="24"/>
              </w:rPr>
            </w:pPr>
            <w:r w:rsidRPr="007C00DE">
              <w:rPr>
                <w:rFonts w:ascii="Times New Roman" w:hAnsi="Times New Roman" w:cs="Times New Roman"/>
                <w:b/>
                <w:bCs/>
                <w:sz w:val="24"/>
                <w:szCs w:val="24"/>
              </w:rPr>
              <w:t>(</w:t>
            </w:r>
            <m:oMath>
              <m:r>
                <m:rPr>
                  <m:sty m:val="b"/>
                </m:rPr>
                <w:rPr>
                  <w:rFonts w:ascii="Cambria Math" w:hAnsi="Cambria Math" w:cs="Times New Roman"/>
                  <w:sz w:val="24"/>
                  <w:szCs w:val="24"/>
                </w:rPr>
                <m:t>Ω</m:t>
              </m:r>
            </m:oMath>
            <w:r w:rsidRPr="007C00DE">
              <w:rPr>
                <w:rFonts w:ascii="Times New Roman" w:hAnsi="Times New Roman" w:cs="Times New Roman"/>
                <w:b/>
                <w:bCs/>
                <w:sz w:val="24"/>
                <w:szCs w:val="24"/>
              </w:rPr>
              <w:t>)</w:t>
            </w:r>
          </w:p>
        </w:tc>
        <w:tc>
          <w:tcPr>
            <w:tcW w:w="3099" w:type="dxa"/>
          </w:tcPr>
          <w:p w14:paraId="11FFAC8D" w14:textId="77777777" w:rsidR="002C554F" w:rsidRPr="007C00DE" w:rsidRDefault="002C554F" w:rsidP="00853101">
            <w:pPr>
              <w:pStyle w:val="NoSpacing"/>
              <w:rPr>
                <w:rFonts w:ascii="Times New Roman" w:hAnsi="Times New Roman" w:cs="Times New Roman"/>
                <w:sz w:val="24"/>
                <w:szCs w:val="24"/>
              </w:rPr>
            </w:pPr>
            <m:oMathPara>
              <m:oMath>
                <m:r>
                  <m:rPr>
                    <m:sty m:val="p"/>
                  </m:rPr>
                  <w:rPr>
                    <w:rFonts w:ascii="Cambria Math" w:hAnsi="Cambria Math" w:cs="Times New Roman"/>
                    <w:sz w:val="24"/>
                    <w:szCs w:val="24"/>
                  </w:rPr>
                  <m:t>Ω</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998*9.8*Q*S</m:t>
                    </m:r>
                  </m:num>
                  <m:den>
                    <m:r>
                      <w:rPr>
                        <w:rFonts w:ascii="Cambria Math" w:hAnsi="Cambria Math" w:cs="Times New Roman"/>
                        <w:sz w:val="24"/>
                        <w:szCs w:val="24"/>
                      </w:rPr>
                      <m:t>W</m:t>
                    </m:r>
                  </m:den>
                </m:f>
              </m:oMath>
            </m:oMathPara>
          </w:p>
        </w:tc>
      </w:tr>
      <w:tr w:rsidR="002C554F" w14:paraId="5952B28D" w14:textId="77777777" w:rsidTr="00B94B3D">
        <w:tc>
          <w:tcPr>
            <w:tcW w:w="1525" w:type="dxa"/>
          </w:tcPr>
          <w:p w14:paraId="367DD3DA"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lastRenderedPageBreak/>
              <w:t>Slope</w:t>
            </w:r>
          </w:p>
          <w:p w14:paraId="143520A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S</w:t>
            </w:r>
            <w:r w:rsidRPr="007C00DE">
              <w:rPr>
                <w:rFonts w:ascii="Times New Roman" w:hAnsi="Times New Roman" w:cs="Times New Roman"/>
                <w:b/>
                <w:bCs/>
                <w:sz w:val="24"/>
                <w:szCs w:val="24"/>
              </w:rPr>
              <w:t>)</w:t>
            </w:r>
          </w:p>
        </w:tc>
        <w:tc>
          <w:tcPr>
            <w:tcW w:w="2947" w:type="dxa"/>
          </w:tcPr>
          <w:p w14:paraId="55323A99"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slope</w:t>
            </w:r>
          </w:p>
        </w:tc>
        <w:tc>
          <w:tcPr>
            <w:tcW w:w="1779" w:type="dxa"/>
          </w:tcPr>
          <w:p w14:paraId="02FEE59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Shape</w:t>
            </w:r>
          </w:p>
          <w:p w14:paraId="07B980F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r</w:t>
            </w:r>
            <w:r w:rsidRPr="007C00DE">
              <w:rPr>
                <w:rFonts w:ascii="Times New Roman" w:hAnsi="Times New Roman" w:cs="Times New Roman"/>
                <w:b/>
                <w:bCs/>
                <w:sz w:val="24"/>
                <w:szCs w:val="24"/>
              </w:rPr>
              <w:t>)</w:t>
            </w:r>
          </w:p>
        </w:tc>
        <w:tc>
          <w:tcPr>
            <w:tcW w:w="3099" w:type="dxa"/>
          </w:tcPr>
          <w:p w14:paraId="729500F5" w14:textId="77777777" w:rsidR="002C554F" w:rsidRPr="007C00DE" w:rsidRDefault="002C554F" w:rsidP="00853101">
            <w:pPr>
              <w:pStyle w:val="NoSpacing"/>
              <w:rPr>
                <w:rFonts w:ascii="Times New Roman" w:hAnsi="Times New Roman" w:cs="Times New Roman"/>
                <w:i/>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b</m:t>
                    </m:r>
                  </m:den>
                </m:f>
              </m:oMath>
            </m:oMathPara>
          </w:p>
        </w:tc>
      </w:tr>
      <w:tr w:rsidR="002C554F" w14:paraId="34CE0148" w14:textId="77777777" w:rsidTr="00B94B3D">
        <w:tc>
          <w:tcPr>
            <w:tcW w:w="1525" w:type="dxa"/>
          </w:tcPr>
          <w:p w14:paraId="5498AA0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Manning’s n</w:t>
            </w:r>
          </w:p>
          <w:p w14:paraId="7FBEDFF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n</w:t>
            </w:r>
            <w:r w:rsidRPr="007C00DE">
              <w:rPr>
                <w:rFonts w:ascii="Times New Roman" w:hAnsi="Times New Roman" w:cs="Times New Roman"/>
                <w:b/>
                <w:bCs/>
                <w:sz w:val="24"/>
                <w:szCs w:val="24"/>
              </w:rPr>
              <w:t>)</w:t>
            </w:r>
          </w:p>
        </w:tc>
        <w:tc>
          <w:tcPr>
            <w:tcW w:w="2947" w:type="dxa"/>
          </w:tcPr>
          <w:p w14:paraId="58A24338"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n=</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S</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num>
                  <m:den>
                    <m:r>
                      <w:rPr>
                        <w:rFonts w:ascii="Cambria Math" w:hAnsi="Cambria Math" w:cs="Times New Roman"/>
                        <w:sz w:val="24"/>
                        <w:szCs w:val="24"/>
                      </w:rPr>
                      <m:t>V</m:t>
                    </m:r>
                  </m:den>
                </m:f>
              </m:oMath>
            </m:oMathPara>
          </w:p>
        </w:tc>
        <w:tc>
          <w:tcPr>
            <w:tcW w:w="1779" w:type="dxa"/>
          </w:tcPr>
          <w:p w14:paraId="63F9A25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Drainage Area</w:t>
            </w:r>
          </w:p>
          <w:p w14:paraId="7AD6E6FB"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DA</w:t>
            </w:r>
            <w:r w:rsidRPr="007C00DE">
              <w:rPr>
                <w:rFonts w:ascii="Times New Roman" w:hAnsi="Times New Roman" w:cs="Times New Roman"/>
                <w:b/>
                <w:bCs/>
                <w:sz w:val="24"/>
                <w:szCs w:val="24"/>
              </w:rPr>
              <w:t>)</w:t>
            </w:r>
          </w:p>
        </w:tc>
        <w:tc>
          <w:tcPr>
            <w:tcW w:w="3099" w:type="dxa"/>
          </w:tcPr>
          <w:p w14:paraId="21682E89"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drainage area</w:t>
            </w:r>
          </w:p>
        </w:tc>
      </w:tr>
      <w:tr w:rsidR="002C554F" w14:paraId="31E1F632" w14:textId="77777777" w:rsidTr="00B94B3D">
        <w:tc>
          <w:tcPr>
            <w:tcW w:w="1525" w:type="dxa"/>
          </w:tcPr>
          <w:p w14:paraId="5E13F3E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Stream Order</w:t>
            </w:r>
          </w:p>
          <w:p w14:paraId="3E7FFEF1"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SO</w:t>
            </w:r>
            <w:r w:rsidRPr="007C00DE">
              <w:rPr>
                <w:rFonts w:ascii="Times New Roman" w:hAnsi="Times New Roman" w:cs="Times New Roman"/>
                <w:b/>
                <w:bCs/>
                <w:sz w:val="24"/>
                <w:szCs w:val="24"/>
              </w:rPr>
              <w:t>)</w:t>
            </w:r>
          </w:p>
        </w:tc>
        <w:tc>
          <w:tcPr>
            <w:tcW w:w="2947" w:type="dxa"/>
          </w:tcPr>
          <w:p w14:paraId="4F643539" w14:textId="77777777" w:rsidR="002C554F" w:rsidRPr="007C00DE" w:rsidRDefault="002C554F" w:rsidP="00853101">
            <w:pPr>
              <w:pStyle w:val="NoSpacing"/>
              <w:rPr>
                <w:rFonts w:ascii="Times New Roman" w:hAnsi="Times New Roman" w:cs="Times New Roman"/>
                <w:sz w:val="24"/>
                <w:szCs w:val="24"/>
              </w:rPr>
            </w:pPr>
            <w:proofErr w:type="spellStart"/>
            <w:r w:rsidRPr="007C00DE">
              <w:rPr>
                <w:rFonts w:ascii="Times New Roman" w:hAnsi="Times New Roman" w:cs="Times New Roman"/>
                <w:sz w:val="24"/>
                <w:szCs w:val="24"/>
              </w:rPr>
              <w:t>Strahler</w:t>
            </w:r>
            <w:proofErr w:type="spellEnd"/>
            <w:r w:rsidRPr="007C00DE">
              <w:rPr>
                <w:rFonts w:ascii="Times New Roman" w:hAnsi="Times New Roman" w:cs="Times New Roman"/>
                <w:sz w:val="24"/>
                <w:szCs w:val="24"/>
              </w:rPr>
              <w:t xml:space="preserve"> stream order</w:t>
            </w:r>
          </w:p>
        </w:tc>
        <w:tc>
          <w:tcPr>
            <w:tcW w:w="1779" w:type="dxa"/>
          </w:tcPr>
          <w:p w14:paraId="525AA518"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Froude Number</w:t>
            </w:r>
          </w:p>
          <w:p w14:paraId="7A7C7E4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F</w:t>
            </w:r>
            <w:r w:rsidRPr="007C00DE">
              <w:rPr>
                <w:rFonts w:ascii="Times New Roman" w:hAnsi="Times New Roman" w:cs="Times New Roman"/>
                <w:b/>
                <w:bCs/>
                <w:i/>
                <w:sz w:val="24"/>
                <w:szCs w:val="24"/>
                <w:vertAlign w:val="subscript"/>
              </w:rPr>
              <w:t>b</w:t>
            </w:r>
            <w:r w:rsidRPr="007C00DE">
              <w:rPr>
                <w:rFonts w:ascii="Times New Roman" w:hAnsi="Times New Roman" w:cs="Times New Roman"/>
                <w:b/>
                <w:bCs/>
                <w:sz w:val="24"/>
                <w:szCs w:val="24"/>
              </w:rPr>
              <w:t>)</w:t>
            </w:r>
          </w:p>
        </w:tc>
        <w:tc>
          <w:tcPr>
            <w:tcW w:w="3099" w:type="dxa"/>
          </w:tcPr>
          <w:p w14:paraId="15066874" w14:textId="77777777" w:rsidR="002C554F" w:rsidRPr="007C00DE" w:rsidRDefault="00A369C4" w:rsidP="00853101">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D*9.81</m:t>
                        </m:r>
                      </m:den>
                    </m:f>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tc>
      </w:tr>
      <w:tr w:rsidR="002C554F" w14:paraId="6DF0AC38" w14:textId="77777777" w:rsidTr="00B94B3D">
        <w:tc>
          <w:tcPr>
            <w:tcW w:w="1525" w:type="dxa"/>
          </w:tcPr>
          <w:p w14:paraId="44AE9DA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Distance Downstream</w:t>
            </w:r>
          </w:p>
          <w:p w14:paraId="79E2E01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proofErr w:type="spellStart"/>
            <w:r w:rsidRPr="007C00DE">
              <w:rPr>
                <w:rFonts w:ascii="Times New Roman" w:hAnsi="Times New Roman" w:cs="Times New Roman"/>
                <w:b/>
                <w:bCs/>
                <w:i/>
                <w:sz w:val="24"/>
                <w:szCs w:val="24"/>
              </w:rPr>
              <w:t>D</w:t>
            </w:r>
            <w:r w:rsidRPr="007C00DE">
              <w:rPr>
                <w:rFonts w:ascii="Times New Roman" w:hAnsi="Times New Roman" w:cs="Times New Roman"/>
                <w:b/>
                <w:bCs/>
                <w:i/>
                <w:sz w:val="24"/>
                <w:szCs w:val="24"/>
                <w:vertAlign w:val="subscript"/>
              </w:rPr>
              <w:t>d</w:t>
            </w:r>
            <w:proofErr w:type="spellEnd"/>
            <w:r w:rsidRPr="007C00DE">
              <w:rPr>
                <w:rFonts w:ascii="Times New Roman" w:hAnsi="Times New Roman" w:cs="Times New Roman"/>
                <w:b/>
                <w:bCs/>
                <w:sz w:val="24"/>
                <w:szCs w:val="24"/>
              </w:rPr>
              <w:t>)</w:t>
            </w:r>
          </w:p>
        </w:tc>
        <w:tc>
          <w:tcPr>
            <w:tcW w:w="2947" w:type="dxa"/>
          </w:tcPr>
          <w:p w14:paraId="0FBAC232"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Distance from headwater to current reach</w:t>
            </w:r>
          </w:p>
        </w:tc>
        <w:tc>
          <w:tcPr>
            <w:tcW w:w="1779" w:type="dxa"/>
            <w:tcBorders>
              <w:bottom w:val="single" w:sz="4" w:space="0" w:color="auto"/>
            </w:tcBorders>
          </w:tcPr>
          <w:p w14:paraId="0AB8BFB9"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Shear Stress</w:t>
            </w:r>
          </w:p>
          <w:p w14:paraId="6C9FE19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m:oMath>
              <m:r>
                <m:rPr>
                  <m:sty m:val="bi"/>
                </m:rPr>
                <w:rPr>
                  <w:rFonts w:ascii="Cambria Math" w:hAnsi="Cambria Math" w:cs="Times New Roman"/>
                  <w:sz w:val="24"/>
                  <w:szCs w:val="24"/>
                </w:rPr>
                <m:t>τ</m:t>
              </m:r>
            </m:oMath>
            <w:r w:rsidRPr="007C00DE">
              <w:rPr>
                <w:rFonts w:ascii="Times New Roman" w:hAnsi="Times New Roman" w:cs="Times New Roman"/>
                <w:b/>
                <w:bCs/>
                <w:sz w:val="24"/>
                <w:szCs w:val="24"/>
              </w:rPr>
              <w:t>)</w:t>
            </w:r>
          </w:p>
        </w:tc>
        <w:tc>
          <w:tcPr>
            <w:tcW w:w="3099" w:type="dxa"/>
          </w:tcPr>
          <w:p w14:paraId="4C9E3F56"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τ=9.81DS</m:t>
                </m:r>
              </m:oMath>
            </m:oMathPara>
          </w:p>
        </w:tc>
      </w:tr>
      <w:tr w:rsidR="002C554F" w14:paraId="10FE06F9" w14:textId="77777777" w:rsidTr="00B94B3D">
        <w:tc>
          <w:tcPr>
            <w:tcW w:w="1525" w:type="dxa"/>
          </w:tcPr>
          <w:p w14:paraId="450BC25A"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Hydraulic Residence Time</w:t>
            </w:r>
          </w:p>
          <w:p w14:paraId="6F2BC0A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HRT</w:t>
            </w:r>
            <w:r w:rsidRPr="007C00DE">
              <w:rPr>
                <w:rFonts w:ascii="Times New Roman" w:hAnsi="Times New Roman" w:cs="Times New Roman"/>
                <w:b/>
                <w:bCs/>
                <w:sz w:val="24"/>
                <w:szCs w:val="24"/>
              </w:rPr>
              <w:t>)</w:t>
            </w:r>
          </w:p>
        </w:tc>
        <w:tc>
          <w:tcPr>
            <w:tcW w:w="2947" w:type="dxa"/>
            <w:tcBorders>
              <w:right w:val="nil"/>
            </w:tcBorders>
          </w:tcPr>
          <w:p w14:paraId="7C8A84DB"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HR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river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reach length</m:t>
                    </m:r>
                  </m:den>
                </m:f>
              </m:oMath>
            </m:oMathPara>
          </w:p>
        </w:tc>
        <w:tc>
          <w:tcPr>
            <w:tcW w:w="1779" w:type="dxa"/>
            <w:tcBorders>
              <w:left w:val="nil"/>
              <w:right w:val="nil"/>
            </w:tcBorders>
          </w:tcPr>
          <w:p w14:paraId="6917BCC4"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HR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lake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lake volume</m:t>
                    </m:r>
                  </m:den>
                </m:f>
              </m:oMath>
            </m:oMathPara>
          </w:p>
        </w:tc>
        <w:tc>
          <w:tcPr>
            <w:tcW w:w="3099" w:type="dxa"/>
            <w:tcBorders>
              <w:left w:val="nil"/>
            </w:tcBorders>
          </w:tcPr>
          <w:p w14:paraId="4EB1AB1B" w14:textId="77777777" w:rsidR="002C554F" w:rsidRPr="007C00DE" w:rsidRDefault="002C554F" w:rsidP="00853101">
            <w:pPr>
              <w:pStyle w:val="NoSpacing"/>
              <w:rPr>
                <w:rFonts w:ascii="Times New Roman" w:hAnsi="Times New Roman" w:cs="Times New Roman"/>
                <w:sz w:val="24"/>
                <w:szCs w:val="24"/>
              </w:rPr>
            </w:pPr>
            <w:r>
              <w:rPr>
                <w:rFonts w:ascii="Times New Roman" w:hAnsi="Times New Roman" w:cs="Times New Roman"/>
                <w:sz w:val="24"/>
                <w:szCs w:val="24"/>
              </w:rPr>
              <w:t>(</w:t>
            </w:r>
            <w:r w:rsidRPr="007C00DE">
              <w:rPr>
                <w:rFonts w:ascii="Times New Roman" w:hAnsi="Times New Roman" w:cs="Times New Roman"/>
                <w:sz w:val="24"/>
                <w:szCs w:val="24"/>
              </w:rPr>
              <w:t>At mean annual flow</w:t>
            </w:r>
            <w:r>
              <w:rPr>
                <w:rFonts w:ascii="Times New Roman" w:hAnsi="Times New Roman" w:cs="Times New Roman"/>
                <w:sz w:val="24"/>
                <w:szCs w:val="24"/>
              </w:rPr>
              <w:t>)</w:t>
            </w:r>
          </w:p>
        </w:tc>
      </w:tr>
    </w:tbl>
    <w:p w14:paraId="0422268A" w14:textId="77777777" w:rsidR="00732097" w:rsidRDefault="00732097" w:rsidP="00B94B3D">
      <w:pPr>
        <w:spacing w:after="160" w:line="480" w:lineRule="auto"/>
        <w:jc w:val="both"/>
        <w:rPr>
          <w:b/>
          <w:sz w:val="24"/>
        </w:rPr>
      </w:pPr>
    </w:p>
    <w:p w14:paraId="47C5742F" w14:textId="7830D32C" w:rsidR="00B94B3D" w:rsidRDefault="00B94B3D" w:rsidP="00B94B3D">
      <w:pPr>
        <w:spacing w:after="160" w:line="480" w:lineRule="auto"/>
        <w:jc w:val="both"/>
        <w:rPr>
          <w:sz w:val="24"/>
        </w:rPr>
      </w:pPr>
      <w:r>
        <w:rPr>
          <w:b/>
          <w:sz w:val="24"/>
        </w:rPr>
        <w:t xml:space="preserve">3) </w:t>
      </w:r>
      <w:r>
        <w:rPr>
          <w:sz w:val="24"/>
        </w:rPr>
        <w:t>We acknowledge that the continental United States is not reflective of all physical landscapes experienced globally.  With that said, this is to our knowledge the largest freely available fluvial geomorphology dataset and covers a wide range of geographies, from temperate and semi-arid climates to deserts and sub-tropical regions and is a best-case scenario for our analysis.  Specifically, our training data are missing observations reflective of equatorial and Arctic/subarctic regions.  This is the primary reason we chose to run our study on an Arctic/Subarctic watershed (Mackenzie River), thus testing how flexible our interventions are to a region poorly represented by the training data.</w:t>
      </w:r>
    </w:p>
    <w:p w14:paraId="092A281A" w14:textId="77777777" w:rsidR="00B94B3D" w:rsidRPr="00732097" w:rsidRDefault="00B94B3D" w:rsidP="00732097">
      <w:pPr>
        <w:spacing w:line="480" w:lineRule="auto"/>
        <w:rPr>
          <w:sz w:val="24"/>
        </w:rPr>
      </w:pPr>
    </w:p>
    <w:p w14:paraId="78EE0836" w14:textId="0DB23865" w:rsidR="00BE0324" w:rsidRDefault="00C8536F" w:rsidP="007A3F18">
      <w:pPr>
        <w:pStyle w:val="Heading-Secondary"/>
        <w:numPr>
          <w:ilvl w:val="1"/>
          <w:numId w:val="25"/>
        </w:numPr>
        <w:spacing w:line="480" w:lineRule="auto"/>
      </w:pPr>
      <w:r>
        <w:t>Red</w:t>
      </w:r>
      <w:r w:rsidR="00C74903">
        <w:t>efining Priors</w:t>
      </w:r>
    </w:p>
    <w:p w14:paraId="0D02F652" w14:textId="5D29624C" w:rsidR="00051E06" w:rsidRDefault="006D06D7" w:rsidP="006D06D7">
      <w:pPr>
        <w:pStyle w:val="NoSpacing"/>
        <w:spacing w:line="480" w:lineRule="auto"/>
        <w:jc w:val="both"/>
        <w:rPr>
          <w:rFonts w:ascii="Times New Roman" w:hAnsi="Times New Roman" w:cs="Times New Roman"/>
          <w:sz w:val="24"/>
        </w:rPr>
      </w:pPr>
      <w:r>
        <w:rPr>
          <w:rFonts w:ascii="Times New Roman" w:hAnsi="Times New Roman" w:cs="Times New Roman"/>
          <w:b/>
          <w:sz w:val="24"/>
        </w:rPr>
        <w:t xml:space="preserve">1) </w:t>
      </w:r>
      <w:r w:rsidR="00D9592F">
        <w:rPr>
          <w:rFonts w:ascii="Times New Roman" w:hAnsi="Times New Roman" w:cs="Times New Roman"/>
          <w:sz w:val="24"/>
        </w:rPr>
        <w:t xml:space="preserve">Recall that </w:t>
      </w:r>
      <w:proofErr w:type="spellStart"/>
      <w:r w:rsidR="00D9592F">
        <w:rPr>
          <w:rFonts w:ascii="Times New Roman" w:hAnsi="Times New Roman" w:cs="Times New Roman"/>
          <w:sz w:val="24"/>
        </w:rPr>
        <w:t>McFLI</w:t>
      </w:r>
      <w:proofErr w:type="spellEnd"/>
      <w:r w:rsidR="00D9592F">
        <w:rPr>
          <w:rFonts w:ascii="Times New Roman" w:hAnsi="Times New Roman" w:cs="Times New Roman"/>
          <w:sz w:val="24"/>
        </w:rPr>
        <w:t xml:space="preserve"> priors are needed on every flow law term not </w:t>
      </w:r>
      <w:r w:rsidR="00471C21">
        <w:rPr>
          <w:rFonts w:ascii="Times New Roman" w:hAnsi="Times New Roman" w:cs="Times New Roman"/>
          <w:sz w:val="24"/>
        </w:rPr>
        <w:t>remotely sensible</w:t>
      </w:r>
      <w:r w:rsidR="00D9592F">
        <w:rPr>
          <w:rFonts w:ascii="Times New Roman" w:hAnsi="Times New Roman" w:cs="Times New Roman"/>
          <w:sz w:val="24"/>
        </w:rPr>
        <w:t xml:space="preserve">.  </w:t>
      </w:r>
      <w:r w:rsidR="00051E06">
        <w:rPr>
          <w:rFonts w:ascii="Times New Roman" w:hAnsi="Times New Roman" w:cs="Times New Roman"/>
          <w:sz w:val="24"/>
        </w:rPr>
        <w:t>We hypothesize that contextualizing priors</w:t>
      </w:r>
      <w:r w:rsidR="00C777DF">
        <w:rPr>
          <w:rFonts w:ascii="Times New Roman" w:hAnsi="Times New Roman" w:cs="Times New Roman"/>
          <w:sz w:val="24"/>
        </w:rPr>
        <w:t xml:space="preserve"> to each river</w:t>
      </w:r>
      <w:r w:rsidR="00051E06">
        <w:rPr>
          <w:rFonts w:ascii="Times New Roman" w:hAnsi="Times New Roman" w:cs="Times New Roman"/>
          <w:sz w:val="24"/>
        </w:rPr>
        <w:t xml:space="preserve"> using </w:t>
      </w:r>
      <w:proofErr w:type="spellStart"/>
      <w:r w:rsidR="00C777DF" w:rsidRPr="00051E06">
        <w:rPr>
          <w:rFonts w:ascii="Times New Roman" w:hAnsi="Times New Roman" w:cs="Times New Roman"/>
          <w:sz w:val="24"/>
        </w:rPr>
        <w:t>geomorphically</w:t>
      </w:r>
      <w:proofErr w:type="spellEnd"/>
      <w:r w:rsidR="00C777DF" w:rsidRPr="00051E06">
        <w:rPr>
          <w:rFonts w:ascii="Times New Roman" w:hAnsi="Times New Roman" w:cs="Times New Roman"/>
          <w:sz w:val="24"/>
        </w:rPr>
        <w:t xml:space="preserve"> distinct river types</w:t>
      </w:r>
      <w:r w:rsidR="00C777DF">
        <w:rPr>
          <w:rFonts w:ascii="Times New Roman" w:hAnsi="Times New Roman" w:cs="Times New Roman"/>
          <w:sz w:val="24"/>
        </w:rPr>
        <w:t xml:space="preserve"> </w:t>
      </w:r>
      <w:r w:rsidR="00051E06">
        <w:rPr>
          <w:rFonts w:ascii="Times New Roman" w:hAnsi="Times New Roman" w:cs="Times New Roman"/>
          <w:sz w:val="24"/>
        </w:rPr>
        <w:t xml:space="preserve">will improve </w:t>
      </w:r>
      <w:proofErr w:type="spellStart"/>
      <w:r w:rsidR="00051E06">
        <w:rPr>
          <w:rFonts w:ascii="Times New Roman" w:hAnsi="Times New Roman" w:cs="Times New Roman"/>
          <w:sz w:val="24"/>
        </w:rPr>
        <w:t>McFLI</w:t>
      </w:r>
      <w:proofErr w:type="spellEnd"/>
      <w:r w:rsidR="00051E06">
        <w:rPr>
          <w:rFonts w:ascii="Times New Roman" w:hAnsi="Times New Roman" w:cs="Times New Roman"/>
          <w:sz w:val="24"/>
        </w:rPr>
        <w:t xml:space="preserve"> discharge prediction.</w:t>
      </w:r>
      <w:r w:rsidR="00051E06" w:rsidRPr="00051E06">
        <w:rPr>
          <w:rFonts w:ascii="Times New Roman" w:hAnsi="Times New Roman" w:cs="Times New Roman"/>
          <w:sz w:val="24"/>
        </w:rPr>
        <w:t xml:space="preserve"> </w:t>
      </w:r>
      <w:r w:rsidR="00051E06">
        <w:rPr>
          <w:rFonts w:ascii="Times New Roman" w:hAnsi="Times New Roman" w:cs="Times New Roman"/>
          <w:sz w:val="24"/>
        </w:rPr>
        <w:t xml:space="preserve"> Thus, we redefined priors using this river type approach: </w:t>
      </w:r>
      <w:r w:rsidR="00F9364A">
        <w:rPr>
          <w:rFonts w:ascii="Times New Roman" w:hAnsi="Times New Roman" w:cs="Times New Roman"/>
          <w:sz w:val="24"/>
        </w:rPr>
        <w:t>1)</w:t>
      </w:r>
      <w:r w:rsidR="00051E06">
        <w:rPr>
          <w:rFonts w:ascii="Times New Roman" w:hAnsi="Times New Roman" w:cs="Times New Roman"/>
          <w:sz w:val="24"/>
        </w:rPr>
        <w:t xml:space="preserve"> the training data was </w:t>
      </w:r>
      <w:r w:rsidR="00051E06" w:rsidRPr="00051E06">
        <w:rPr>
          <w:rFonts w:ascii="Times New Roman" w:hAnsi="Times New Roman" w:cs="Times New Roman"/>
          <w:sz w:val="24"/>
        </w:rPr>
        <w:t>dimensionally reduce</w:t>
      </w:r>
      <w:r w:rsidR="00051E06">
        <w:rPr>
          <w:rFonts w:ascii="Times New Roman" w:hAnsi="Times New Roman" w:cs="Times New Roman"/>
          <w:sz w:val="24"/>
        </w:rPr>
        <w:t>d</w:t>
      </w:r>
      <w:r w:rsidR="00051E06" w:rsidRPr="00051E06">
        <w:rPr>
          <w:rFonts w:ascii="Times New Roman" w:hAnsi="Times New Roman" w:cs="Times New Roman"/>
          <w:sz w:val="24"/>
        </w:rPr>
        <w:t xml:space="preserve"> to distinct river types</w:t>
      </w:r>
      <w:r w:rsidR="00F9364A">
        <w:rPr>
          <w:rFonts w:ascii="Times New Roman" w:hAnsi="Times New Roman" w:cs="Times New Roman"/>
          <w:sz w:val="24"/>
        </w:rPr>
        <w:t>, 2)</w:t>
      </w:r>
      <w:r w:rsidR="00051E06">
        <w:rPr>
          <w:rFonts w:ascii="Times New Roman" w:hAnsi="Times New Roman" w:cs="Times New Roman"/>
          <w:sz w:val="24"/>
        </w:rPr>
        <w:t xml:space="preserve"> prior parameters were </w:t>
      </w:r>
      <w:r w:rsidR="00DE11A7">
        <w:rPr>
          <w:rFonts w:ascii="Times New Roman" w:hAnsi="Times New Roman" w:cs="Times New Roman"/>
          <w:sz w:val="24"/>
        </w:rPr>
        <w:lastRenderedPageBreak/>
        <w:t>extracted from</w:t>
      </w:r>
      <w:r w:rsidR="00E57A22">
        <w:rPr>
          <w:rFonts w:ascii="Times New Roman" w:hAnsi="Times New Roman" w:cs="Times New Roman"/>
          <w:sz w:val="24"/>
        </w:rPr>
        <w:t xml:space="preserve"> all</w:t>
      </w:r>
      <w:r w:rsidR="00DE11A7">
        <w:rPr>
          <w:rFonts w:ascii="Times New Roman" w:hAnsi="Times New Roman" w:cs="Times New Roman"/>
          <w:sz w:val="24"/>
        </w:rPr>
        <w:t xml:space="preserve"> observations in</w:t>
      </w:r>
      <w:r w:rsidR="00E57A22">
        <w:rPr>
          <w:rFonts w:ascii="Times New Roman" w:hAnsi="Times New Roman" w:cs="Times New Roman"/>
          <w:sz w:val="24"/>
        </w:rPr>
        <w:t xml:space="preserve"> the training data pertaining to each</w:t>
      </w:r>
      <w:r w:rsidR="00F9364A">
        <w:rPr>
          <w:rFonts w:ascii="Times New Roman" w:hAnsi="Times New Roman" w:cs="Times New Roman"/>
          <w:sz w:val="24"/>
        </w:rPr>
        <w:t xml:space="preserve"> river type, and 3) a river is assigned a river type and its corresponding suite of prior parameters from step 2).  Step 2) was accomplished using both an unsupervised clustering algorithm and a novel supervised classification framework.  Both are outlined below.  We also trained priors using </w:t>
      </w:r>
      <w:proofErr w:type="spellStart"/>
      <w:r w:rsidR="00F9364A">
        <w:rPr>
          <w:rFonts w:ascii="Times New Roman" w:hAnsi="Times New Roman" w:cs="Times New Roman"/>
          <w:sz w:val="24"/>
        </w:rPr>
        <w:t>Hagemann</w:t>
      </w:r>
      <w:proofErr w:type="spellEnd"/>
      <w:r w:rsidR="00F9364A">
        <w:rPr>
          <w:rFonts w:ascii="Times New Roman" w:hAnsi="Times New Roman" w:cs="Times New Roman"/>
          <w:sz w:val="24"/>
        </w:rPr>
        <w:t>, et al. (2017)’s method on the new training data (Text S2).</w:t>
      </w:r>
    </w:p>
    <w:p w14:paraId="6C109C63" w14:textId="7BEF783A" w:rsidR="00051E06" w:rsidRDefault="00051E06" w:rsidP="006D06D7">
      <w:pPr>
        <w:pStyle w:val="NoSpacing"/>
        <w:spacing w:line="480" w:lineRule="auto"/>
        <w:jc w:val="both"/>
        <w:rPr>
          <w:rFonts w:ascii="Times New Roman" w:hAnsi="Times New Roman" w:cs="Times New Roman"/>
          <w:b/>
          <w:sz w:val="24"/>
        </w:rPr>
      </w:pPr>
    </w:p>
    <w:p w14:paraId="641951CB" w14:textId="0AD98C43" w:rsidR="006D06D7" w:rsidRPr="005B48AE" w:rsidRDefault="00360055" w:rsidP="006D06D7">
      <w:pPr>
        <w:pStyle w:val="NoSpacing"/>
        <w:spacing w:line="480" w:lineRule="auto"/>
        <w:jc w:val="both"/>
        <w:rPr>
          <w:rFonts w:ascii="Times New Roman" w:eastAsiaTheme="minorEastAsia" w:hAnsi="Times New Roman" w:cs="Times New Roman"/>
          <w:sz w:val="24"/>
        </w:rPr>
      </w:pPr>
      <w:r>
        <w:rPr>
          <w:rFonts w:ascii="Times New Roman" w:hAnsi="Times New Roman" w:cs="Times New Roman"/>
          <w:b/>
          <w:bCs/>
          <w:sz w:val="24"/>
        </w:rPr>
        <w:t>2)</w:t>
      </w:r>
      <w:r>
        <w:rPr>
          <w:rFonts w:ascii="Times New Roman" w:hAnsi="Times New Roman" w:cs="Times New Roman"/>
          <w:sz w:val="24"/>
        </w:rPr>
        <w:t xml:space="preserve"> </w:t>
      </w:r>
      <w:r w:rsidR="002D5D6C">
        <w:rPr>
          <w:rFonts w:ascii="Times New Roman" w:hAnsi="Times New Roman" w:cs="Times New Roman"/>
          <w:sz w:val="24"/>
        </w:rPr>
        <w:t xml:space="preserve">In the BAM context, priors </w:t>
      </w:r>
      <w:r w:rsidR="002645C5">
        <w:rPr>
          <w:rFonts w:ascii="Times New Roman" w:hAnsi="Times New Roman" w:cs="Times New Roman"/>
          <w:sz w:val="24"/>
        </w:rPr>
        <w:t>are taken as</w:t>
      </w:r>
      <w:r w:rsidR="008B59CB">
        <w:rPr>
          <w:rFonts w:ascii="Times New Roman" w:hAnsi="Times New Roman" w:cs="Times New Roman"/>
          <w:sz w:val="24"/>
        </w:rPr>
        <w:t xml:space="preserve"> truncated, lognormal </w:t>
      </w:r>
      <w:r w:rsidR="002D5D6C">
        <w:rPr>
          <w:rFonts w:ascii="Times New Roman" w:hAnsi="Times New Roman" w:cs="Times New Roman"/>
          <w:sz w:val="24"/>
        </w:rPr>
        <w:t xml:space="preserve">distributions and </w:t>
      </w:r>
      <w:r w:rsidR="003906DD">
        <w:rPr>
          <w:rFonts w:ascii="Times New Roman" w:hAnsi="Times New Roman" w:cs="Times New Roman"/>
          <w:sz w:val="24"/>
        </w:rPr>
        <w:t>thus</w:t>
      </w:r>
      <w:r w:rsidR="002D5D6C">
        <w:rPr>
          <w:rFonts w:ascii="Times New Roman" w:hAnsi="Times New Roman" w:cs="Times New Roman"/>
          <w:sz w:val="24"/>
        </w:rPr>
        <w:t xml:space="preserve"> </w:t>
      </w:r>
      <w:r w:rsidR="008B59CB">
        <w:rPr>
          <w:rFonts w:ascii="Times New Roman" w:hAnsi="Times New Roman" w:cs="Times New Roman"/>
          <w:sz w:val="24"/>
        </w:rPr>
        <w:t xml:space="preserve">are defined as </w:t>
      </w:r>
      <m:oMath>
        <m:r>
          <m:rPr>
            <m:sty m:val="p"/>
          </m:rPr>
          <w:rPr>
            <w:rFonts w:ascii="Cambria Math" w:hAnsi="Cambria Math" w:cs="Times New Roman"/>
            <w:sz w:val="24"/>
          </w:rPr>
          <m:t>ln⁡</m:t>
        </m:r>
        <m:r>
          <w:rPr>
            <w:rFonts w:ascii="Cambria Math" w:hAnsi="Cambria Math" w:cs="Times New Roman"/>
            <w:sz w:val="24"/>
          </w:rPr>
          <m:t>(</m:t>
        </m:r>
        <m:r>
          <w:rPr>
            <w:rFonts w:ascii="Cambria Math" w:eastAsiaTheme="minorEastAsia" w:hAnsi="Cambria Math" w:cs="Times New Roman"/>
            <w:sz w:val="24"/>
          </w:rPr>
          <m:t>X)~</m:t>
        </m:r>
        <m:r>
          <m:rPr>
            <m:sty m:val="p"/>
          </m:rPr>
          <w:rPr>
            <w:rFonts w:ascii="Cambria Math" w:hAnsi="Cambria Math" w:cs="Times New Roman"/>
            <w:sz w:val="24"/>
          </w:rPr>
          <m:t>Ν</m:t>
        </m:r>
        <m:r>
          <w:rPr>
            <w:rFonts w:ascii="Cambria Math" w:hAnsi="Cambria Math" w:cs="Times New Roman"/>
            <w:sz w:val="24"/>
          </w:rPr>
          <m:t>(μ,</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2</m:t>
            </m:r>
          </m:sup>
        </m:sSup>
      </m:oMath>
      <w:r w:rsidR="008B59CB">
        <w:rPr>
          <w:rFonts w:ascii="Times New Roman" w:hAnsi="Times New Roman" w:cs="Times New Roman"/>
          <w:sz w:val="24"/>
        </w:rPr>
        <w:t xml:space="preserve">) for </w:t>
      </w:r>
      <m:oMath>
        <m:r>
          <w:rPr>
            <w:rFonts w:ascii="Cambria Math" w:hAnsi="Cambria Math" w:cs="Times New Roman"/>
            <w:sz w:val="24"/>
          </w:rPr>
          <m:t>a&lt;X&lt;b</m:t>
        </m:r>
      </m:oMath>
      <w:r w:rsidR="008B59CB">
        <w:rPr>
          <w:rFonts w:ascii="Times New Roman" w:eastAsiaTheme="minorEastAsia" w:hAnsi="Times New Roman" w:cs="Times New Roman"/>
          <w:sz w:val="24"/>
        </w:rPr>
        <w:t>, using a mean (</w:t>
      </w: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8B59CB">
        <w:rPr>
          <w:rFonts w:ascii="Times New Roman" w:hAnsi="Times New Roman" w:cs="Times New Roman"/>
          <w:sz w:val="24"/>
        </w:rPr>
        <w:t xml:space="preserve">), </w:t>
      </w:r>
      <w:r w:rsidR="002D5D6C">
        <w:rPr>
          <w:rFonts w:ascii="Times New Roman" w:hAnsi="Times New Roman" w:cs="Times New Roman"/>
          <w:sz w:val="24"/>
        </w:rPr>
        <w:t>standard deviation (σ</w:t>
      </w:r>
      <w:r w:rsidR="002D5D6C">
        <w:rPr>
          <w:rFonts w:ascii="Times New Roman" w:eastAsiaTheme="minorEastAsia" w:hAnsi="Times New Roman" w:cs="Times New Roman"/>
          <w:sz w:val="24"/>
        </w:rPr>
        <w:t>), and upper</w:t>
      </w:r>
      <w:r w:rsidR="00B527E8">
        <w:rPr>
          <w:rFonts w:ascii="Times New Roman" w:eastAsiaTheme="minorEastAsia" w:hAnsi="Times New Roman" w:cs="Times New Roman"/>
          <w:sz w:val="24"/>
        </w:rPr>
        <w:t xml:space="preserve"> (</w:t>
      </w:r>
      <w:r w:rsidR="00B527E8" w:rsidRPr="00B527E8">
        <w:rPr>
          <w:rFonts w:ascii="Times New Roman" w:eastAsiaTheme="minorEastAsia" w:hAnsi="Times New Roman" w:cs="Times New Roman"/>
          <w:i/>
          <w:sz w:val="24"/>
        </w:rPr>
        <w:t>a</w:t>
      </w:r>
      <w:r w:rsidR="00B527E8">
        <w:rPr>
          <w:rFonts w:ascii="Times New Roman" w:eastAsiaTheme="minorEastAsia" w:hAnsi="Times New Roman" w:cs="Times New Roman"/>
          <w:sz w:val="24"/>
        </w:rPr>
        <w:t>)</w:t>
      </w:r>
      <w:r w:rsidR="002D5D6C">
        <w:rPr>
          <w:rFonts w:ascii="Times New Roman" w:eastAsiaTheme="minorEastAsia" w:hAnsi="Times New Roman" w:cs="Times New Roman"/>
          <w:sz w:val="24"/>
        </w:rPr>
        <w:t xml:space="preserve"> and lower bounds</w:t>
      </w:r>
      <w:r w:rsidR="00B527E8">
        <w:rPr>
          <w:rFonts w:ascii="Times New Roman" w:eastAsiaTheme="minorEastAsia" w:hAnsi="Times New Roman" w:cs="Times New Roman"/>
          <w:sz w:val="24"/>
        </w:rPr>
        <w:t xml:space="preserve"> (</w:t>
      </w:r>
      <w:r w:rsidR="00B527E8">
        <w:rPr>
          <w:rFonts w:ascii="Times New Roman" w:eastAsiaTheme="minorEastAsia" w:hAnsi="Times New Roman" w:cs="Times New Roman"/>
          <w:i/>
          <w:sz w:val="24"/>
        </w:rPr>
        <w:t>b</w:t>
      </w:r>
      <w:r w:rsidR="00B527E8">
        <w:rPr>
          <w:rFonts w:ascii="Times New Roman" w:eastAsiaTheme="minorEastAsia" w:hAnsi="Times New Roman" w:cs="Times New Roman"/>
          <w:sz w:val="24"/>
        </w:rPr>
        <w:t>)</w:t>
      </w:r>
      <w:r w:rsidR="008B59CB">
        <w:rPr>
          <w:rFonts w:ascii="Times New Roman" w:eastAsiaTheme="minorEastAsia" w:hAnsi="Times New Roman" w:cs="Times New Roman"/>
          <w:sz w:val="24"/>
        </w:rPr>
        <w:t xml:space="preserve">.  </w:t>
      </w:r>
      <w:r w:rsidR="002D5D6C">
        <w:rPr>
          <w:rFonts w:ascii="Times New Roman" w:eastAsiaTheme="minorEastAsia" w:hAnsi="Times New Roman" w:cs="Times New Roman"/>
          <w:sz w:val="24"/>
        </w:rPr>
        <w:t>See Table 2 for the l</w:t>
      </w:r>
      <w:r w:rsidR="00B331A8">
        <w:rPr>
          <w:rFonts w:ascii="Times New Roman" w:eastAsiaTheme="minorEastAsia" w:hAnsi="Times New Roman" w:cs="Times New Roman"/>
          <w:sz w:val="24"/>
        </w:rPr>
        <w:t>ist of priors needed to run BAM, which were previously introduced with the</w:t>
      </w:r>
      <w:r w:rsidR="000C06E5">
        <w:rPr>
          <w:rFonts w:ascii="Times New Roman" w:eastAsiaTheme="minorEastAsia" w:hAnsi="Times New Roman" w:cs="Times New Roman"/>
          <w:sz w:val="24"/>
        </w:rPr>
        <w:t xml:space="preserve"> BAM</w:t>
      </w:r>
      <w:r w:rsidR="00B331A8">
        <w:rPr>
          <w:rFonts w:ascii="Times New Roman" w:eastAsiaTheme="minorEastAsia" w:hAnsi="Times New Roman" w:cs="Times New Roman"/>
          <w:sz w:val="24"/>
        </w:rPr>
        <w:t xml:space="preserve"> flow laws</w:t>
      </w:r>
      <w:r w:rsidR="00907807">
        <w:rPr>
          <w:rFonts w:ascii="Times New Roman" w:eastAsiaTheme="minorEastAsia" w:hAnsi="Times New Roman" w:cs="Times New Roman"/>
          <w:sz w:val="24"/>
        </w:rPr>
        <w:t xml:space="preserve"> </w:t>
      </w:r>
      <w:r w:rsidR="000C06E5">
        <w:rPr>
          <w:rFonts w:ascii="Times New Roman" w:eastAsiaTheme="minorEastAsia" w:hAnsi="Times New Roman" w:cs="Times New Roman"/>
          <w:sz w:val="24"/>
        </w:rPr>
        <w:t>(</w:t>
      </w:r>
      <w:r w:rsidR="00907807">
        <w:rPr>
          <w:rFonts w:ascii="Times New Roman" w:eastAsiaTheme="minorEastAsia" w:hAnsi="Times New Roman" w:cs="Times New Roman"/>
          <w:sz w:val="24"/>
        </w:rPr>
        <w:t>Equations 1 and 2</w:t>
      </w:r>
      <w:r w:rsidR="000C06E5">
        <w:rPr>
          <w:rFonts w:ascii="Times New Roman" w:eastAsiaTheme="minorEastAsia" w:hAnsi="Times New Roman" w:cs="Times New Roman"/>
          <w:sz w:val="24"/>
        </w:rPr>
        <w:t>)</w:t>
      </w:r>
      <w:r w:rsidR="00907807">
        <w:rPr>
          <w:rFonts w:ascii="Times New Roman" w:eastAsiaTheme="minorEastAsia" w:hAnsi="Times New Roman" w:cs="Times New Roman"/>
          <w:sz w:val="24"/>
        </w:rPr>
        <w:t>.  Priors that we redefined</w:t>
      </w:r>
      <w:r w:rsidR="00FD528F">
        <w:rPr>
          <w:rFonts w:ascii="Times New Roman" w:eastAsiaTheme="minorEastAsia" w:hAnsi="Times New Roman" w:cs="Times New Roman"/>
          <w:sz w:val="24"/>
        </w:rPr>
        <w:t xml:space="preserve"> based on geomorphic river types</w:t>
      </w:r>
      <w:r w:rsidR="00907807">
        <w:rPr>
          <w:rFonts w:ascii="Times New Roman" w:eastAsiaTheme="minorEastAsia" w:hAnsi="Times New Roman" w:cs="Times New Roman"/>
          <w:sz w:val="24"/>
        </w:rPr>
        <w:t xml:space="preserve"> were </w:t>
      </w:r>
      <w:proofErr w:type="spellStart"/>
      <w:r w:rsidR="00907807">
        <w:rPr>
          <w:rFonts w:ascii="Times New Roman" w:eastAsiaTheme="minorEastAsia" w:hAnsi="Times New Roman" w:cs="Times New Roman"/>
          <w:i/>
          <w:sz w:val="24"/>
        </w:rPr>
        <w:t>W</w:t>
      </w:r>
      <w:r w:rsidR="00907807">
        <w:rPr>
          <w:rFonts w:ascii="Times New Roman" w:eastAsiaTheme="minorEastAsia" w:hAnsi="Times New Roman" w:cs="Times New Roman"/>
          <w:i/>
          <w:sz w:val="24"/>
          <w:vertAlign w:val="subscript"/>
        </w:rPr>
        <w:t>b</w:t>
      </w:r>
      <w:proofErr w:type="spellEnd"/>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D</w:t>
      </w:r>
      <w:r w:rsidR="00907807">
        <w:rPr>
          <w:rFonts w:ascii="Times New Roman" w:eastAsiaTheme="minorEastAsia" w:hAnsi="Times New Roman" w:cs="Times New Roman"/>
          <w:i/>
          <w:sz w:val="24"/>
          <w:vertAlign w:val="subscript"/>
        </w:rPr>
        <w:t>b</w:t>
      </w:r>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r</w:t>
      </w:r>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n, A</w:t>
      </w:r>
      <w:r w:rsidR="00907807">
        <w:rPr>
          <w:rFonts w:ascii="Times New Roman" w:eastAsiaTheme="minorEastAsia" w:hAnsi="Times New Roman" w:cs="Times New Roman"/>
          <w:i/>
          <w:sz w:val="24"/>
          <w:vertAlign w:val="subscript"/>
        </w:rPr>
        <w:t>0</w:t>
      </w:r>
      <w:r w:rsidR="00907807">
        <w:rPr>
          <w:rFonts w:ascii="Times New Roman" w:eastAsiaTheme="minorEastAsia" w:hAnsi="Times New Roman" w:cs="Times New Roman"/>
          <w:i/>
          <w:sz w:val="24"/>
        </w:rPr>
        <w:t xml:space="preserve">, </w:t>
      </w:r>
      <w:r w:rsidR="00907807">
        <w:rPr>
          <w:rFonts w:ascii="Times New Roman" w:eastAsiaTheme="minorEastAsia" w:hAnsi="Times New Roman" w:cs="Times New Roman"/>
          <w:sz w:val="24"/>
        </w:rPr>
        <w:t xml:space="preserve">and </w:t>
      </w:r>
      <w:r w:rsidR="00907807">
        <w:rPr>
          <w:rFonts w:ascii="Times New Roman" w:eastAsiaTheme="minorEastAsia" w:hAnsi="Times New Roman" w:cs="Times New Roman"/>
          <w:i/>
          <w:sz w:val="24"/>
        </w:rPr>
        <w:t>b</w:t>
      </w:r>
      <w:r w:rsidR="00DD2F1A">
        <w:rPr>
          <w:rFonts w:ascii="Times New Roman" w:eastAsiaTheme="minorEastAsia" w:hAnsi="Times New Roman" w:cs="Times New Roman"/>
          <w:sz w:val="24"/>
        </w:rPr>
        <w:t xml:space="preserve"> (Text S3</w:t>
      </w:r>
      <w:r w:rsidR="00907807">
        <w:rPr>
          <w:rFonts w:ascii="Times New Roman" w:eastAsiaTheme="minorEastAsia" w:hAnsi="Times New Roman" w:cs="Times New Roman"/>
          <w:sz w:val="24"/>
        </w:rPr>
        <w:t>).</w:t>
      </w:r>
    </w:p>
    <w:p w14:paraId="4D70B413" w14:textId="235FB2E6" w:rsidR="002D5D6C" w:rsidRPr="002D5D6C" w:rsidRDefault="002D5D6C" w:rsidP="002D5D6C">
      <w:pPr>
        <w:pStyle w:val="Caption"/>
        <w:keepNext/>
        <w:rPr>
          <w:i w:val="0"/>
          <w:color w:val="auto"/>
          <w:sz w:val="20"/>
        </w:rPr>
      </w:pPr>
      <w:r w:rsidRPr="002D5D6C">
        <w:rPr>
          <w:i w:val="0"/>
          <w:color w:val="auto"/>
          <w:sz w:val="20"/>
        </w:rPr>
        <w:t xml:space="preserve">Table 2. The </w:t>
      </w:r>
      <w:r w:rsidR="00307369">
        <w:rPr>
          <w:i w:val="0"/>
          <w:color w:val="auto"/>
          <w:sz w:val="20"/>
        </w:rPr>
        <w:t xml:space="preserve">34 priors used to run BAM, and the parameters used to </w:t>
      </w:r>
      <w:r w:rsidR="00E507E6">
        <w:rPr>
          <w:i w:val="0"/>
          <w:color w:val="auto"/>
          <w:sz w:val="20"/>
        </w:rPr>
        <w:t>define</w:t>
      </w:r>
      <w:r w:rsidR="00307369">
        <w:rPr>
          <w:i w:val="0"/>
          <w:color w:val="auto"/>
          <w:sz w:val="20"/>
        </w:rPr>
        <w:t xml:space="preserve"> them.</w:t>
      </w:r>
    </w:p>
    <w:tbl>
      <w:tblPr>
        <w:tblStyle w:val="TableGrid"/>
        <w:tblW w:w="0" w:type="auto"/>
        <w:tblLook w:val="04A0" w:firstRow="1" w:lastRow="0" w:firstColumn="1" w:lastColumn="0" w:noHBand="0" w:noVBand="1"/>
      </w:tblPr>
      <w:tblGrid>
        <w:gridCol w:w="2785"/>
        <w:gridCol w:w="1687"/>
        <w:gridCol w:w="3173"/>
        <w:gridCol w:w="1705"/>
      </w:tblGrid>
      <w:tr w:rsidR="002D5D6C" w14:paraId="31155EDB" w14:textId="77777777" w:rsidTr="007E1D46">
        <w:tc>
          <w:tcPr>
            <w:tcW w:w="2785" w:type="dxa"/>
          </w:tcPr>
          <w:p w14:paraId="63356642" w14:textId="185BA354" w:rsidR="00674E1A" w:rsidRPr="00674E1A" w:rsidRDefault="00674E1A" w:rsidP="00674E1A">
            <w:pPr>
              <w:pStyle w:val="NoSpacing"/>
              <w:rPr>
                <w:rFonts w:ascii="Times New Roman" w:hAnsi="Times New Roman" w:cs="Times New Roman"/>
                <w:b/>
                <w:bCs/>
                <w:sz w:val="24"/>
                <w:szCs w:val="24"/>
              </w:rPr>
            </w:pPr>
            <w:r>
              <w:rPr>
                <w:rFonts w:ascii="Times New Roman" w:hAnsi="Times New Roman" w:cs="Times New Roman"/>
                <w:b/>
                <w:bCs/>
                <w:sz w:val="24"/>
                <w:szCs w:val="24"/>
              </w:rPr>
              <w:t>Median Cross-sectional Area (A</w:t>
            </w:r>
            <w:r>
              <w:rPr>
                <w:rFonts w:ascii="Times New Roman" w:hAnsi="Times New Roman" w:cs="Times New Roman"/>
                <w:b/>
                <w:bCs/>
                <w:sz w:val="24"/>
                <w:szCs w:val="24"/>
                <w:vertAlign w:val="subscript"/>
              </w:rPr>
              <w:t>0</w:t>
            </w:r>
            <w:r>
              <w:rPr>
                <w:rFonts w:ascii="Times New Roman" w:hAnsi="Times New Roman" w:cs="Times New Roman"/>
                <w:b/>
                <w:bCs/>
                <w:sz w:val="24"/>
                <w:szCs w:val="24"/>
              </w:rPr>
              <w:t>)</w:t>
            </w:r>
          </w:p>
          <w:p w14:paraId="12A0DAF4" w14:textId="044492D0" w:rsidR="002D5D6C" w:rsidRPr="007C00DE" w:rsidRDefault="002D5D6C" w:rsidP="0091713D">
            <w:pPr>
              <w:pStyle w:val="NoSpacing"/>
              <w:rPr>
                <w:rFonts w:ascii="Times New Roman" w:hAnsi="Times New Roman" w:cs="Times New Roman"/>
                <w:b/>
                <w:bCs/>
                <w:sz w:val="24"/>
                <w:szCs w:val="24"/>
              </w:rPr>
            </w:pPr>
          </w:p>
        </w:tc>
        <w:tc>
          <w:tcPr>
            <w:tcW w:w="1687" w:type="dxa"/>
          </w:tcPr>
          <w:p w14:paraId="3FFC8879" w14:textId="02EF38B2"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3606C7A4" w14:textId="3369BA5F"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Manning’s n</w:t>
            </w:r>
          </w:p>
        </w:tc>
        <w:tc>
          <w:tcPr>
            <w:tcW w:w="1705" w:type="dxa"/>
          </w:tcPr>
          <w:p w14:paraId="6BA4EC97" w14:textId="4A99F55E"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6B7846D0" w14:textId="77777777" w:rsidTr="007E1D46">
        <w:tc>
          <w:tcPr>
            <w:tcW w:w="2785" w:type="dxa"/>
          </w:tcPr>
          <w:p w14:paraId="351C7DE6" w14:textId="4DB7920C"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Hydraulic Geometry b Exponent</w:t>
            </w:r>
          </w:p>
        </w:tc>
        <w:tc>
          <w:tcPr>
            <w:tcW w:w="1687" w:type="dxa"/>
          </w:tcPr>
          <w:p w14:paraId="2116B3A7" w14:textId="7632E435"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5DE33D03" w14:textId="2CDED747" w:rsidR="002D5D6C" w:rsidRPr="00674E1A" w:rsidRDefault="00674E1A" w:rsidP="0091713D">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Bankfull</w:t>
            </w:r>
            <w:proofErr w:type="spellEnd"/>
            <w:r>
              <w:rPr>
                <w:rFonts w:ascii="Times New Roman" w:hAnsi="Times New Roman" w:cs="Times New Roman"/>
                <w:b/>
                <w:bCs/>
                <w:sz w:val="24"/>
                <w:szCs w:val="24"/>
              </w:rPr>
              <w:t xml:space="preserve"> Depth (D</w:t>
            </w:r>
            <w:r>
              <w:rPr>
                <w:rFonts w:ascii="Times New Roman" w:hAnsi="Times New Roman" w:cs="Times New Roman"/>
                <w:b/>
                <w:bCs/>
                <w:sz w:val="24"/>
                <w:szCs w:val="24"/>
                <w:vertAlign w:val="subscript"/>
              </w:rPr>
              <w:t>b</w:t>
            </w:r>
            <w:r>
              <w:rPr>
                <w:rFonts w:ascii="Times New Roman" w:hAnsi="Times New Roman" w:cs="Times New Roman"/>
                <w:b/>
                <w:bCs/>
                <w:sz w:val="24"/>
                <w:szCs w:val="24"/>
              </w:rPr>
              <w:t>)</w:t>
            </w:r>
          </w:p>
        </w:tc>
        <w:tc>
          <w:tcPr>
            <w:tcW w:w="1705" w:type="dxa"/>
          </w:tcPr>
          <w:p w14:paraId="71A89565" w14:textId="0442E12D"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7CB7163A" w14:textId="77777777" w:rsidTr="007E1D46">
        <w:tc>
          <w:tcPr>
            <w:tcW w:w="2785" w:type="dxa"/>
          </w:tcPr>
          <w:p w14:paraId="004194F9" w14:textId="1ABBFF27" w:rsidR="00674E1A" w:rsidRPr="00674E1A" w:rsidRDefault="00674E1A" w:rsidP="00674E1A">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Bankfull</w:t>
            </w:r>
            <w:proofErr w:type="spellEnd"/>
            <w:r>
              <w:rPr>
                <w:rFonts w:ascii="Times New Roman" w:hAnsi="Times New Roman" w:cs="Times New Roman"/>
                <w:b/>
                <w:bCs/>
                <w:sz w:val="24"/>
                <w:szCs w:val="24"/>
              </w:rPr>
              <w:t xml:space="preserve"> Width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b</w:t>
            </w:r>
            <w:proofErr w:type="spellEnd"/>
            <w:r>
              <w:rPr>
                <w:rFonts w:ascii="Times New Roman" w:hAnsi="Times New Roman" w:cs="Times New Roman"/>
                <w:b/>
                <w:bCs/>
                <w:sz w:val="24"/>
                <w:szCs w:val="24"/>
              </w:rPr>
              <w:t>)</w:t>
            </w:r>
          </w:p>
          <w:p w14:paraId="6EFCCE39" w14:textId="4F54873A" w:rsidR="002D5D6C" w:rsidRPr="007C00DE" w:rsidRDefault="002D5D6C" w:rsidP="0091713D">
            <w:pPr>
              <w:pStyle w:val="NoSpacing"/>
              <w:rPr>
                <w:rFonts w:ascii="Times New Roman" w:hAnsi="Times New Roman" w:cs="Times New Roman"/>
                <w:b/>
                <w:bCs/>
                <w:sz w:val="24"/>
                <w:szCs w:val="24"/>
              </w:rPr>
            </w:pPr>
          </w:p>
        </w:tc>
        <w:tc>
          <w:tcPr>
            <w:tcW w:w="1687" w:type="dxa"/>
          </w:tcPr>
          <w:p w14:paraId="738062A2" w14:textId="13D21913"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127F138C" w14:textId="1E000BA6" w:rsidR="002D5D6C" w:rsidRPr="007C00DE" w:rsidRDefault="00674E1A" w:rsidP="0091713D">
            <w:pPr>
              <w:pStyle w:val="NoSpacing"/>
              <w:rPr>
                <w:rFonts w:ascii="Times New Roman" w:hAnsi="Times New Roman" w:cs="Times New Roman"/>
                <w:b/>
                <w:bCs/>
                <w:i/>
                <w:sz w:val="24"/>
                <w:szCs w:val="24"/>
              </w:rPr>
            </w:pPr>
            <w:r>
              <w:rPr>
                <w:rFonts w:ascii="Times New Roman" w:hAnsi="Times New Roman" w:cs="Times New Roman"/>
                <w:b/>
                <w:bCs/>
                <w:sz w:val="24"/>
                <w:szCs w:val="24"/>
              </w:rPr>
              <w:t>Channel Shape (r)</w:t>
            </w:r>
          </w:p>
        </w:tc>
        <w:tc>
          <w:tcPr>
            <w:tcW w:w="1705" w:type="dxa"/>
          </w:tcPr>
          <w:p w14:paraId="301DA7B2" w14:textId="66458AC3"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5D40B1CA" w14:textId="77777777" w:rsidTr="007E1D46">
        <w:tc>
          <w:tcPr>
            <w:tcW w:w="2785" w:type="dxa"/>
          </w:tcPr>
          <w:p w14:paraId="2957181C" w14:textId="74CD9F49"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Discharge (Q)</w:t>
            </w:r>
          </w:p>
        </w:tc>
        <w:tc>
          <w:tcPr>
            <w:tcW w:w="1687" w:type="dxa"/>
          </w:tcPr>
          <w:p w14:paraId="0D44B10F" w14:textId="7DA2A03B"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572F03E4" w14:textId="7D1370B6" w:rsidR="002D5D6C" w:rsidRPr="00674E1A"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Congruent Width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c</w:t>
            </w:r>
            <w:proofErr w:type="spellEnd"/>
            <w:r>
              <w:rPr>
                <w:rFonts w:ascii="Times New Roman" w:hAnsi="Times New Roman" w:cs="Times New Roman"/>
                <w:b/>
                <w:bCs/>
                <w:sz w:val="24"/>
                <w:szCs w:val="24"/>
              </w:rPr>
              <w:t>)</w:t>
            </w:r>
          </w:p>
        </w:tc>
        <w:tc>
          <w:tcPr>
            <w:tcW w:w="1705" w:type="dxa"/>
          </w:tcPr>
          <w:p w14:paraId="41B5245C" w14:textId="3D11830D" w:rsidR="002D5D6C" w:rsidRPr="007C00DE" w:rsidRDefault="00A369C4" w:rsidP="00702029">
            <w:pPr>
              <w:pStyle w:val="NoSpacing"/>
              <w:rPr>
                <w:rFonts w:ascii="Times New Roman" w:hAnsi="Times New Roman" w:cs="Times New Roman"/>
                <w:i/>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5F674D9B" w14:textId="77777777" w:rsidTr="007E1D46">
        <w:tc>
          <w:tcPr>
            <w:tcW w:w="2785" w:type="dxa"/>
          </w:tcPr>
          <w:p w14:paraId="15F18075" w14:textId="7F30A417" w:rsidR="00674E1A" w:rsidRPr="007C00DE" w:rsidRDefault="00674E1A" w:rsidP="00674E1A">
            <w:pPr>
              <w:pStyle w:val="NoSpacing"/>
              <w:rPr>
                <w:rFonts w:ascii="Times New Roman" w:hAnsi="Times New Roman" w:cs="Times New Roman"/>
                <w:b/>
                <w:bCs/>
                <w:sz w:val="24"/>
                <w:szCs w:val="24"/>
              </w:rPr>
            </w:pPr>
            <w:r>
              <w:rPr>
                <w:rFonts w:ascii="Times New Roman" w:hAnsi="Times New Roman" w:cs="Times New Roman"/>
                <w:b/>
                <w:bCs/>
                <w:sz w:val="24"/>
                <w:szCs w:val="24"/>
              </w:rPr>
              <w:t>Manning’s Flow Law Error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m</m:t>
                  </m:r>
                </m:sub>
              </m:sSub>
              <m:r>
                <m:rPr>
                  <m:sty m:val="bi"/>
                </m:rPr>
                <w:rPr>
                  <w:rFonts w:ascii="Cambria Math" w:hAnsi="Cambria Math" w:cs="Times New Roman"/>
                  <w:sz w:val="24"/>
                  <w:szCs w:val="24"/>
                </w:rPr>
                <m:t>)</m:t>
              </m:r>
            </m:oMath>
          </w:p>
          <w:p w14:paraId="6CD9B575" w14:textId="52116CB3" w:rsidR="002D5D6C" w:rsidRPr="007C00DE" w:rsidRDefault="002D5D6C" w:rsidP="0091713D">
            <w:pPr>
              <w:pStyle w:val="NoSpacing"/>
              <w:rPr>
                <w:rFonts w:ascii="Times New Roman" w:hAnsi="Times New Roman" w:cs="Times New Roman"/>
                <w:b/>
                <w:bCs/>
                <w:sz w:val="24"/>
                <w:szCs w:val="24"/>
              </w:rPr>
            </w:pPr>
          </w:p>
        </w:tc>
        <w:tc>
          <w:tcPr>
            <w:tcW w:w="1687" w:type="dxa"/>
          </w:tcPr>
          <w:p w14:paraId="7713491B" w14:textId="4EFE66CB"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σ</w:t>
            </w:r>
          </w:p>
        </w:tc>
        <w:tc>
          <w:tcPr>
            <w:tcW w:w="3173" w:type="dxa"/>
          </w:tcPr>
          <w:p w14:paraId="263E9DCF" w14:textId="7F956AB7"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AMHG Flow Law Error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g</m:t>
                  </m:r>
                </m:sub>
              </m:sSub>
              <m:r>
                <m:rPr>
                  <m:sty m:val="bi"/>
                </m:rPr>
                <w:rPr>
                  <w:rFonts w:ascii="Cambria Math" w:hAnsi="Cambria Math" w:cs="Times New Roman"/>
                  <w:sz w:val="24"/>
                  <w:szCs w:val="24"/>
                </w:rPr>
                <m:t>)</m:t>
              </m:r>
            </m:oMath>
          </w:p>
        </w:tc>
        <w:tc>
          <w:tcPr>
            <w:tcW w:w="1705" w:type="dxa"/>
          </w:tcPr>
          <w:p w14:paraId="4B38DC46" w14:textId="048D5C05" w:rsidR="002D5D6C" w:rsidRPr="007C00DE" w:rsidRDefault="00A369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σ</w:t>
            </w:r>
          </w:p>
        </w:tc>
      </w:tr>
    </w:tbl>
    <w:p w14:paraId="1126EB22" w14:textId="68982949" w:rsidR="00527632" w:rsidRPr="005B48AE" w:rsidRDefault="00527632" w:rsidP="002D5D6C">
      <w:pPr>
        <w:pStyle w:val="NoSpacing"/>
        <w:spacing w:line="480" w:lineRule="auto"/>
        <w:jc w:val="both"/>
        <w:rPr>
          <w:rFonts w:ascii="Times New Roman" w:hAnsi="Times New Roman" w:cs="Times New Roman"/>
          <w:sz w:val="24"/>
        </w:rPr>
      </w:pPr>
    </w:p>
    <w:p w14:paraId="5391F541" w14:textId="7B48A18F" w:rsidR="00677B6D" w:rsidRPr="0067159A" w:rsidRDefault="00410620" w:rsidP="00410620">
      <w:pPr>
        <w:pStyle w:val="NoSpacing"/>
        <w:spacing w:line="480" w:lineRule="auto"/>
        <w:jc w:val="both"/>
        <w:rPr>
          <w:rFonts w:ascii="Times New Roman" w:hAnsi="Times New Roman" w:cs="Times New Roman"/>
          <w:sz w:val="24"/>
        </w:rPr>
      </w:pPr>
      <w:r>
        <w:rPr>
          <w:rFonts w:ascii="Times New Roman" w:hAnsi="Times New Roman" w:cs="Times New Roman"/>
          <w:b/>
          <w:sz w:val="24"/>
        </w:rPr>
        <w:t xml:space="preserve">5) </w:t>
      </w:r>
      <w:r>
        <w:rPr>
          <w:rFonts w:ascii="Times New Roman" w:hAnsi="Times New Roman" w:cs="Times New Roman"/>
          <w:sz w:val="24"/>
        </w:rPr>
        <w:t xml:space="preserve">Unsupervised clustering algorithms draw patterns from data with no pre-existing labels and little human intervention.  One very popular unsupervised algorithm is Density Based Spatial Clustering of Applications with Noise (DBSCAN- </w:t>
      </w:r>
      <w:r w:rsidR="004C42E5">
        <w:rPr>
          <w:rFonts w:ascii="Times New Roman" w:hAnsi="Times New Roman" w:cs="Times New Roman"/>
          <w:sz w:val="24"/>
        </w:rPr>
        <w:t>Ester et al. 1996)</w:t>
      </w:r>
      <w:r w:rsidR="002F2D55">
        <w:rPr>
          <w:rFonts w:ascii="Times New Roman" w:hAnsi="Times New Roman" w:cs="Times New Roman"/>
          <w:sz w:val="24"/>
        </w:rPr>
        <w:t xml:space="preserve">.  DBSCAN </w:t>
      </w:r>
      <w:r w:rsidR="00BE23AC">
        <w:rPr>
          <w:rFonts w:ascii="Times New Roman" w:hAnsi="Times New Roman" w:cs="Times New Roman"/>
          <w:sz w:val="24"/>
        </w:rPr>
        <w:t xml:space="preserve">is a density-based clustering algorithm that groups observations together if they are close to one another in the multi-dimensional </w:t>
      </w:r>
      <w:r w:rsidR="003F071B">
        <w:rPr>
          <w:rFonts w:ascii="Times New Roman" w:hAnsi="Times New Roman" w:cs="Times New Roman"/>
          <w:sz w:val="24"/>
        </w:rPr>
        <w:t>feature</w:t>
      </w:r>
      <w:r w:rsidR="00BE23AC">
        <w:rPr>
          <w:rFonts w:ascii="Times New Roman" w:hAnsi="Times New Roman" w:cs="Times New Roman"/>
          <w:sz w:val="24"/>
        </w:rPr>
        <w:t xml:space="preserve"> space.  U</w:t>
      </w:r>
      <w:r w:rsidR="004C42E5">
        <w:rPr>
          <w:rFonts w:ascii="Times New Roman" w:hAnsi="Times New Roman" w:cs="Times New Roman"/>
          <w:sz w:val="24"/>
        </w:rPr>
        <w:t>nlike</w:t>
      </w:r>
      <w:r w:rsidR="009E4FDE">
        <w:rPr>
          <w:rFonts w:ascii="Times New Roman" w:hAnsi="Times New Roman" w:cs="Times New Roman"/>
          <w:sz w:val="24"/>
        </w:rPr>
        <w:t xml:space="preserve"> simpler unsupervised learning</w:t>
      </w:r>
      <w:r w:rsidR="004C42E5">
        <w:rPr>
          <w:rFonts w:ascii="Times New Roman" w:hAnsi="Times New Roman" w:cs="Times New Roman"/>
          <w:sz w:val="24"/>
        </w:rPr>
        <w:t xml:space="preserve">, </w:t>
      </w:r>
      <w:r w:rsidR="00BE23AC">
        <w:rPr>
          <w:rFonts w:ascii="Times New Roman" w:hAnsi="Times New Roman" w:cs="Times New Roman"/>
          <w:sz w:val="24"/>
        </w:rPr>
        <w:t xml:space="preserve">DBSCAN </w:t>
      </w:r>
      <w:r w:rsidR="00677B6D">
        <w:rPr>
          <w:rFonts w:ascii="Times New Roman" w:hAnsi="Times New Roman" w:cs="Times New Roman"/>
          <w:sz w:val="24"/>
        </w:rPr>
        <w:t xml:space="preserve">does not assume all </w:t>
      </w:r>
      <w:r w:rsidR="00677B6D">
        <w:rPr>
          <w:rFonts w:ascii="Times New Roman" w:hAnsi="Times New Roman" w:cs="Times New Roman"/>
          <w:sz w:val="24"/>
        </w:rPr>
        <w:lastRenderedPageBreak/>
        <w:t xml:space="preserve">clusters have a convex shape in the </w:t>
      </w:r>
      <w:r w:rsidR="009E4FDE">
        <w:rPr>
          <w:rFonts w:ascii="Times New Roman" w:hAnsi="Times New Roman" w:cs="Times New Roman"/>
          <w:sz w:val="24"/>
        </w:rPr>
        <w:t>feature</w:t>
      </w:r>
      <w:r w:rsidR="00677B6D">
        <w:rPr>
          <w:rFonts w:ascii="Times New Roman" w:hAnsi="Times New Roman" w:cs="Times New Roman"/>
          <w:sz w:val="24"/>
        </w:rPr>
        <w:t xml:space="preserve"> space and instead uses </w:t>
      </w:r>
      <w:r w:rsidR="009E4FDE">
        <w:rPr>
          <w:rFonts w:ascii="Times New Roman" w:hAnsi="Times New Roman" w:cs="Times New Roman"/>
          <w:sz w:val="24"/>
        </w:rPr>
        <w:t xml:space="preserve">density to group observations, meaning </w:t>
      </w:r>
      <w:r w:rsidR="00AD0B1B">
        <w:rPr>
          <w:rFonts w:ascii="Times New Roman" w:hAnsi="Times New Roman" w:cs="Times New Roman"/>
          <w:sz w:val="24"/>
        </w:rPr>
        <w:t>clu</w:t>
      </w:r>
      <w:r w:rsidR="009E4FDE">
        <w:rPr>
          <w:rFonts w:ascii="Times New Roman" w:hAnsi="Times New Roman" w:cs="Times New Roman"/>
          <w:sz w:val="24"/>
        </w:rPr>
        <w:t>sters can be arbitrarily shaped</w:t>
      </w:r>
      <w:r w:rsidR="00AD0B1B">
        <w:rPr>
          <w:rFonts w:ascii="Times New Roman" w:hAnsi="Times New Roman" w:cs="Times New Roman"/>
          <w:sz w:val="24"/>
        </w:rPr>
        <w:t xml:space="preserve">.  </w:t>
      </w:r>
      <w:r w:rsidR="001674F2">
        <w:rPr>
          <w:rFonts w:ascii="Times New Roman" w:hAnsi="Times New Roman" w:cs="Times New Roman"/>
          <w:sz w:val="24"/>
        </w:rPr>
        <w:t>DBSCAN also identifies</w:t>
      </w:r>
      <w:r w:rsidR="00677B6D">
        <w:rPr>
          <w:rFonts w:ascii="Times New Roman" w:hAnsi="Times New Roman" w:cs="Times New Roman"/>
          <w:sz w:val="24"/>
        </w:rPr>
        <w:t xml:space="preserve"> ‘noise</w:t>
      </w:r>
      <w:r w:rsidR="007261DE">
        <w:rPr>
          <w:rFonts w:ascii="Times New Roman" w:hAnsi="Times New Roman" w:cs="Times New Roman"/>
          <w:sz w:val="24"/>
        </w:rPr>
        <w:t>’</w:t>
      </w:r>
      <w:r w:rsidR="00677B6D">
        <w:rPr>
          <w:rFonts w:ascii="Times New Roman" w:hAnsi="Times New Roman" w:cs="Times New Roman"/>
          <w:sz w:val="24"/>
        </w:rPr>
        <w:t xml:space="preserve"> points which are not in sufficiently dense areas of the </w:t>
      </w:r>
      <w:r w:rsidR="001674F2">
        <w:rPr>
          <w:rFonts w:ascii="Times New Roman" w:hAnsi="Times New Roman" w:cs="Times New Roman"/>
          <w:sz w:val="24"/>
        </w:rPr>
        <w:t>feature</w:t>
      </w:r>
      <w:r w:rsidR="00677B6D">
        <w:rPr>
          <w:rFonts w:ascii="Times New Roman" w:hAnsi="Times New Roman" w:cs="Times New Roman"/>
          <w:sz w:val="24"/>
        </w:rPr>
        <w:t xml:space="preserve"> space</w:t>
      </w:r>
      <w:r w:rsidR="00E0081D">
        <w:rPr>
          <w:rFonts w:ascii="Times New Roman" w:hAnsi="Times New Roman" w:cs="Times New Roman"/>
          <w:sz w:val="24"/>
        </w:rPr>
        <w:t xml:space="preserve">.  </w:t>
      </w:r>
      <w:r w:rsidR="00656AC7">
        <w:rPr>
          <w:rFonts w:ascii="Times New Roman" w:hAnsi="Times New Roman" w:cs="Times New Roman"/>
          <w:sz w:val="24"/>
        </w:rPr>
        <w:t>Though it</w:t>
      </w:r>
      <w:r w:rsidR="00E0081D">
        <w:rPr>
          <w:rFonts w:ascii="Times New Roman" w:hAnsi="Times New Roman" w:cs="Times New Roman"/>
          <w:sz w:val="24"/>
        </w:rPr>
        <w:t xml:space="preserve"> </w:t>
      </w:r>
      <w:r w:rsidR="0049104C">
        <w:rPr>
          <w:rFonts w:ascii="Times New Roman" w:hAnsi="Times New Roman" w:cs="Times New Roman"/>
          <w:sz w:val="24"/>
        </w:rPr>
        <w:t>determin</w:t>
      </w:r>
      <w:r w:rsidR="00656AC7">
        <w:rPr>
          <w:rFonts w:ascii="Times New Roman" w:hAnsi="Times New Roman" w:cs="Times New Roman"/>
          <w:sz w:val="24"/>
        </w:rPr>
        <w:t>es</w:t>
      </w:r>
      <w:r w:rsidR="00AD0B1B">
        <w:rPr>
          <w:rFonts w:ascii="Times New Roman" w:hAnsi="Times New Roman" w:cs="Times New Roman"/>
          <w:sz w:val="24"/>
        </w:rPr>
        <w:t xml:space="preserve"> its own number of clusters</w:t>
      </w:r>
      <w:r w:rsidR="00E0081D">
        <w:rPr>
          <w:rFonts w:ascii="Times New Roman" w:hAnsi="Times New Roman" w:cs="Times New Roman"/>
          <w:sz w:val="24"/>
        </w:rPr>
        <w:t>, t</w:t>
      </w:r>
      <w:r w:rsidR="005A7024">
        <w:rPr>
          <w:rFonts w:ascii="Times New Roman" w:hAnsi="Times New Roman" w:cs="Times New Roman"/>
          <w:sz w:val="24"/>
        </w:rPr>
        <w:t xml:space="preserve">he user must provide </w:t>
      </w:r>
      <w:r w:rsidR="00AD0B1B">
        <w:rPr>
          <w:rFonts w:ascii="Times New Roman" w:hAnsi="Times New Roman" w:cs="Times New Roman"/>
          <w:sz w:val="24"/>
        </w:rPr>
        <w:t>a maximum cluster radius</w:t>
      </w:r>
      <w:r w:rsidR="008E255F">
        <w:rPr>
          <w:rFonts w:ascii="Times New Roman" w:hAnsi="Times New Roman" w:cs="Times New Roman"/>
          <w:sz w:val="24"/>
        </w:rPr>
        <w:t>.</w:t>
      </w:r>
      <w:r w:rsidR="00A55DE7">
        <w:rPr>
          <w:rFonts w:ascii="Times New Roman" w:hAnsi="Times New Roman" w:cs="Times New Roman"/>
          <w:sz w:val="24"/>
        </w:rPr>
        <w:t xml:space="preserve"> </w:t>
      </w:r>
      <w:r w:rsidR="008E255F">
        <w:rPr>
          <w:rFonts w:ascii="Times New Roman" w:hAnsi="Times New Roman" w:cs="Times New Roman"/>
          <w:sz w:val="24"/>
        </w:rPr>
        <w:t xml:space="preserve"> A</w:t>
      </w:r>
      <w:r w:rsidR="00A55DE7">
        <w:rPr>
          <w:rFonts w:ascii="Times New Roman" w:hAnsi="Times New Roman" w:cs="Times New Roman"/>
          <w:sz w:val="24"/>
        </w:rPr>
        <w:t xml:space="preserve">fter iterating through </w:t>
      </w:r>
      <w:r w:rsidR="003D76F1">
        <w:rPr>
          <w:rFonts w:ascii="Times New Roman" w:hAnsi="Times New Roman" w:cs="Times New Roman"/>
          <w:sz w:val="24"/>
        </w:rPr>
        <w:t>cluster radi</w:t>
      </w:r>
      <w:r w:rsidR="001E5441">
        <w:rPr>
          <w:rFonts w:ascii="Times New Roman" w:hAnsi="Times New Roman" w:cs="Times New Roman"/>
          <w:sz w:val="24"/>
        </w:rPr>
        <w:t xml:space="preserve">i </w:t>
      </w:r>
      <w:r w:rsidR="00A55DE7">
        <w:rPr>
          <w:rFonts w:ascii="Times New Roman" w:hAnsi="Times New Roman" w:cs="Times New Roman"/>
          <w:sz w:val="24"/>
        </w:rPr>
        <w:t>from 0.1-0.3, we settled on 0.2</w:t>
      </w:r>
      <w:r w:rsidR="000155B5">
        <w:rPr>
          <w:rFonts w:ascii="Times New Roman" w:hAnsi="Times New Roman" w:cs="Times New Roman"/>
          <w:sz w:val="24"/>
        </w:rPr>
        <w:t xml:space="preserve"> as the best balance between number of clusters, </w:t>
      </w:r>
      <w:r w:rsidR="00BF5B36">
        <w:rPr>
          <w:rFonts w:ascii="Times New Roman" w:hAnsi="Times New Roman" w:cs="Times New Roman"/>
          <w:sz w:val="24"/>
        </w:rPr>
        <w:t>within-cluster variance</w:t>
      </w:r>
      <w:r w:rsidR="000155B5">
        <w:rPr>
          <w:rFonts w:ascii="Times New Roman" w:hAnsi="Times New Roman" w:cs="Times New Roman"/>
          <w:sz w:val="24"/>
        </w:rPr>
        <w:t>, and computational efficiency</w:t>
      </w:r>
      <w:r w:rsidR="00A55DE7">
        <w:rPr>
          <w:rFonts w:ascii="Times New Roman" w:hAnsi="Times New Roman" w:cs="Times New Roman"/>
          <w:sz w:val="24"/>
        </w:rPr>
        <w:t xml:space="preserve">. </w:t>
      </w:r>
      <w:r w:rsidR="00CE3E3D">
        <w:rPr>
          <w:rFonts w:ascii="Times New Roman" w:hAnsi="Times New Roman" w:cs="Times New Roman"/>
          <w:sz w:val="24"/>
        </w:rPr>
        <w:t xml:space="preserve"> We ran DBSCAN on non-dimensional forms of the </w:t>
      </w:r>
      <w:r w:rsidR="0009324F">
        <w:rPr>
          <w:rFonts w:ascii="Times New Roman" w:hAnsi="Times New Roman" w:cs="Times New Roman"/>
          <w:sz w:val="24"/>
        </w:rPr>
        <w:t>fifteen</w:t>
      </w:r>
      <w:r w:rsidR="00CE3E3D">
        <w:rPr>
          <w:rFonts w:ascii="Times New Roman" w:hAnsi="Times New Roman" w:cs="Times New Roman"/>
          <w:sz w:val="24"/>
        </w:rPr>
        <w:t xml:space="preserve"> geomorphic variables </w:t>
      </w:r>
      <w:r w:rsidR="005D1A57">
        <w:rPr>
          <w:rFonts w:ascii="Times New Roman" w:hAnsi="Times New Roman" w:cs="Times New Roman"/>
          <w:sz w:val="24"/>
        </w:rPr>
        <w:t>in Table 1</w:t>
      </w:r>
      <w:r w:rsidR="00BF726D">
        <w:rPr>
          <w:rFonts w:ascii="Times New Roman" w:hAnsi="Times New Roman" w:cs="Times New Roman"/>
          <w:sz w:val="24"/>
        </w:rPr>
        <w:t>,</w:t>
      </w:r>
      <w:r w:rsidR="00A55DE7">
        <w:rPr>
          <w:rFonts w:ascii="Times New Roman" w:hAnsi="Times New Roman" w:cs="Times New Roman"/>
          <w:sz w:val="24"/>
        </w:rPr>
        <w:t xml:space="preserve"> </w:t>
      </w:r>
      <w:r w:rsidR="000155B5">
        <w:rPr>
          <w:rFonts w:ascii="Times New Roman" w:hAnsi="Times New Roman" w:cs="Times New Roman"/>
          <w:sz w:val="24"/>
        </w:rPr>
        <w:t>yield</w:t>
      </w:r>
      <w:r w:rsidR="00BF726D">
        <w:rPr>
          <w:rFonts w:ascii="Times New Roman" w:hAnsi="Times New Roman" w:cs="Times New Roman"/>
          <w:sz w:val="24"/>
        </w:rPr>
        <w:t>ing</w:t>
      </w:r>
      <w:r w:rsidR="009D537B">
        <w:rPr>
          <w:rFonts w:ascii="Times New Roman" w:hAnsi="Times New Roman" w:cs="Times New Roman"/>
          <w:sz w:val="24"/>
        </w:rPr>
        <w:t xml:space="preserve"> 9</w:t>
      </w:r>
      <w:r w:rsidR="00A55DE7">
        <w:rPr>
          <w:rFonts w:ascii="Times New Roman" w:hAnsi="Times New Roman" w:cs="Times New Roman"/>
          <w:sz w:val="24"/>
        </w:rPr>
        <w:t xml:space="preserve"> clusters </w:t>
      </w:r>
      <w:r w:rsidR="00C45898">
        <w:rPr>
          <w:rFonts w:ascii="Times New Roman" w:hAnsi="Times New Roman" w:cs="Times New Roman"/>
          <w:sz w:val="24"/>
        </w:rPr>
        <w:t xml:space="preserve">in approximately 75% of the data </w:t>
      </w:r>
      <w:r w:rsidR="00A55DE7">
        <w:rPr>
          <w:rFonts w:ascii="Times New Roman" w:hAnsi="Times New Roman" w:cs="Times New Roman"/>
          <w:sz w:val="24"/>
        </w:rPr>
        <w:t xml:space="preserve">and </w:t>
      </w:r>
      <w:r w:rsidR="000155B5">
        <w:rPr>
          <w:rFonts w:ascii="Times New Roman" w:hAnsi="Times New Roman" w:cs="Times New Roman"/>
          <w:sz w:val="24"/>
        </w:rPr>
        <w:t xml:space="preserve">15% </w:t>
      </w:r>
      <w:r w:rsidR="00C45898">
        <w:rPr>
          <w:rFonts w:ascii="Times New Roman" w:hAnsi="Times New Roman" w:cs="Times New Roman"/>
          <w:sz w:val="24"/>
        </w:rPr>
        <w:t>as</w:t>
      </w:r>
      <w:r w:rsidR="000155B5">
        <w:rPr>
          <w:rFonts w:ascii="Times New Roman" w:hAnsi="Times New Roman" w:cs="Times New Roman"/>
          <w:sz w:val="24"/>
        </w:rPr>
        <w:t xml:space="preserve"> </w:t>
      </w:r>
      <w:r w:rsidR="00433707">
        <w:rPr>
          <w:rFonts w:ascii="Times New Roman" w:hAnsi="Times New Roman" w:cs="Times New Roman"/>
          <w:sz w:val="24"/>
        </w:rPr>
        <w:t>‘</w:t>
      </w:r>
      <w:r w:rsidR="000155B5">
        <w:rPr>
          <w:rFonts w:ascii="Times New Roman" w:hAnsi="Times New Roman" w:cs="Times New Roman"/>
          <w:sz w:val="24"/>
        </w:rPr>
        <w:t>noise</w:t>
      </w:r>
      <w:r w:rsidR="00A55DE7">
        <w:rPr>
          <w:rFonts w:ascii="Times New Roman" w:hAnsi="Times New Roman" w:cs="Times New Roman"/>
          <w:sz w:val="24"/>
        </w:rPr>
        <w:t>’.</w:t>
      </w:r>
      <w:r w:rsidR="00E24F79">
        <w:rPr>
          <w:rFonts w:ascii="Times New Roman" w:hAnsi="Times New Roman" w:cs="Times New Roman"/>
          <w:sz w:val="24"/>
        </w:rPr>
        <w:t xml:space="preserve">  </w:t>
      </w:r>
      <w:r w:rsidR="00E24F79" w:rsidRPr="00E24F79">
        <w:rPr>
          <w:rFonts w:ascii="Times New Roman" w:hAnsi="Times New Roman" w:cs="Times New Roman"/>
          <w:sz w:val="24"/>
        </w:rPr>
        <w:t>For rivers that were assigned a ‘noise’ class in DBSCAN, their prior</w:t>
      </w:r>
      <w:r w:rsidR="00E24F79">
        <w:rPr>
          <w:rFonts w:ascii="Times New Roman" w:hAnsi="Times New Roman" w:cs="Times New Roman"/>
          <w:sz w:val="24"/>
        </w:rPr>
        <w:t xml:space="preserve"> parameters</w:t>
      </w:r>
      <w:r w:rsidR="00E24F79" w:rsidRPr="00E24F79">
        <w:rPr>
          <w:rFonts w:ascii="Times New Roman" w:hAnsi="Times New Roman" w:cs="Times New Roman"/>
          <w:sz w:val="24"/>
        </w:rPr>
        <w:t xml:space="preserve"> were estimated using the </w:t>
      </w:r>
      <w:proofErr w:type="spellStart"/>
      <w:r w:rsidR="00E24F79" w:rsidRPr="00E24F79">
        <w:rPr>
          <w:rFonts w:ascii="Times New Roman" w:hAnsi="Times New Roman" w:cs="Times New Roman"/>
          <w:sz w:val="24"/>
        </w:rPr>
        <w:t>Hagemann</w:t>
      </w:r>
      <w:proofErr w:type="spellEnd"/>
      <w:r w:rsidR="00E24F79" w:rsidRPr="00E24F79">
        <w:rPr>
          <w:rFonts w:ascii="Times New Roman" w:hAnsi="Times New Roman" w:cs="Times New Roman"/>
          <w:sz w:val="24"/>
        </w:rPr>
        <w:t xml:space="preserve"> et al. (2017) functions</w:t>
      </w:r>
      <w:r w:rsidR="00E24F79">
        <w:rPr>
          <w:rFonts w:ascii="Times New Roman" w:hAnsi="Times New Roman" w:cs="Times New Roman"/>
          <w:sz w:val="24"/>
        </w:rPr>
        <w:t xml:space="preserve"> (Text S2).</w:t>
      </w:r>
      <w:r w:rsidR="00640D09">
        <w:rPr>
          <w:rFonts w:ascii="Times New Roman" w:hAnsi="Times New Roman" w:cs="Times New Roman"/>
          <w:sz w:val="24"/>
        </w:rPr>
        <w:t xml:space="preserve">  </w:t>
      </w:r>
      <w:r w:rsidR="00640D09" w:rsidRPr="00640D09">
        <w:rPr>
          <w:rFonts w:ascii="Times New Roman" w:hAnsi="Times New Roman" w:cs="Times New Roman"/>
          <w:sz w:val="24"/>
        </w:rPr>
        <w:t xml:space="preserve">See Figure </w:t>
      </w:r>
      <w:proofErr w:type="spellStart"/>
      <w:r w:rsidR="00640D09" w:rsidRPr="00640D09">
        <w:rPr>
          <w:rFonts w:ascii="Times New Roman" w:hAnsi="Times New Roman" w:cs="Times New Roman"/>
          <w:sz w:val="24"/>
        </w:rPr>
        <w:t>Sx</w:t>
      </w:r>
      <w:proofErr w:type="spellEnd"/>
      <w:r w:rsidR="00640D09" w:rsidRPr="00640D09">
        <w:rPr>
          <w:rFonts w:ascii="Times New Roman" w:hAnsi="Times New Roman" w:cs="Times New Roman"/>
          <w:sz w:val="24"/>
        </w:rPr>
        <w:t xml:space="preserve"> for boxplots of the prior distributions by </w:t>
      </w:r>
      <w:r w:rsidR="00640D09">
        <w:rPr>
          <w:rFonts w:ascii="Times New Roman" w:hAnsi="Times New Roman" w:cs="Times New Roman"/>
          <w:sz w:val="24"/>
        </w:rPr>
        <w:t>DBSCAN</w:t>
      </w:r>
      <w:r w:rsidR="00640D09" w:rsidRPr="00640D09">
        <w:rPr>
          <w:rFonts w:ascii="Times New Roman" w:hAnsi="Times New Roman" w:cs="Times New Roman"/>
          <w:sz w:val="24"/>
        </w:rPr>
        <w:t xml:space="preserve"> river type.</w:t>
      </w:r>
    </w:p>
    <w:p w14:paraId="17C61F30" w14:textId="77777777" w:rsidR="00527632" w:rsidRDefault="00527632" w:rsidP="00527632">
      <w:pPr>
        <w:spacing w:line="480" w:lineRule="auto"/>
        <w:jc w:val="both"/>
        <w:rPr>
          <w:b/>
          <w:sz w:val="24"/>
        </w:rPr>
      </w:pPr>
    </w:p>
    <w:p w14:paraId="4B132510" w14:textId="08D150A9" w:rsidR="009426F4" w:rsidRDefault="003F27AE" w:rsidP="00527632">
      <w:pPr>
        <w:spacing w:line="480" w:lineRule="auto"/>
        <w:jc w:val="both"/>
        <w:rPr>
          <w:sz w:val="24"/>
        </w:rPr>
      </w:pPr>
      <w:r>
        <w:rPr>
          <w:b/>
          <w:sz w:val="24"/>
        </w:rPr>
        <w:t>6</w:t>
      </w:r>
      <w:r w:rsidR="00527632">
        <w:rPr>
          <w:b/>
          <w:sz w:val="24"/>
        </w:rPr>
        <w:t xml:space="preserve">) </w:t>
      </w:r>
      <w:r w:rsidR="00BE4ABA">
        <w:rPr>
          <w:sz w:val="24"/>
        </w:rPr>
        <w:t>W</w:t>
      </w:r>
      <w:r w:rsidR="00707E65" w:rsidRPr="00707E65">
        <w:rPr>
          <w:sz w:val="24"/>
        </w:rPr>
        <w:t xml:space="preserve">e </w:t>
      </w:r>
      <w:r w:rsidR="00BE4ABA">
        <w:rPr>
          <w:sz w:val="24"/>
        </w:rPr>
        <w:t xml:space="preserve">also </w:t>
      </w:r>
      <w:r w:rsidR="00707E65" w:rsidRPr="00707E65">
        <w:rPr>
          <w:sz w:val="24"/>
        </w:rPr>
        <w:t xml:space="preserve">developed a bespoke </w:t>
      </w:r>
      <w:r w:rsidR="00707E65" w:rsidRPr="00D470ED">
        <w:rPr>
          <w:sz w:val="24"/>
        </w:rPr>
        <w:t>supervised</w:t>
      </w:r>
      <w:r w:rsidR="00707E65" w:rsidRPr="00707E65">
        <w:rPr>
          <w:sz w:val="24"/>
        </w:rPr>
        <w:t xml:space="preserve"> classification framework for assigning river types.</w:t>
      </w:r>
      <w:r w:rsidR="007613F4">
        <w:rPr>
          <w:sz w:val="24"/>
        </w:rPr>
        <w:t xml:space="preserve">  This approach uses principal component analysis (</w:t>
      </w:r>
      <w:r w:rsidR="00280369">
        <w:rPr>
          <w:sz w:val="24"/>
        </w:rPr>
        <w:t>PCA</w:t>
      </w:r>
      <w:r w:rsidR="007613F4">
        <w:rPr>
          <w:sz w:val="24"/>
        </w:rPr>
        <w:t>)</w:t>
      </w:r>
      <w:r w:rsidR="00707E65">
        <w:rPr>
          <w:sz w:val="24"/>
        </w:rPr>
        <w:t xml:space="preserve"> to identify the primary drivers of geomorphic variation across our dataset following similar approaches used by </w:t>
      </w:r>
      <w:proofErr w:type="spellStart"/>
      <w:r w:rsidR="00707E65">
        <w:rPr>
          <w:sz w:val="24"/>
        </w:rPr>
        <w:t>Dallaire</w:t>
      </w:r>
      <w:proofErr w:type="spellEnd"/>
      <w:r w:rsidR="00707E65">
        <w:rPr>
          <w:sz w:val="24"/>
        </w:rPr>
        <w:t xml:space="preserve"> et al. (201</w:t>
      </w:r>
      <w:r w:rsidR="00280FA7">
        <w:rPr>
          <w:sz w:val="24"/>
        </w:rPr>
        <w:t>8</w:t>
      </w:r>
      <w:r w:rsidR="00707E65">
        <w:rPr>
          <w:sz w:val="24"/>
        </w:rPr>
        <w:t>)</w:t>
      </w:r>
      <w:r w:rsidR="00EF5C83">
        <w:rPr>
          <w:sz w:val="24"/>
        </w:rPr>
        <w:t xml:space="preserve"> to derive global hydro-climatic river types</w:t>
      </w:r>
      <w:r w:rsidR="00707E65">
        <w:rPr>
          <w:sz w:val="24"/>
        </w:rPr>
        <w:t xml:space="preserve"> and Olden et al. (2012)</w:t>
      </w:r>
      <w:r w:rsidR="00EF5C83">
        <w:rPr>
          <w:sz w:val="24"/>
        </w:rPr>
        <w:t xml:space="preserve"> to derive hydrologic flow regimes.  </w:t>
      </w:r>
      <w:r w:rsidR="00B85ECA">
        <w:rPr>
          <w:sz w:val="24"/>
        </w:rPr>
        <w:t xml:space="preserve">We used </w:t>
      </w:r>
      <w:r w:rsidR="00EF5C83">
        <w:rPr>
          <w:sz w:val="24"/>
        </w:rPr>
        <w:t xml:space="preserve">PCAs to dimensionally reduce </w:t>
      </w:r>
      <w:r w:rsidR="00B85ECA">
        <w:rPr>
          <w:sz w:val="24"/>
        </w:rPr>
        <w:t>our</w:t>
      </w:r>
      <w:r w:rsidR="00EF5C83">
        <w:rPr>
          <w:sz w:val="24"/>
        </w:rPr>
        <w:t xml:space="preserve"> dataset and create multivariate, non-dimensional </w:t>
      </w:r>
      <w:r w:rsidR="009426F4">
        <w:rPr>
          <w:sz w:val="24"/>
        </w:rPr>
        <w:t>principal components (PCs)</w:t>
      </w:r>
      <w:r w:rsidR="00EF5C83">
        <w:rPr>
          <w:sz w:val="24"/>
        </w:rPr>
        <w:t xml:space="preserve"> reflective of</w:t>
      </w:r>
      <w:r w:rsidR="00B85ECA">
        <w:rPr>
          <w:sz w:val="24"/>
        </w:rPr>
        <w:t xml:space="preserve"> </w:t>
      </w:r>
      <w:r w:rsidR="00EF5C83">
        <w:rPr>
          <w:sz w:val="24"/>
        </w:rPr>
        <w:t>geomorphic variation.</w:t>
      </w:r>
      <w:r w:rsidR="009426F4">
        <w:rPr>
          <w:sz w:val="24"/>
        </w:rPr>
        <w:t xml:space="preserve">  The PCs </w:t>
      </w:r>
      <w:r w:rsidR="00B53CAF">
        <w:rPr>
          <w:sz w:val="24"/>
        </w:rPr>
        <w:t xml:space="preserve">are each responsible for some </w:t>
      </w:r>
      <w:r w:rsidR="003D5851">
        <w:rPr>
          <w:sz w:val="24"/>
        </w:rPr>
        <w:t xml:space="preserve">amount of the variance experienced </w:t>
      </w:r>
      <w:r w:rsidR="00CC7C7D">
        <w:rPr>
          <w:sz w:val="24"/>
        </w:rPr>
        <w:t>in the feature</w:t>
      </w:r>
      <w:r w:rsidR="003D5851">
        <w:rPr>
          <w:sz w:val="24"/>
        </w:rPr>
        <w:t xml:space="preserve"> space.  </w:t>
      </w:r>
      <w:r w:rsidR="00571469">
        <w:rPr>
          <w:sz w:val="24"/>
        </w:rPr>
        <w:t>A</w:t>
      </w:r>
      <w:r w:rsidR="003D5851">
        <w:rPr>
          <w:sz w:val="24"/>
        </w:rPr>
        <w:t xml:space="preserve"> PCA was ran on non-dimens</w:t>
      </w:r>
      <w:r w:rsidR="00D810BF">
        <w:rPr>
          <w:sz w:val="24"/>
        </w:rPr>
        <w:t xml:space="preserve">ional forms of </w:t>
      </w:r>
      <w:r w:rsidR="00B22D3D">
        <w:rPr>
          <w:sz w:val="24"/>
        </w:rPr>
        <w:t>the</w:t>
      </w:r>
      <w:r w:rsidR="00D810BF">
        <w:rPr>
          <w:sz w:val="24"/>
        </w:rPr>
        <w:t xml:space="preserve"> </w:t>
      </w:r>
      <w:r w:rsidR="00B22D3D">
        <w:rPr>
          <w:sz w:val="24"/>
        </w:rPr>
        <w:t>fifteen</w:t>
      </w:r>
      <w:r w:rsidR="00D810BF">
        <w:rPr>
          <w:sz w:val="24"/>
        </w:rPr>
        <w:t xml:space="preserve"> </w:t>
      </w:r>
      <w:r w:rsidR="009426F4">
        <w:rPr>
          <w:sz w:val="24"/>
        </w:rPr>
        <w:t xml:space="preserve">geomorphic </w:t>
      </w:r>
      <w:r w:rsidR="00D810BF">
        <w:rPr>
          <w:sz w:val="24"/>
        </w:rPr>
        <w:t>variables</w:t>
      </w:r>
      <w:r w:rsidR="009426F4">
        <w:rPr>
          <w:sz w:val="24"/>
        </w:rPr>
        <w:t xml:space="preserve"> in Table 1</w:t>
      </w:r>
      <w:r w:rsidR="001B0224">
        <w:rPr>
          <w:sz w:val="24"/>
        </w:rPr>
        <w:t xml:space="preserve"> and</w:t>
      </w:r>
      <w:r w:rsidR="00BC045B">
        <w:rPr>
          <w:sz w:val="24"/>
        </w:rPr>
        <w:t xml:space="preserve"> selected the </w:t>
      </w:r>
      <w:r w:rsidR="00B21F06">
        <w:rPr>
          <w:sz w:val="24"/>
        </w:rPr>
        <w:t xml:space="preserve">five </w:t>
      </w:r>
      <w:r w:rsidR="003E7AB6">
        <w:rPr>
          <w:sz w:val="24"/>
        </w:rPr>
        <w:t>most</w:t>
      </w:r>
      <w:r w:rsidR="006127A0">
        <w:rPr>
          <w:sz w:val="24"/>
        </w:rPr>
        <w:t xml:space="preserve"> </w:t>
      </w:r>
      <w:r w:rsidR="007B468E">
        <w:rPr>
          <w:sz w:val="24"/>
        </w:rPr>
        <w:t>influential</w:t>
      </w:r>
      <w:r w:rsidR="00BC045B">
        <w:rPr>
          <w:sz w:val="24"/>
        </w:rPr>
        <w:t xml:space="preserve"> PC</w:t>
      </w:r>
      <w:r w:rsidR="009426F4">
        <w:rPr>
          <w:sz w:val="24"/>
        </w:rPr>
        <w:t>s</w:t>
      </w:r>
      <w:r w:rsidR="00B21F06">
        <w:rPr>
          <w:sz w:val="24"/>
        </w:rPr>
        <w:t xml:space="preserve"> which </w:t>
      </w:r>
      <w:r w:rsidR="000E2E28">
        <w:rPr>
          <w:sz w:val="24"/>
        </w:rPr>
        <w:t xml:space="preserve">were </w:t>
      </w:r>
      <w:r w:rsidR="00A23F65">
        <w:rPr>
          <w:sz w:val="24"/>
        </w:rPr>
        <w:t>responsible for 73</w:t>
      </w:r>
      <w:r w:rsidR="00BC045B">
        <w:rPr>
          <w:sz w:val="24"/>
        </w:rPr>
        <w:t xml:space="preserve">% of the variance </w:t>
      </w:r>
      <w:r w:rsidR="002901F4">
        <w:rPr>
          <w:sz w:val="24"/>
        </w:rPr>
        <w:t>in the feature space</w:t>
      </w:r>
      <w:r w:rsidR="00BC045B">
        <w:rPr>
          <w:sz w:val="24"/>
        </w:rPr>
        <w:t>.</w:t>
      </w:r>
      <w:r w:rsidR="00DA2C1A">
        <w:rPr>
          <w:sz w:val="24"/>
        </w:rPr>
        <w:t xml:space="preserve"> </w:t>
      </w:r>
      <w:r w:rsidR="00A403AB">
        <w:rPr>
          <w:sz w:val="24"/>
        </w:rPr>
        <w:t xml:space="preserve"> </w:t>
      </w:r>
      <w:r w:rsidR="00272624">
        <w:rPr>
          <w:sz w:val="24"/>
        </w:rPr>
        <w:t xml:space="preserve">For </w:t>
      </w:r>
      <w:r w:rsidR="00BC045B">
        <w:rPr>
          <w:sz w:val="24"/>
        </w:rPr>
        <w:t xml:space="preserve">each </w:t>
      </w:r>
      <w:r w:rsidR="009426F4">
        <w:rPr>
          <w:sz w:val="24"/>
        </w:rPr>
        <w:t xml:space="preserve">observation in the training data, </w:t>
      </w:r>
      <w:r w:rsidR="00272624">
        <w:rPr>
          <w:sz w:val="24"/>
        </w:rPr>
        <w:t xml:space="preserve">we aggregated the PC values </w:t>
      </w:r>
      <w:r w:rsidR="00BC045B">
        <w:rPr>
          <w:sz w:val="24"/>
        </w:rPr>
        <w:t>to create a ‘f</w:t>
      </w:r>
      <w:r w:rsidR="00B4063B">
        <w:rPr>
          <w:sz w:val="24"/>
        </w:rPr>
        <w:t>luvial index’ reflective of the</w:t>
      </w:r>
      <w:r w:rsidR="00233A2E">
        <w:rPr>
          <w:sz w:val="24"/>
        </w:rPr>
        <w:t>se</w:t>
      </w:r>
      <w:r w:rsidR="00BC045B">
        <w:rPr>
          <w:sz w:val="24"/>
        </w:rPr>
        <w:t xml:space="preserve"> five dimensions of geomorphology. </w:t>
      </w:r>
      <w:r w:rsidR="00827224">
        <w:rPr>
          <w:sz w:val="24"/>
        </w:rPr>
        <w:t xml:space="preserve"> </w:t>
      </w:r>
      <w:r w:rsidR="00BC045B">
        <w:rPr>
          <w:sz w:val="24"/>
        </w:rPr>
        <w:t>Finally, we binned th</w:t>
      </w:r>
      <w:r w:rsidR="00DE232B">
        <w:rPr>
          <w:sz w:val="24"/>
        </w:rPr>
        <w:t>e</w:t>
      </w:r>
      <w:r w:rsidR="00BC045B">
        <w:rPr>
          <w:sz w:val="24"/>
        </w:rPr>
        <w:t xml:space="preserve"> fluvial index into 8 </w:t>
      </w:r>
      <w:r w:rsidR="007E74AC">
        <w:rPr>
          <w:sz w:val="24"/>
        </w:rPr>
        <w:t>classes</w:t>
      </w:r>
      <w:r w:rsidR="00BC045B">
        <w:rPr>
          <w:sz w:val="24"/>
        </w:rPr>
        <w:t xml:space="preserve"> using quantil</w:t>
      </w:r>
      <w:r w:rsidR="003C2F18">
        <w:rPr>
          <w:sz w:val="24"/>
        </w:rPr>
        <w:t>es as group thresholds</w:t>
      </w:r>
      <w:r w:rsidR="00BC045B">
        <w:rPr>
          <w:sz w:val="24"/>
        </w:rPr>
        <w:t xml:space="preserve">.  Eight </w:t>
      </w:r>
      <w:r w:rsidR="0037168F">
        <w:rPr>
          <w:sz w:val="24"/>
        </w:rPr>
        <w:t>classes</w:t>
      </w:r>
      <w:r w:rsidR="007D4842">
        <w:rPr>
          <w:sz w:val="24"/>
        </w:rPr>
        <w:t>, or ‘types’,</w:t>
      </w:r>
      <w:r w:rsidR="00BC045B">
        <w:rPr>
          <w:sz w:val="24"/>
        </w:rPr>
        <w:t xml:space="preserve"> w</w:t>
      </w:r>
      <w:r w:rsidR="007D4842">
        <w:rPr>
          <w:sz w:val="24"/>
        </w:rPr>
        <w:t>ere</w:t>
      </w:r>
      <w:r w:rsidR="00BC045B">
        <w:rPr>
          <w:sz w:val="24"/>
        </w:rPr>
        <w:t xml:space="preserve"> chosen subjectively as the </w:t>
      </w:r>
      <w:r w:rsidR="00BC045B">
        <w:rPr>
          <w:sz w:val="24"/>
        </w:rPr>
        <w:lastRenderedPageBreak/>
        <w:t xml:space="preserve">maximum number of </w:t>
      </w:r>
      <w:r w:rsidR="0037168F">
        <w:rPr>
          <w:sz w:val="24"/>
        </w:rPr>
        <w:t>classes</w:t>
      </w:r>
      <w:r w:rsidR="009426F4">
        <w:rPr>
          <w:sz w:val="24"/>
        </w:rPr>
        <w:t xml:space="preserve"> where </w:t>
      </w:r>
      <w:r w:rsidR="00EC577A">
        <w:rPr>
          <w:sz w:val="24"/>
        </w:rPr>
        <w:t xml:space="preserve">river type-specific </w:t>
      </w:r>
      <w:r w:rsidR="009426F4">
        <w:rPr>
          <w:sz w:val="24"/>
        </w:rPr>
        <w:t>distributions of width did not notably overlap.</w:t>
      </w:r>
    </w:p>
    <w:p w14:paraId="43E63F8C" w14:textId="77777777" w:rsidR="009426F4" w:rsidRDefault="009426F4" w:rsidP="00527632">
      <w:pPr>
        <w:spacing w:line="480" w:lineRule="auto"/>
        <w:jc w:val="both"/>
        <w:rPr>
          <w:sz w:val="24"/>
        </w:rPr>
      </w:pPr>
    </w:p>
    <w:p w14:paraId="18AF9AE1" w14:textId="3EF11320" w:rsidR="00CA6F5C" w:rsidRDefault="00EF291D" w:rsidP="00EF291D">
      <w:pPr>
        <w:spacing w:line="480" w:lineRule="auto"/>
        <w:jc w:val="both"/>
        <w:rPr>
          <w:sz w:val="24"/>
        </w:rPr>
      </w:pPr>
      <w:r>
        <w:rPr>
          <w:b/>
          <w:sz w:val="24"/>
        </w:rPr>
        <w:t xml:space="preserve">7) </w:t>
      </w:r>
      <w:r w:rsidR="00E55B7F">
        <w:rPr>
          <w:sz w:val="24"/>
        </w:rPr>
        <w:t>While this supervised framework is sufficient to segment classic single-channel rivers, it was unable to parse out river</w:t>
      </w:r>
      <w:r w:rsidR="007649FD">
        <w:rPr>
          <w:sz w:val="24"/>
        </w:rPr>
        <w:t>s</w:t>
      </w:r>
      <w:r w:rsidR="00E55B7F">
        <w:rPr>
          <w:sz w:val="24"/>
        </w:rPr>
        <w:t xml:space="preserve"> with distinct geomorphology.  So,</w:t>
      </w:r>
      <w:r w:rsidR="00D3390D">
        <w:rPr>
          <w:sz w:val="24"/>
        </w:rPr>
        <w:t xml:space="preserve"> w</w:t>
      </w:r>
      <w:r w:rsidR="00536F5E">
        <w:rPr>
          <w:sz w:val="24"/>
        </w:rPr>
        <w:t xml:space="preserve">e </w:t>
      </w:r>
      <w:r w:rsidR="009C597A">
        <w:rPr>
          <w:sz w:val="24"/>
        </w:rPr>
        <w:t>identified</w:t>
      </w:r>
      <w:r w:rsidR="00CA6F5C">
        <w:rPr>
          <w:sz w:val="24"/>
        </w:rPr>
        <w:t xml:space="preserve"> two river types that are not </w:t>
      </w:r>
      <w:r w:rsidR="00FD7367">
        <w:rPr>
          <w:sz w:val="24"/>
        </w:rPr>
        <w:t xml:space="preserve">well </w:t>
      </w:r>
      <w:r w:rsidR="00762C15">
        <w:rPr>
          <w:sz w:val="24"/>
        </w:rPr>
        <w:t>represented</w:t>
      </w:r>
      <w:r w:rsidR="00CA6F5C">
        <w:rPr>
          <w:sz w:val="24"/>
        </w:rPr>
        <w:t xml:space="preserve"> </w:t>
      </w:r>
      <w:r w:rsidR="00E55B7F">
        <w:rPr>
          <w:sz w:val="24"/>
        </w:rPr>
        <w:t>in this framework</w:t>
      </w:r>
      <w:r w:rsidR="00CA6F5C">
        <w:rPr>
          <w:sz w:val="24"/>
        </w:rPr>
        <w:t>: ‘big’ rivers and ‘highly width</w:t>
      </w:r>
      <w:r w:rsidR="00EE6EF8">
        <w:rPr>
          <w:sz w:val="24"/>
        </w:rPr>
        <w:t xml:space="preserve">-variable’ rivers.  </w:t>
      </w:r>
      <w:r w:rsidR="00F17593">
        <w:rPr>
          <w:sz w:val="24"/>
        </w:rPr>
        <w:t xml:space="preserve">For some very large rivers, </w:t>
      </w:r>
      <w:r w:rsidR="006D489E">
        <w:rPr>
          <w:sz w:val="24"/>
        </w:rPr>
        <w:t>the training data had</w:t>
      </w:r>
      <w:r w:rsidR="00096CF8">
        <w:rPr>
          <w:sz w:val="24"/>
        </w:rPr>
        <w:t xml:space="preserve"> very few measurements in rivers of similar size</w:t>
      </w:r>
      <w:r w:rsidR="00BF1ACD">
        <w:rPr>
          <w:sz w:val="24"/>
        </w:rPr>
        <w:t xml:space="preserve">.  </w:t>
      </w:r>
      <w:r w:rsidR="00BB3957">
        <w:rPr>
          <w:sz w:val="24"/>
        </w:rPr>
        <w:t>‘</w:t>
      </w:r>
      <w:r w:rsidR="00BF1ACD">
        <w:rPr>
          <w:sz w:val="24"/>
        </w:rPr>
        <w:t>Big</w:t>
      </w:r>
      <w:r w:rsidR="00BB3957">
        <w:rPr>
          <w:sz w:val="24"/>
        </w:rPr>
        <w:t>’</w:t>
      </w:r>
      <w:r w:rsidR="00BF1ACD">
        <w:rPr>
          <w:sz w:val="24"/>
        </w:rPr>
        <w:t xml:space="preserve"> rivers were defined as those with a mean </w:t>
      </w:r>
      <w:r w:rsidR="002177F9">
        <w:rPr>
          <w:sz w:val="24"/>
        </w:rPr>
        <w:t>log-transformed</w:t>
      </w:r>
      <w:r w:rsidR="00BF1ACD">
        <w:rPr>
          <w:sz w:val="24"/>
        </w:rPr>
        <w:t xml:space="preserve"> </w:t>
      </w:r>
      <w:r w:rsidR="007C2164">
        <w:rPr>
          <w:sz w:val="24"/>
        </w:rPr>
        <w:t>river width</w:t>
      </w:r>
      <w:r w:rsidR="00BF1ACD">
        <w:rPr>
          <w:sz w:val="24"/>
        </w:rPr>
        <w:t xml:space="preserve"> greater than 6</w:t>
      </w:r>
      <w:r w:rsidR="002177F9">
        <w:rPr>
          <w:sz w:val="24"/>
        </w:rPr>
        <w:t>.</w:t>
      </w:r>
      <w:r w:rsidR="00BF1ACD">
        <w:rPr>
          <w:sz w:val="24"/>
        </w:rPr>
        <w:t>5 meters</w:t>
      </w:r>
      <w:r w:rsidR="00E552D2">
        <w:rPr>
          <w:sz w:val="24"/>
        </w:rPr>
        <w:t>.</w:t>
      </w:r>
      <w:r w:rsidR="006D489E">
        <w:rPr>
          <w:sz w:val="24"/>
        </w:rPr>
        <w:t xml:space="preserve">  </w:t>
      </w:r>
      <w:r w:rsidR="00640D09">
        <w:rPr>
          <w:sz w:val="24"/>
        </w:rPr>
        <w:t xml:space="preserve">Their </w:t>
      </w:r>
      <w:r w:rsidR="00640D09" w:rsidRPr="00E24F79">
        <w:rPr>
          <w:sz w:val="24"/>
        </w:rPr>
        <w:t>prior</w:t>
      </w:r>
      <w:r w:rsidR="00640D09">
        <w:rPr>
          <w:sz w:val="24"/>
        </w:rPr>
        <w:t xml:space="preserve"> parameters</w:t>
      </w:r>
      <w:r w:rsidR="00640D09" w:rsidRPr="00E24F79">
        <w:rPr>
          <w:sz w:val="24"/>
        </w:rPr>
        <w:t xml:space="preserve"> were estimated using the </w:t>
      </w:r>
      <w:proofErr w:type="spellStart"/>
      <w:r w:rsidR="00640D09" w:rsidRPr="00E24F79">
        <w:rPr>
          <w:sz w:val="24"/>
        </w:rPr>
        <w:t>Hagemann</w:t>
      </w:r>
      <w:proofErr w:type="spellEnd"/>
      <w:r w:rsidR="00640D09" w:rsidRPr="00E24F79">
        <w:rPr>
          <w:sz w:val="24"/>
        </w:rPr>
        <w:t xml:space="preserve"> et al. (2017) functions</w:t>
      </w:r>
      <w:r w:rsidR="00640D09">
        <w:rPr>
          <w:sz w:val="24"/>
        </w:rPr>
        <w:t xml:space="preserve"> (Text S2). </w:t>
      </w:r>
      <w:r w:rsidR="00CA6F5C">
        <w:rPr>
          <w:sz w:val="24"/>
        </w:rPr>
        <w:t xml:space="preserve">‘Highly width-variable’ rivers are those with significant variability in </w:t>
      </w:r>
      <w:r w:rsidR="007C2164">
        <w:rPr>
          <w:sz w:val="24"/>
        </w:rPr>
        <w:t>river width.  T</w:t>
      </w:r>
      <w:r w:rsidR="00190284">
        <w:rPr>
          <w:sz w:val="24"/>
        </w:rPr>
        <w:t xml:space="preserve">hese are generally </w:t>
      </w:r>
      <w:r w:rsidR="006D489E">
        <w:rPr>
          <w:sz w:val="24"/>
        </w:rPr>
        <w:t>multi-threaded</w:t>
      </w:r>
      <w:r w:rsidR="00CA6F5C">
        <w:rPr>
          <w:sz w:val="24"/>
        </w:rPr>
        <w:t xml:space="preserve"> rivers and some single-channel rivers.  </w:t>
      </w:r>
      <w:r w:rsidR="00675944">
        <w:rPr>
          <w:sz w:val="24"/>
        </w:rPr>
        <w:t>W</w:t>
      </w:r>
      <w:r w:rsidR="007C127B">
        <w:rPr>
          <w:sz w:val="24"/>
        </w:rPr>
        <w:t xml:space="preserve">e </w:t>
      </w:r>
      <w:r w:rsidR="00113C46">
        <w:rPr>
          <w:sz w:val="24"/>
        </w:rPr>
        <w:t>classified</w:t>
      </w:r>
      <w:r w:rsidR="00737CE0">
        <w:rPr>
          <w:sz w:val="24"/>
        </w:rPr>
        <w:t xml:space="preserve"> ‘highly width-variable’ as </w:t>
      </w:r>
      <w:r w:rsidR="007C127B">
        <w:rPr>
          <w:sz w:val="24"/>
        </w:rPr>
        <w:t xml:space="preserve">a standard deviation of </w:t>
      </w:r>
      <w:r w:rsidR="00113C46">
        <w:rPr>
          <w:sz w:val="24"/>
        </w:rPr>
        <w:t xml:space="preserve">at-a-station </w:t>
      </w:r>
      <w:r w:rsidR="007C127B">
        <w:rPr>
          <w:sz w:val="24"/>
        </w:rPr>
        <w:t>log-</w:t>
      </w:r>
      <w:r w:rsidR="00D8448C">
        <w:rPr>
          <w:sz w:val="24"/>
        </w:rPr>
        <w:t>transformed</w:t>
      </w:r>
      <w:r w:rsidR="007C127B">
        <w:rPr>
          <w:sz w:val="24"/>
        </w:rPr>
        <w:t xml:space="preserve"> </w:t>
      </w:r>
      <w:r w:rsidR="008A27CF" w:rsidRPr="008A27CF">
        <w:rPr>
          <w:i/>
          <w:iCs/>
          <w:sz w:val="24"/>
        </w:rPr>
        <w:t>W</w:t>
      </w:r>
      <w:r w:rsidR="007C127B">
        <w:rPr>
          <w:sz w:val="24"/>
        </w:rPr>
        <w:t xml:space="preserve"> </w:t>
      </w:r>
      <w:r w:rsidR="00DE3EC5">
        <w:rPr>
          <w:sz w:val="24"/>
        </w:rPr>
        <w:t>&gt;</w:t>
      </w:r>
      <w:r w:rsidR="007C127B">
        <w:rPr>
          <w:sz w:val="24"/>
        </w:rPr>
        <w:t xml:space="preserve"> 0.45</w:t>
      </w:r>
      <w:r w:rsidR="00B15DD3">
        <w:rPr>
          <w:sz w:val="24"/>
        </w:rPr>
        <w:t>.</w:t>
      </w:r>
      <w:r w:rsidR="00640D09">
        <w:rPr>
          <w:sz w:val="24"/>
        </w:rPr>
        <w:t xml:space="preserve">  Their prior parameters were estimated using only cross-sections in the training data with an </w:t>
      </w:r>
      <w:r w:rsidR="00640D09">
        <w:rPr>
          <w:i/>
          <w:iCs/>
          <w:sz w:val="24"/>
        </w:rPr>
        <w:t xml:space="preserve">r </w:t>
      </w:r>
      <w:r w:rsidR="00640D09">
        <w:rPr>
          <w:sz w:val="24"/>
        </w:rPr>
        <w:t xml:space="preserve">less than 1.  Per </w:t>
      </w:r>
      <w:proofErr w:type="spellStart"/>
      <w:r w:rsidR="00640D09">
        <w:rPr>
          <w:sz w:val="24"/>
        </w:rPr>
        <w:t>Dingman</w:t>
      </w:r>
      <w:proofErr w:type="spellEnd"/>
      <w:r w:rsidR="00640D09">
        <w:rPr>
          <w:sz w:val="24"/>
        </w:rPr>
        <w:t xml:space="preserve"> (2007)’s definition for </w:t>
      </w:r>
      <w:r w:rsidR="00640D09">
        <w:rPr>
          <w:i/>
          <w:sz w:val="24"/>
        </w:rPr>
        <w:t>r,</w:t>
      </w:r>
      <w:r w:rsidR="00640D09">
        <w:rPr>
          <w:sz w:val="24"/>
        </w:rPr>
        <w:t xml:space="preserve"> </w:t>
      </w:r>
      <w:r w:rsidR="00640D09" w:rsidRPr="008A27CF">
        <w:rPr>
          <w:i/>
          <w:iCs/>
          <w:sz w:val="24"/>
        </w:rPr>
        <w:t>W</w:t>
      </w:r>
      <w:r w:rsidR="00640D09">
        <w:rPr>
          <w:sz w:val="24"/>
        </w:rPr>
        <w:t xml:space="preserve"> variability is greater than </w:t>
      </w:r>
      <w:r w:rsidR="00640D09">
        <w:rPr>
          <w:i/>
          <w:sz w:val="24"/>
        </w:rPr>
        <w:t>D</w:t>
      </w:r>
      <w:r w:rsidR="00640D09">
        <w:rPr>
          <w:sz w:val="24"/>
        </w:rPr>
        <w:t xml:space="preserve"> variability and reflects patterns commonly seen in braided rivers.  See Figure </w:t>
      </w:r>
      <w:proofErr w:type="spellStart"/>
      <w:r w:rsidR="00640D09">
        <w:rPr>
          <w:sz w:val="24"/>
        </w:rPr>
        <w:t>Sx</w:t>
      </w:r>
      <w:proofErr w:type="spellEnd"/>
      <w:r w:rsidR="00640D09">
        <w:rPr>
          <w:sz w:val="24"/>
        </w:rPr>
        <w:t xml:space="preserve"> for boxplots of the prior distributions by supervised river type.</w:t>
      </w:r>
      <w:r w:rsidR="00D64A19">
        <w:rPr>
          <w:sz w:val="24"/>
        </w:rPr>
        <w:t xml:space="preserve">  Figure 3 plots the resulting prior distributions for each supervised river type.  Global/100 corresponds to the entire training dataset.</w:t>
      </w:r>
    </w:p>
    <w:p w14:paraId="5B765540" w14:textId="091B1506" w:rsidR="00D64A19" w:rsidRDefault="00D64A19" w:rsidP="00EF291D">
      <w:pPr>
        <w:spacing w:line="480" w:lineRule="auto"/>
        <w:jc w:val="both"/>
        <w:rPr>
          <w:sz w:val="24"/>
        </w:rPr>
      </w:pPr>
    </w:p>
    <w:p w14:paraId="433E69F0" w14:textId="79332C56" w:rsidR="00D64A19" w:rsidRDefault="007745B6" w:rsidP="00D64A19">
      <w:pPr>
        <w:keepNext/>
        <w:spacing w:after="160" w:line="480" w:lineRule="auto"/>
        <w:jc w:val="center"/>
      </w:pPr>
      <w:r>
        <w:rPr>
          <w:noProof/>
        </w:rPr>
        <w:lastRenderedPageBreak/>
        <w:drawing>
          <wp:inline distT="0" distB="0" distL="0" distR="0" wp14:anchorId="3B38E344" wp14:editId="41DE9465">
            <wp:extent cx="4249410" cy="690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ervised_priors.tiff"/>
                    <pic:cNvPicPr/>
                  </pic:nvPicPr>
                  <pic:blipFill>
                    <a:blip r:embed="rId12" cstate="screen">
                      <a:extLst>
                        <a:ext uri="{28A0092B-C50C-407E-A947-70E740481C1C}">
                          <a14:useLocalDpi xmlns:a14="http://schemas.microsoft.com/office/drawing/2010/main"/>
                        </a:ext>
                      </a:extLst>
                    </a:blip>
                    <a:stretch>
                      <a:fillRect/>
                    </a:stretch>
                  </pic:blipFill>
                  <pic:spPr>
                    <a:xfrm>
                      <a:off x="0" y="0"/>
                      <a:ext cx="4250364" cy="6907176"/>
                    </a:xfrm>
                    <a:prstGeom prst="rect">
                      <a:avLst/>
                    </a:prstGeom>
                  </pic:spPr>
                </pic:pic>
              </a:graphicData>
            </a:graphic>
          </wp:inline>
        </w:drawing>
      </w:r>
    </w:p>
    <w:p w14:paraId="6F023482" w14:textId="05DC90F5" w:rsidR="00D64A19" w:rsidRPr="00D64A19" w:rsidRDefault="00D64A19" w:rsidP="00D64A19">
      <w:pPr>
        <w:pStyle w:val="Caption"/>
        <w:jc w:val="both"/>
        <w:rPr>
          <w:i w:val="0"/>
          <w:color w:val="auto"/>
          <w:sz w:val="20"/>
        </w:rPr>
      </w:pPr>
      <w:r w:rsidRPr="004939D5">
        <w:rPr>
          <w:b/>
          <w:i w:val="0"/>
          <w:color w:val="auto"/>
          <w:sz w:val="20"/>
        </w:rPr>
        <w:t xml:space="preserve">Figure </w:t>
      </w:r>
      <w:r w:rsidR="00D903F0">
        <w:rPr>
          <w:b/>
          <w:i w:val="0"/>
          <w:color w:val="auto"/>
          <w:sz w:val="20"/>
        </w:rPr>
        <w:t>3</w:t>
      </w:r>
      <w:r w:rsidRPr="004939D5">
        <w:rPr>
          <w:i w:val="0"/>
          <w:color w:val="auto"/>
          <w:sz w:val="20"/>
        </w:rPr>
        <w:t xml:space="preserve"> </w:t>
      </w:r>
      <w:r>
        <w:rPr>
          <w:i w:val="0"/>
          <w:color w:val="auto"/>
          <w:sz w:val="20"/>
        </w:rPr>
        <w:t xml:space="preserve">Truncated, lognormal </w:t>
      </w:r>
      <w:r w:rsidRPr="004939D5">
        <w:rPr>
          <w:i w:val="0"/>
          <w:color w:val="auto"/>
          <w:sz w:val="20"/>
        </w:rPr>
        <w:t xml:space="preserve">distributions </w:t>
      </w:r>
      <w:r>
        <w:rPr>
          <w:i w:val="0"/>
          <w:color w:val="auto"/>
          <w:sz w:val="20"/>
        </w:rPr>
        <w:t xml:space="preserve">of BAM priors </w:t>
      </w:r>
      <w:r w:rsidRPr="004939D5">
        <w:rPr>
          <w:i w:val="0"/>
          <w:color w:val="auto"/>
          <w:sz w:val="20"/>
        </w:rPr>
        <w:t xml:space="preserve">as </w:t>
      </w:r>
      <w:r>
        <w:rPr>
          <w:i w:val="0"/>
          <w:color w:val="auto"/>
          <w:sz w:val="20"/>
        </w:rPr>
        <w:t>defined</w:t>
      </w:r>
      <w:r w:rsidRPr="004939D5">
        <w:rPr>
          <w:i w:val="0"/>
          <w:color w:val="auto"/>
          <w:sz w:val="20"/>
        </w:rPr>
        <w:t xml:space="preserve"> using new training data and the supervise</w:t>
      </w:r>
      <w:r>
        <w:rPr>
          <w:i w:val="0"/>
          <w:color w:val="auto"/>
          <w:sz w:val="20"/>
        </w:rPr>
        <w:t>d classification framework. The ‘global/100’ distributions are the observed distributions for the entire training dataset.</w:t>
      </w:r>
    </w:p>
    <w:p w14:paraId="5B032B5D" w14:textId="77777777" w:rsidR="00BD31B5" w:rsidRDefault="00BD31B5" w:rsidP="00BD31B5">
      <w:pPr>
        <w:spacing w:line="480" w:lineRule="auto"/>
        <w:jc w:val="both"/>
        <w:rPr>
          <w:sz w:val="24"/>
        </w:rPr>
      </w:pPr>
    </w:p>
    <w:p w14:paraId="6B1AAC01" w14:textId="081BAB40" w:rsidR="008E595B" w:rsidRDefault="00BD31B5" w:rsidP="00BD31B5">
      <w:pPr>
        <w:spacing w:line="480" w:lineRule="auto"/>
        <w:jc w:val="both"/>
        <w:rPr>
          <w:sz w:val="24"/>
        </w:rPr>
      </w:pPr>
      <w:r>
        <w:rPr>
          <w:b/>
          <w:sz w:val="24"/>
        </w:rPr>
        <w:lastRenderedPageBreak/>
        <w:t xml:space="preserve">8) </w:t>
      </w:r>
      <w:r w:rsidR="00063254">
        <w:rPr>
          <w:sz w:val="24"/>
        </w:rPr>
        <w:t xml:space="preserve">The ultimate goal of this study is to improve ungauged discharge prediction </w:t>
      </w:r>
      <w:r w:rsidR="006B3B78">
        <w:rPr>
          <w:sz w:val="24"/>
        </w:rPr>
        <w:t>at</w:t>
      </w:r>
      <w:r w:rsidR="00664388">
        <w:rPr>
          <w:sz w:val="24"/>
        </w:rPr>
        <w:t xml:space="preserve"> the global scale.  Thus,</w:t>
      </w:r>
      <w:r w:rsidR="00063254">
        <w:rPr>
          <w:sz w:val="24"/>
        </w:rPr>
        <w:t xml:space="preserve"> river types must be assignable</w:t>
      </w:r>
      <w:r w:rsidR="00664388">
        <w:rPr>
          <w:sz w:val="24"/>
        </w:rPr>
        <w:t xml:space="preserve"> to rivers</w:t>
      </w:r>
      <w:r w:rsidR="00063254">
        <w:rPr>
          <w:sz w:val="24"/>
        </w:rPr>
        <w:t xml:space="preserve"> using on</w:t>
      </w:r>
      <w:r w:rsidR="00B44654">
        <w:rPr>
          <w:sz w:val="24"/>
        </w:rPr>
        <w:t>ly</w:t>
      </w:r>
      <w:r w:rsidR="00063254">
        <w:rPr>
          <w:sz w:val="24"/>
        </w:rPr>
        <w:t xml:space="preserve"> RS measurements.</w:t>
      </w:r>
      <w:r w:rsidR="00BA7F7C">
        <w:rPr>
          <w:sz w:val="24"/>
        </w:rPr>
        <w:t xml:space="preserve"> </w:t>
      </w:r>
      <w:r w:rsidR="00063254">
        <w:rPr>
          <w:sz w:val="24"/>
        </w:rPr>
        <w:t xml:space="preserve"> </w:t>
      </w:r>
      <w:r w:rsidR="00EF608E">
        <w:rPr>
          <w:sz w:val="24"/>
        </w:rPr>
        <w:t xml:space="preserve">For DBSCAN river types, we trained a random forest classifier using 80% of the training data to assign river types by the mean and standard deviation of river width.  This model, when tested on the remaining 20% of the training data, yielded a 90% accuracy in class assignment.  </w:t>
      </w:r>
      <w:r w:rsidR="00E03DD8">
        <w:rPr>
          <w:sz w:val="24"/>
        </w:rPr>
        <w:t xml:space="preserve">The </w:t>
      </w:r>
      <w:r w:rsidR="00BA7F7C">
        <w:rPr>
          <w:sz w:val="24"/>
        </w:rPr>
        <w:t>supervised framework w</w:t>
      </w:r>
      <w:r w:rsidR="00E03DD8">
        <w:rPr>
          <w:sz w:val="24"/>
        </w:rPr>
        <w:t>as</w:t>
      </w:r>
      <w:r w:rsidR="007C2164">
        <w:rPr>
          <w:sz w:val="24"/>
        </w:rPr>
        <w:t xml:space="preserve"> defined such</w:t>
      </w:r>
      <w:r w:rsidR="003E72AB">
        <w:rPr>
          <w:sz w:val="24"/>
        </w:rPr>
        <w:t xml:space="preserve"> </w:t>
      </w:r>
      <w:r w:rsidR="007C2164">
        <w:rPr>
          <w:sz w:val="24"/>
        </w:rPr>
        <w:t>that the</w:t>
      </w:r>
      <w:r w:rsidR="00E03DD8">
        <w:rPr>
          <w:sz w:val="24"/>
        </w:rPr>
        <w:t xml:space="preserve"> </w:t>
      </w:r>
      <w:r w:rsidR="00BA7F7C">
        <w:rPr>
          <w:sz w:val="24"/>
        </w:rPr>
        <w:t xml:space="preserve">distributions </w:t>
      </w:r>
      <w:r w:rsidR="007C2164">
        <w:rPr>
          <w:sz w:val="24"/>
        </w:rPr>
        <w:t>of river width</w:t>
      </w:r>
      <w:r w:rsidR="00B44654">
        <w:rPr>
          <w:sz w:val="24"/>
        </w:rPr>
        <w:t>s</w:t>
      </w:r>
      <w:r w:rsidR="007C2164">
        <w:rPr>
          <w:sz w:val="24"/>
        </w:rPr>
        <w:t xml:space="preserve"> </w:t>
      </w:r>
      <w:r w:rsidR="00BA7F7C">
        <w:rPr>
          <w:sz w:val="24"/>
        </w:rPr>
        <w:t xml:space="preserve">for each class </w:t>
      </w:r>
      <w:r w:rsidR="00B44654">
        <w:rPr>
          <w:sz w:val="24"/>
        </w:rPr>
        <w:t>were</w:t>
      </w:r>
      <w:r w:rsidR="00BA7F7C">
        <w:rPr>
          <w:sz w:val="24"/>
        </w:rPr>
        <w:t xml:space="preserve"> significantly different</w:t>
      </w:r>
      <w:commentRangeStart w:id="15"/>
      <w:r w:rsidR="00664388">
        <w:rPr>
          <w:sz w:val="24"/>
        </w:rPr>
        <w:t xml:space="preserve"> for</w:t>
      </w:r>
      <w:r w:rsidR="0007777E">
        <w:rPr>
          <w:sz w:val="24"/>
        </w:rPr>
        <w:t xml:space="preserve"> the training data</w:t>
      </w:r>
      <w:r w:rsidR="00C20719">
        <w:rPr>
          <w:sz w:val="24"/>
        </w:rPr>
        <w:t xml:space="preserve"> (Figure </w:t>
      </w:r>
      <w:proofErr w:type="spellStart"/>
      <w:r w:rsidR="00C20719">
        <w:rPr>
          <w:sz w:val="24"/>
        </w:rPr>
        <w:t>Sx</w:t>
      </w:r>
      <w:proofErr w:type="spellEnd"/>
      <w:r w:rsidR="00C20719">
        <w:rPr>
          <w:sz w:val="24"/>
        </w:rPr>
        <w:t>)</w:t>
      </w:r>
      <w:r w:rsidR="0007777E">
        <w:rPr>
          <w:sz w:val="24"/>
        </w:rPr>
        <w:t xml:space="preserve">.  </w:t>
      </w:r>
      <w:r w:rsidR="00F75D91">
        <w:rPr>
          <w:sz w:val="24"/>
        </w:rPr>
        <w:t>The type assigned to a river was w</w:t>
      </w:r>
      <w:r w:rsidR="0007777E">
        <w:rPr>
          <w:sz w:val="24"/>
        </w:rPr>
        <w:t xml:space="preserve">hichever </w:t>
      </w:r>
      <w:r w:rsidR="00F75D91">
        <w:rPr>
          <w:sz w:val="24"/>
        </w:rPr>
        <w:t xml:space="preserve">type’s width </w:t>
      </w:r>
      <w:r w:rsidR="0007777E">
        <w:rPr>
          <w:sz w:val="24"/>
        </w:rPr>
        <w:t xml:space="preserve">distribution </w:t>
      </w:r>
      <w:r w:rsidR="00306B8C">
        <w:rPr>
          <w:sz w:val="24"/>
        </w:rPr>
        <w:t xml:space="preserve">in the training data </w:t>
      </w:r>
      <w:r w:rsidR="0007777E">
        <w:rPr>
          <w:sz w:val="24"/>
        </w:rPr>
        <w:t xml:space="preserve">was closest to </w:t>
      </w:r>
      <w:r w:rsidR="009A6F5B">
        <w:rPr>
          <w:sz w:val="24"/>
        </w:rPr>
        <w:t>that</w:t>
      </w:r>
      <w:r w:rsidR="0007777E">
        <w:rPr>
          <w:sz w:val="24"/>
        </w:rPr>
        <w:t xml:space="preserve"> river’s </w:t>
      </w:r>
      <w:r w:rsidR="00306B8C">
        <w:rPr>
          <w:sz w:val="24"/>
        </w:rPr>
        <w:t xml:space="preserve">observed </w:t>
      </w:r>
      <w:r w:rsidR="0007777E">
        <w:rPr>
          <w:sz w:val="24"/>
        </w:rPr>
        <w:t>mean width</w:t>
      </w:r>
      <w:commentRangeEnd w:id="15"/>
      <w:r w:rsidR="0007777E">
        <w:rPr>
          <w:rStyle w:val="CommentReference"/>
        </w:rPr>
        <w:commentReference w:id="15"/>
      </w:r>
      <w:r w:rsidR="0007777E">
        <w:rPr>
          <w:sz w:val="24"/>
        </w:rPr>
        <w:t xml:space="preserve">.  </w:t>
      </w:r>
      <w:r w:rsidR="00C95958">
        <w:rPr>
          <w:sz w:val="24"/>
        </w:rPr>
        <w:t>Using the procedure outlined for the supervised framework, we mapped river types onto every reach in MERIT hydrography (Lin et al. 2019)</w:t>
      </w:r>
      <w:r w:rsidR="0061041B">
        <w:rPr>
          <w:sz w:val="24"/>
        </w:rPr>
        <w:t>, extracted from the MERIT digital elevation model (Yamazaki et al. 2019)</w:t>
      </w:r>
      <w:r w:rsidR="00B00377">
        <w:rPr>
          <w:sz w:val="24"/>
        </w:rPr>
        <w:t>,</w:t>
      </w:r>
      <w:r w:rsidR="0061041B">
        <w:rPr>
          <w:sz w:val="24"/>
        </w:rPr>
        <w:t xml:space="preserve"> </w:t>
      </w:r>
      <w:r w:rsidR="00C95958">
        <w:rPr>
          <w:sz w:val="24"/>
        </w:rPr>
        <w:t xml:space="preserve">for the Mackenzie River basin </w:t>
      </w:r>
      <w:r w:rsidR="00DA0A68">
        <w:rPr>
          <w:sz w:val="24"/>
        </w:rPr>
        <w:t>(</w:t>
      </w:r>
      <w:r w:rsidR="00C95958">
        <w:rPr>
          <w:sz w:val="24"/>
        </w:rPr>
        <w:t>Figure 3</w:t>
      </w:r>
      <w:r w:rsidR="00DA0A68">
        <w:rPr>
          <w:sz w:val="24"/>
        </w:rPr>
        <w:t>)</w:t>
      </w:r>
      <w:r w:rsidR="00C95958">
        <w:rPr>
          <w:sz w:val="24"/>
        </w:rPr>
        <w:t>.</w:t>
      </w:r>
      <w:r w:rsidR="00C54848">
        <w:rPr>
          <w:sz w:val="24"/>
        </w:rPr>
        <w:t xml:space="preserve">  </w:t>
      </w:r>
      <w:r w:rsidR="00787564">
        <w:rPr>
          <w:sz w:val="24"/>
        </w:rPr>
        <w:t>Largely stratified to Type 1 and Type 7/8 rivers, o</w:t>
      </w:r>
      <w:r w:rsidR="008E595B">
        <w:rPr>
          <w:sz w:val="24"/>
        </w:rPr>
        <w:t>ur river classification successfully identified the two distinct landscapes in</w:t>
      </w:r>
      <w:r w:rsidR="00654672">
        <w:rPr>
          <w:sz w:val="24"/>
        </w:rPr>
        <w:t xml:space="preserve"> the Mackenzie basin</w:t>
      </w:r>
      <w:r w:rsidR="008E595B">
        <w:rPr>
          <w:sz w:val="24"/>
        </w:rPr>
        <w:t xml:space="preserve">: the Rocky Mountains and Continental Divide in the West and the low-lying </w:t>
      </w:r>
      <w:r w:rsidR="00372044">
        <w:rPr>
          <w:sz w:val="24"/>
        </w:rPr>
        <w:t>b</w:t>
      </w:r>
      <w:r w:rsidR="008E595B">
        <w:rPr>
          <w:sz w:val="24"/>
        </w:rPr>
        <w:t xml:space="preserve">oreal </w:t>
      </w:r>
      <w:r w:rsidR="002D4310">
        <w:rPr>
          <w:sz w:val="24"/>
        </w:rPr>
        <w:t>f</w:t>
      </w:r>
      <w:r w:rsidR="008E595B">
        <w:rPr>
          <w:sz w:val="24"/>
        </w:rPr>
        <w:t xml:space="preserve">orests and lakes </w:t>
      </w:r>
      <w:r w:rsidR="00C5606F">
        <w:rPr>
          <w:sz w:val="24"/>
        </w:rPr>
        <w:t xml:space="preserve">atop the Canadian Shield </w:t>
      </w:r>
      <w:r w:rsidR="008E595B">
        <w:rPr>
          <w:sz w:val="24"/>
        </w:rPr>
        <w:t>to the East.</w:t>
      </w:r>
    </w:p>
    <w:p w14:paraId="6E6D823D" w14:textId="46288882" w:rsidR="00731C3E" w:rsidRDefault="007745B6" w:rsidP="00C54848">
      <w:pPr>
        <w:keepNext/>
        <w:spacing w:line="480" w:lineRule="auto"/>
        <w:jc w:val="center"/>
      </w:pPr>
      <w:r>
        <w:rPr>
          <w:noProof/>
        </w:rPr>
        <w:lastRenderedPageBreak/>
        <w:drawing>
          <wp:inline distT="0" distB="0" distL="0" distR="0" wp14:anchorId="1C09B14E" wp14:editId="4C2D0374">
            <wp:extent cx="5762625" cy="5486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it_map.tiff"/>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62625" cy="5486400"/>
                    </a:xfrm>
                    <a:prstGeom prst="rect">
                      <a:avLst/>
                    </a:prstGeom>
                    <a:ln>
                      <a:noFill/>
                    </a:ln>
                    <a:extLst>
                      <a:ext uri="{53640926-AAD7-44D8-BBD7-CCE9431645EC}">
                        <a14:shadowObscured xmlns:a14="http://schemas.microsoft.com/office/drawing/2010/main"/>
                      </a:ext>
                    </a:extLst>
                  </pic:spPr>
                </pic:pic>
              </a:graphicData>
            </a:graphic>
          </wp:inline>
        </w:drawing>
      </w:r>
    </w:p>
    <w:p w14:paraId="25F75D15" w14:textId="47FEC8F3" w:rsidR="00B17ACA" w:rsidRPr="00EC37C8" w:rsidRDefault="00731C3E" w:rsidP="00731C3E">
      <w:pPr>
        <w:pStyle w:val="Caption"/>
        <w:jc w:val="both"/>
        <w:rPr>
          <w:i w:val="0"/>
          <w:color w:val="auto"/>
          <w:sz w:val="20"/>
        </w:rPr>
      </w:pPr>
      <w:r w:rsidRPr="00731C3E">
        <w:rPr>
          <w:b/>
          <w:i w:val="0"/>
          <w:color w:val="auto"/>
          <w:sz w:val="20"/>
        </w:rPr>
        <w:t xml:space="preserve">Figure </w:t>
      </w:r>
      <w:r w:rsidR="00D903F0">
        <w:rPr>
          <w:b/>
          <w:i w:val="0"/>
          <w:color w:val="auto"/>
          <w:sz w:val="20"/>
        </w:rPr>
        <w:t>4</w:t>
      </w:r>
      <w:r w:rsidRPr="00731C3E">
        <w:rPr>
          <w:b/>
          <w:i w:val="0"/>
          <w:color w:val="auto"/>
          <w:sz w:val="20"/>
        </w:rPr>
        <w:t>:</w:t>
      </w:r>
      <w:r w:rsidRPr="00731C3E">
        <w:rPr>
          <w:i w:val="0"/>
          <w:color w:val="auto"/>
          <w:sz w:val="20"/>
        </w:rPr>
        <w:t xml:space="preserve"> Map of </w:t>
      </w:r>
      <w:r w:rsidR="001417E7">
        <w:rPr>
          <w:i w:val="0"/>
          <w:color w:val="auto"/>
          <w:sz w:val="20"/>
        </w:rPr>
        <w:t>Mackenzie River basin</w:t>
      </w:r>
      <w:r w:rsidRPr="00731C3E">
        <w:rPr>
          <w:i w:val="0"/>
          <w:color w:val="auto"/>
          <w:sz w:val="20"/>
        </w:rPr>
        <w:t xml:space="preserve"> hydrogr</w:t>
      </w:r>
      <w:r w:rsidR="009876D6">
        <w:rPr>
          <w:i w:val="0"/>
          <w:color w:val="auto"/>
          <w:sz w:val="20"/>
        </w:rPr>
        <w:t>aphy (Lin et al. 2019) with 23,799</w:t>
      </w:r>
      <w:r w:rsidRPr="00731C3E">
        <w:rPr>
          <w:i w:val="0"/>
          <w:color w:val="auto"/>
          <w:sz w:val="20"/>
        </w:rPr>
        <w:t xml:space="preserve"> reach</w:t>
      </w:r>
      <w:r w:rsidR="009876D6">
        <w:rPr>
          <w:i w:val="0"/>
          <w:color w:val="auto"/>
          <w:sz w:val="20"/>
        </w:rPr>
        <w:t>es</w:t>
      </w:r>
      <w:r w:rsidRPr="00731C3E">
        <w:rPr>
          <w:i w:val="0"/>
          <w:color w:val="auto"/>
          <w:sz w:val="20"/>
        </w:rPr>
        <w:t xml:space="preserve"> classified accord</w:t>
      </w:r>
      <w:r w:rsidR="000E32C2">
        <w:rPr>
          <w:i w:val="0"/>
          <w:color w:val="auto"/>
          <w:sz w:val="20"/>
        </w:rPr>
        <w:t>ing to the supervised framework and</w:t>
      </w:r>
      <w:r w:rsidRPr="00731C3E">
        <w:rPr>
          <w:i w:val="0"/>
          <w:color w:val="auto"/>
          <w:sz w:val="20"/>
        </w:rPr>
        <w:t xml:space="preserve"> assigned using </w:t>
      </w:r>
      <w:r w:rsidR="00745A46">
        <w:rPr>
          <w:i w:val="0"/>
          <w:color w:val="auto"/>
          <w:sz w:val="20"/>
        </w:rPr>
        <w:t xml:space="preserve">mean </w:t>
      </w:r>
      <w:bookmarkStart w:id="16" w:name="_GoBack"/>
      <w:bookmarkEnd w:id="16"/>
      <w:r w:rsidR="00745A46">
        <w:rPr>
          <w:i w:val="0"/>
          <w:color w:val="auto"/>
          <w:sz w:val="20"/>
        </w:rPr>
        <w:t>river width</w:t>
      </w:r>
      <w:r w:rsidR="001417E7">
        <w:rPr>
          <w:i w:val="0"/>
          <w:color w:val="auto"/>
          <w:sz w:val="20"/>
        </w:rPr>
        <w:t xml:space="preserve">.  Major lakes are included as well.  Class 100 corresponds to </w:t>
      </w:r>
      <w:r w:rsidR="000E32C2">
        <w:rPr>
          <w:i w:val="0"/>
          <w:color w:val="auto"/>
          <w:sz w:val="20"/>
        </w:rPr>
        <w:t>‘big’ reaches.</w:t>
      </w:r>
      <w:r w:rsidR="00EC37C8">
        <w:rPr>
          <w:i w:val="0"/>
          <w:color w:val="auto"/>
          <w:sz w:val="20"/>
        </w:rPr>
        <w:t xml:space="preserve"> </w:t>
      </w:r>
      <w:r w:rsidR="000E32C2">
        <w:rPr>
          <w:i w:val="0"/>
          <w:color w:val="auto"/>
          <w:sz w:val="20"/>
        </w:rPr>
        <w:t xml:space="preserve"> </w:t>
      </w:r>
      <w:r w:rsidR="00DD0276">
        <w:rPr>
          <w:i w:val="0"/>
          <w:color w:val="auto"/>
          <w:sz w:val="20"/>
        </w:rPr>
        <w:t xml:space="preserve">As MERIT Hydro provides </w:t>
      </w:r>
      <w:r w:rsidR="00EC37C8">
        <w:rPr>
          <w:i w:val="0"/>
          <w:color w:val="auto"/>
          <w:sz w:val="20"/>
        </w:rPr>
        <w:t xml:space="preserve">only mean </w:t>
      </w:r>
      <w:r w:rsidR="00745A46">
        <w:rPr>
          <w:i w:val="0"/>
          <w:color w:val="auto"/>
          <w:sz w:val="20"/>
        </w:rPr>
        <w:t>width</w:t>
      </w:r>
      <w:r w:rsidR="00EC37C8">
        <w:rPr>
          <w:i w:val="0"/>
          <w:color w:val="auto"/>
          <w:sz w:val="20"/>
        </w:rPr>
        <w:t xml:space="preserve">, ‘highly-width-variable’ rivers are not </w:t>
      </w:r>
      <w:r w:rsidR="00357C91">
        <w:rPr>
          <w:i w:val="0"/>
          <w:color w:val="auto"/>
          <w:sz w:val="20"/>
        </w:rPr>
        <w:t>classified</w:t>
      </w:r>
      <w:r w:rsidR="00EC37C8">
        <w:rPr>
          <w:i w:val="0"/>
          <w:color w:val="auto"/>
          <w:sz w:val="20"/>
        </w:rPr>
        <w:t>.</w:t>
      </w:r>
    </w:p>
    <w:p w14:paraId="2B0D4EF8" w14:textId="77777777" w:rsidR="0026173C" w:rsidRPr="004939D5" w:rsidRDefault="0026173C" w:rsidP="0026173C">
      <w:pPr>
        <w:spacing w:line="480" w:lineRule="auto"/>
        <w:jc w:val="both"/>
      </w:pPr>
    </w:p>
    <w:p w14:paraId="114D841F" w14:textId="1D8C0797" w:rsidR="00AC7826" w:rsidRPr="00AC7826" w:rsidRDefault="00AC7826" w:rsidP="00AC7826">
      <w:pPr>
        <w:pStyle w:val="Heading-Secondary"/>
        <w:spacing w:line="480" w:lineRule="auto"/>
        <w:ind w:left="0"/>
        <w:rPr>
          <w:b/>
          <w:bCs w:val="0"/>
        </w:rPr>
      </w:pPr>
      <w:r w:rsidRPr="00AC7826">
        <w:rPr>
          <w:b/>
          <w:bCs w:val="0"/>
        </w:rPr>
        <w:t>4 Discharge Estimation</w:t>
      </w:r>
    </w:p>
    <w:p w14:paraId="65D243F8" w14:textId="77777777" w:rsidR="00AC7826" w:rsidRPr="00751DEE" w:rsidRDefault="00AC7826" w:rsidP="00AC7826">
      <w:pPr>
        <w:spacing w:line="480" w:lineRule="auto"/>
        <w:jc w:val="both"/>
        <w:rPr>
          <w:i/>
          <w:sz w:val="24"/>
        </w:rPr>
      </w:pPr>
      <w:r w:rsidRPr="00441BEC">
        <w:rPr>
          <w:b/>
          <w:iCs/>
          <w:sz w:val="24"/>
        </w:rPr>
        <w:t>1)</w:t>
      </w:r>
      <w:r>
        <w:rPr>
          <w:iCs/>
          <w:sz w:val="24"/>
        </w:rPr>
        <w:t xml:space="preserve"> </w:t>
      </w:r>
      <w:commentRangeStart w:id="17"/>
      <w:r>
        <w:rPr>
          <w:sz w:val="24"/>
        </w:rPr>
        <w:t xml:space="preserve">Discharge was estimated using different implementations of the BAM algorithm in both test settings. See Figure for different prior definition implementations </w:t>
      </w:r>
      <w:r w:rsidRPr="00751DEE">
        <w:rPr>
          <w:i/>
          <w:sz w:val="24"/>
        </w:rPr>
        <w:t xml:space="preserve">(Unclear here if the many tests ran on </w:t>
      </w:r>
      <w:proofErr w:type="spellStart"/>
      <w:r w:rsidRPr="00751DEE">
        <w:rPr>
          <w:i/>
          <w:sz w:val="24"/>
        </w:rPr>
        <w:t>pepsi</w:t>
      </w:r>
      <w:proofErr w:type="spellEnd"/>
      <w:r w:rsidRPr="00751DEE">
        <w:rPr>
          <w:i/>
          <w:sz w:val="24"/>
        </w:rPr>
        <w:t xml:space="preserve"> data should be presented</w:t>
      </w:r>
      <w:r>
        <w:rPr>
          <w:i/>
          <w:sz w:val="24"/>
        </w:rPr>
        <w:t>)</w:t>
      </w:r>
      <w:commentRangeEnd w:id="17"/>
      <w:r>
        <w:rPr>
          <w:rStyle w:val="CommentReference"/>
        </w:rPr>
        <w:commentReference w:id="17"/>
      </w:r>
    </w:p>
    <w:p w14:paraId="4E866F76" w14:textId="77777777" w:rsidR="00AC7826" w:rsidRDefault="00AC7826" w:rsidP="00AC7826">
      <w:pPr>
        <w:pStyle w:val="Caption"/>
        <w:jc w:val="both"/>
        <w:rPr>
          <w:b/>
          <w:i w:val="0"/>
          <w:color w:val="auto"/>
          <w:sz w:val="20"/>
        </w:rPr>
      </w:pPr>
      <w:r w:rsidRPr="00B068EB">
        <w:rPr>
          <w:b/>
          <w:i w:val="0"/>
          <w:noProof/>
          <w:color w:val="auto"/>
          <w:sz w:val="20"/>
        </w:rPr>
        <w:lastRenderedPageBreak/>
        <w:drawing>
          <wp:inline distT="0" distB="0" distL="0" distR="0" wp14:anchorId="12396289" wp14:editId="3E85E069">
            <wp:extent cx="5943600" cy="2124075"/>
            <wp:effectExtent l="0" t="0" r="0" b="9525"/>
            <wp:docPr id="1" name="Picture 1" descr="C:\Users\cbrinkerhoff\Box Sync\Ongoing Projects\geomorph_class\Figures\paper_figure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rinkerhoff\Box Sync\Ongoing Projects\geomorph_class\Figures\paper_figures\table.tif"/>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9436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166EF110" w14:textId="77777777" w:rsidR="00AC7826" w:rsidRDefault="00AC7826" w:rsidP="00AC7826">
      <w:pPr>
        <w:pStyle w:val="Caption"/>
        <w:jc w:val="both"/>
        <w:rPr>
          <w:i w:val="0"/>
          <w:color w:val="auto"/>
          <w:sz w:val="20"/>
        </w:rPr>
      </w:pPr>
      <w:r w:rsidRPr="000C0D1F">
        <w:rPr>
          <w:b/>
          <w:i w:val="0"/>
          <w:color w:val="auto"/>
          <w:sz w:val="20"/>
        </w:rPr>
        <w:t xml:space="preserve">Figure </w:t>
      </w:r>
      <w:r w:rsidRPr="000C0D1F">
        <w:rPr>
          <w:b/>
          <w:i w:val="0"/>
          <w:color w:val="auto"/>
          <w:sz w:val="20"/>
        </w:rPr>
        <w:fldChar w:fldCharType="begin"/>
      </w:r>
      <w:r w:rsidRPr="000C0D1F">
        <w:rPr>
          <w:b/>
          <w:i w:val="0"/>
          <w:color w:val="auto"/>
          <w:sz w:val="20"/>
        </w:rPr>
        <w:instrText xml:space="preserve"> SEQ Figure \* ARABIC </w:instrText>
      </w:r>
      <w:r w:rsidRPr="000C0D1F">
        <w:rPr>
          <w:b/>
          <w:i w:val="0"/>
          <w:color w:val="auto"/>
          <w:sz w:val="20"/>
        </w:rPr>
        <w:fldChar w:fldCharType="separate"/>
      </w:r>
      <w:r>
        <w:rPr>
          <w:b/>
          <w:i w:val="0"/>
          <w:noProof/>
          <w:color w:val="auto"/>
          <w:sz w:val="20"/>
        </w:rPr>
        <w:t>5</w:t>
      </w:r>
      <w:r w:rsidRPr="000C0D1F">
        <w:rPr>
          <w:b/>
          <w:i w:val="0"/>
          <w:color w:val="auto"/>
          <w:sz w:val="20"/>
        </w:rPr>
        <w:fldChar w:fldCharType="end"/>
      </w:r>
      <w:r>
        <w:rPr>
          <w:b/>
          <w:i w:val="0"/>
          <w:color w:val="auto"/>
          <w:sz w:val="20"/>
        </w:rPr>
        <w:t>.</w:t>
      </w:r>
      <w:r w:rsidRPr="000C0D1F">
        <w:rPr>
          <w:b/>
          <w:i w:val="0"/>
          <w:color w:val="auto"/>
          <w:sz w:val="20"/>
        </w:rPr>
        <w:t xml:space="preserve"> </w:t>
      </w:r>
      <w:r w:rsidRPr="000C0D1F">
        <w:rPr>
          <w:i w:val="0"/>
          <w:color w:val="auto"/>
          <w:sz w:val="20"/>
        </w:rPr>
        <w:t xml:space="preserve">Tests ran on </w:t>
      </w:r>
      <w:proofErr w:type="spellStart"/>
      <w:r w:rsidRPr="000C0D1F">
        <w:rPr>
          <w:i w:val="0"/>
          <w:color w:val="auto"/>
          <w:sz w:val="20"/>
        </w:rPr>
        <w:t>McFLIs</w:t>
      </w:r>
      <w:proofErr w:type="spellEnd"/>
      <w:r w:rsidRPr="000C0D1F">
        <w:rPr>
          <w:i w:val="0"/>
          <w:color w:val="auto"/>
          <w:sz w:val="20"/>
        </w:rPr>
        <w:t xml:space="preserve"> with </w:t>
      </w:r>
      <w:r>
        <w:rPr>
          <w:i w:val="0"/>
          <w:color w:val="auto"/>
          <w:sz w:val="20"/>
        </w:rPr>
        <w:t>various implementations for estimating prior river knowledge</w:t>
      </w:r>
      <w:r w:rsidRPr="000C0D1F">
        <w:rPr>
          <w:i w:val="0"/>
          <w:color w:val="auto"/>
          <w:sz w:val="20"/>
        </w:rPr>
        <w:t xml:space="preserve"> outlined</w:t>
      </w:r>
      <w:r>
        <w:rPr>
          <w:i w:val="0"/>
          <w:color w:val="auto"/>
          <w:sz w:val="20"/>
        </w:rPr>
        <w:t xml:space="preserve"> using green checkmarks</w:t>
      </w:r>
      <w:r w:rsidRPr="000C0D1F">
        <w:rPr>
          <w:i w:val="0"/>
          <w:color w:val="auto"/>
          <w:sz w:val="20"/>
        </w:rPr>
        <w:t>.  Colors for algorithms ran correspond to colors in results figures.</w:t>
      </w:r>
      <w:r>
        <w:rPr>
          <w:i w:val="0"/>
          <w:color w:val="auto"/>
          <w:sz w:val="20"/>
        </w:rPr>
        <w:t xml:space="preserve">  AMHG interventions did not apply to </w:t>
      </w:r>
      <w:proofErr w:type="spellStart"/>
      <w:r>
        <w:rPr>
          <w:i w:val="0"/>
          <w:color w:val="auto"/>
          <w:sz w:val="20"/>
        </w:rPr>
        <w:t>MetroMan</w:t>
      </w:r>
      <w:proofErr w:type="spellEnd"/>
      <w:r>
        <w:rPr>
          <w:i w:val="0"/>
          <w:color w:val="auto"/>
          <w:sz w:val="20"/>
        </w:rPr>
        <w:t xml:space="preserve"> tests.</w:t>
      </w:r>
    </w:p>
    <w:p w14:paraId="7F9B875A" w14:textId="77777777" w:rsidR="00F21FC0" w:rsidRDefault="00F21FC0" w:rsidP="00AC7826">
      <w:pPr>
        <w:spacing w:line="480" w:lineRule="auto"/>
        <w:jc w:val="both"/>
        <w:rPr>
          <w:b/>
          <w:iCs/>
          <w:sz w:val="24"/>
        </w:rPr>
      </w:pPr>
    </w:p>
    <w:p w14:paraId="3922BB92" w14:textId="3543A847" w:rsidR="00AC7826" w:rsidRDefault="00AC7826" w:rsidP="00AC7826">
      <w:pPr>
        <w:spacing w:line="480" w:lineRule="auto"/>
        <w:jc w:val="both"/>
        <w:rPr>
          <w:sz w:val="24"/>
        </w:rPr>
      </w:pPr>
      <w:r w:rsidRPr="00441BEC">
        <w:rPr>
          <w:b/>
          <w:iCs/>
          <w:sz w:val="24"/>
        </w:rPr>
        <w:t>2)</w:t>
      </w:r>
      <w:r>
        <w:rPr>
          <w:iCs/>
          <w:sz w:val="24"/>
        </w:rPr>
        <w:t xml:space="preserve"> Discharge prediction accuracy was determined using a suite of error metrics outlined </w:t>
      </w:r>
      <w:r>
        <w:rPr>
          <w:sz w:val="24"/>
        </w:rPr>
        <w:t xml:space="preserve">in </w:t>
      </w:r>
      <w:proofErr w:type="spellStart"/>
      <w:r>
        <w:rPr>
          <w:sz w:val="24"/>
        </w:rPr>
        <w:t>Hagemann</w:t>
      </w:r>
      <w:proofErr w:type="spellEnd"/>
      <w:r>
        <w:rPr>
          <w:sz w:val="24"/>
        </w:rPr>
        <w:t xml:space="preserve"> et al. (2017) and reprinted in Table 2 (along with the definition for percent change used in this </w:t>
      </w:r>
      <w:r w:rsidRPr="00702DE1">
        <w:rPr>
          <w:sz w:val="24"/>
          <w:szCs w:val="24"/>
        </w:rPr>
        <w:t xml:space="preserve">study).  We chose to use the same performance metrics to fall in line with previous efforts to quantify Q prediction in the </w:t>
      </w:r>
      <w:proofErr w:type="spellStart"/>
      <w:r w:rsidRPr="00702DE1">
        <w:rPr>
          <w:sz w:val="24"/>
          <w:szCs w:val="24"/>
        </w:rPr>
        <w:t>McFLI</w:t>
      </w:r>
      <w:proofErr w:type="spellEnd"/>
      <w:r w:rsidRPr="00702DE1">
        <w:rPr>
          <w:sz w:val="24"/>
          <w:szCs w:val="24"/>
        </w:rPr>
        <w:t xml:space="preserve"> context.</w:t>
      </w:r>
    </w:p>
    <w:p w14:paraId="048291D4" w14:textId="77777777" w:rsidR="00AC7826" w:rsidRPr="00E2095E" w:rsidRDefault="00AC7826" w:rsidP="00AC7826">
      <w:pPr>
        <w:pStyle w:val="Caption"/>
        <w:keepNext/>
        <w:jc w:val="both"/>
        <w:rPr>
          <w:i w:val="0"/>
          <w:color w:val="auto"/>
          <w:sz w:val="20"/>
        </w:rPr>
      </w:pPr>
      <w:r w:rsidRPr="00237295">
        <w:rPr>
          <w:b/>
          <w:i w:val="0"/>
          <w:color w:val="auto"/>
          <w:sz w:val="20"/>
        </w:rPr>
        <w:t xml:space="preserve">Table </w:t>
      </w:r>
      <w:r>
        <w:rPr>
          <w:b/>
          <w:i w:val="0"/>
          <w:color w:val="auto"/>
          <w:sz w:val="20"/>
        </w:rPr>
        <w:t>2</w:t>
      </w:r>
      <w:r w:rsidRPr="00237295">
        <w:rPr>
          <w:b/>
          <w:i w:val="0"/>
          <w:color w:val="auto"/>
          <w:sz w:val="20"/>
        </w:rPr>
        <w:t>:</w:t>
      </w:r>
      <w:r w:rsidRPr="00237295">
        <w:rPr>
          <w:color w:val="auto"/>
          <w:sz w:val="20"/>
        </w:rPr>
        <w:t xml:space="preserve"> </w:t>
      </w:r>
      <w:r>
        <w:rPr>
          <w:i w:val="0"/>
          <w:color w:val="auto"/>
          <w:sz w:val="20"/>
        </w:rPr>
        <w:t xml:space="preserve">Performance metrics used in this study, as detailed in </w:t>
      </w:r>
      <w:proofErr w:type="spellStart"/>
      <w:r>
        <w:rPr>
          <w:i w:val="0"/>
          <w:color w:val="auto"/>
          <w:sz w:val="20"/>
        </w:rPr>
        <w:t>Hagemann</w:t>
      </w:r>
      <w:proofErr w:type="spellEnd"/>
      <w:r>
        <w:rPr>
          <w:i w:val="0"/>
          <w:color w:val="auto"/>
          <w:sz w:val="20"/>
        </w:rPr>
        <w:t xml:space="preserve"> et al. (2017).  We chose to use the same performance metrics to fall in line with previous efforts to quantify </w:t>
      </w:r>
      <w:r>
        <w:rPr>
          <w:color w:val="auto"/>
          <w:sz w:val="20"/>
        </w:rPr>
        <w:t xml:space="preserve">Q </w:t>
      </w:r>
      <w:r>
        <w:rPr>
          <w:i w:val="0"/>
          <w:color w:val="auto"/>
          <w:sz w:val="20"/>
        </w:rPr>
        <w:t xml:space="preserve">prediction in the </w:t>
      </w:r>
      <w:proofErr w:type="spellStart"/>
      <w:r>
        <w:rPr>
          <w:i w:val="0"/>
          <w:color w:val="auto"/>
          <w:sz w:val="20"/>
        </w:rPr>
        <w:t>McFLI</w:t>
      </w:r>
      <w:proofErr w:type="spellEnd"/>
      <w:r>
        <w:rPr>
          <w:i w:val="0"/>
          <w:color w:val="auto"/>
          <w:sz w:val="20"/>
        </w:rPr>
        <w:t xml:space="preserve"> context. Also included is our definition of percent change, which is used frequently in this study.</w:t>
      </w:r>
    </w:p>
    <w:tbl>
      <w:tblPr>
        <w:tblStyle w:val="TableGrid"/>
        <w:tblW w:w="0" w:type="auto"/>
        <w:tblLook w:val="04A0" w:firstRow="1" w:lastRow="0" w:firstColumn="1" w:lastColumn="0" w:noHBand="0" w:noVBand="1"/>
      </w:tblPr>
      <w:tblGrid>
        <w:gridCol w:w="3595"/>
        <w:gridCol w:w="1710"/>
        <w:gridCol w:w="4045"/>
      </w:tblGrid>
      <w:tr w:rsidR="00AC7826" w14:paraId="564C78F1" w14:textId="77777777" w:rsidTr="0098175D">
        <w:trPr>
          <w:trHeight w:val="440"/>
        </w:trPr>
        <w:tc>
          <w:tcPr>
            <w:tcW w:w="3595" w:type="dxa"/>
          </w:tcPr>
          <w:p w14:paraId="202137ED" w14:textId="77777777" w:rsidR="00AC7826" w:rsidRPr="008B6EE5"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1710" w:type="dxa"/>
          </w:tcPr>
          <w:p w14:paraId="356B44A2" w14:textId="77777777" w:rsidR="00AC7826" w:rsidRPr="008B6EE5"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Abbreviation</w:t>
            </w:r>
          </w:p>
        </w:tc>
        <w:tc>
          <w:tcPr>
            <w:tcW w:w="4045" w:type="dxa"/>
          </w:tcPr>
          <w:p w14:paraId="6F34C3E7" w14:textId="77777777" w:rsidR="00AC7826"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Definition</w:t>
            </w:r>
          </w:p>
        </w:tc>
      </w:tr>
      <w:tr w:rsidR="00AC7826" w14:paraId="4BE2EE4E" w14:textId="77777777" w:rsidTr="0098175D">
        <w:trPr>
          <w:trHeight w:val="350"/>
        </w:trPr>
        <w:tc>
          <w:tcPr>
            <w:tcW w:w="3595" w:type="dxa"/>
          </w:tcPr>
          <w:p w14:paraId="4EC8917D"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Relative root-mean-square error</w:t>
            </w:r>
          </w:p>
        </w:tc>
        <w:tc>
          <w:tcPr>
            <w:tcW w:w="1710" w:type="dxa"/>
          </w:tcPr>
          <w:p w14:paraId="7F823D60"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RRMSE</w:t>
            </w:r>
          </w:p>
        </w:tc>
        <w:tc>
          <w:tcPr>
            <w:tcW w:w="4045" w:type="dxa"/>
          </w:tcPr>
          <w:p w14:paraId="42798B54" w14:textId="77777777" w:rsidR="00AC7826" w:rsidRDefault="00A369C4" w:rsidP="0098175D">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AC7826" w14:paraId="26FB8DD4" w14:textId="77777777" w:rsidTr="0098175D">
        <w:trPr>
          <w:trHeight w:val="350"/>
        </w:trPr>
        <w:tc>
          <w:tcPr>
            <w:tcW w:w="3595" w:type="dxa"/>
          </w:tcPr>
          <w:p w14:paraId="5BDD098A"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Normalized root-mean-square error</w:t>
            </w:r>
          </w:p>
        </w:tc>
        <w:tc>
          <w:tcPr>
            <w:tcW w:w="1710" w:type="dxa"/>
          </w:tcPr>
          <w:p w14:paraId="49C3DFDA"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NRMSE</w:t>
            </w:r>
          </w:p>
        </w:tc>
        <w:tc>
          <w:tcPr>
            <w:tcW w:w="4045" w:type="dxa"/>
          </w:tcPr>
          <w:p w14:paraId="7A6F9D89" w14:textId="77777777" w:rsidR="00AC7826" w:rsidRDefault="00A369C4" w:rsidP="0098175D">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AC7826" w14:paraId="0B92D3B1" w14:textId="77777777" w:rsidTr="0098175D">
        <w:trPr>
          <w:trHeight w:val="350"/>
        </w:trPr>
        <w:tc>
          <w:tcPr>
            <w:tcW w:w="3595" w:type="dxa"/>
          </w:tcPr>
          <w:p w14:paraId="1B7CB7A3"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Relative bias</w:t>
            </w:r>
          </w:p>
        </w:tc>
        <w:tc>
          <w:tcPr>
            <w:tcW w:w="1710" w:type="dxa"/>
          </w:tcPr>
          <w:p w14:paraId="1A9DB5D8" w14:textId="77777777" w:rsidR="00AC7826" w:rsidRDefault="00AC7826" w:rsidP="0098175D">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rBIAS</w:t>
            </w:r>
            <w:proofErr w:type="spellEnd"/>
          </w:p>
        </w:tc>
        <w:tc>
          <w:tcPr>
            <w:tcW w:w="4045" w:type="dxa"/>
          </w:tcPr>
          <w:p w14:paraId="2F55D9D7" w14:textId="77777777" w:rsidR="00AC7826" w:rsidRDefault="00A369C4" w:rsidP="0098175D">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AC7826" w14:paraId="0DF60271" w14:textId="77777777" w:rsidTr="0098175D">
        <w:trPr>
          <w:trHeight w:val="350"/>
        </w:trPr>
        <w:tc>
          <w:tcPr>
            <w:tcW w:w="3595" w:type="dxa"/>
          </w:tcPr>
          <w:p w14:paraId="1ACFE4D3"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Nash-Sutcliffe efficiency</w:t>
            </w:r>
          </w:p>
        </w:tc>
        <w:tc>
          <w:tcPr>
            <w:tcW w:w="1710" w:type="dxa"/>
          </w:tcPr>
          <w:p w14:paraId="348A3CFB"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NSE</w:t>
            </w:r>
          </w:p>
        </w:tc>
        <w:tc>
          <w:tcPr>
            <w:tcW w:w="4045" w:type="dxa"/>
          </w:tcPr>
          <w:p w14:paraId="36524A37" w14:textId="77777777" w:rsidR="00AC7826" w:rsidRDefault="00AC7826" w:rsidP="0098175D">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AC7826" w14:paraId="4B2980A7" w14:textId="77777777" w:rsidTr="0098175D">
        <w:trPr>
          <w:trHeight w:val="350"/>
        </w:trPr>
        <w:tc>
          <w:tcPr>
            <w:tcW w:w="3595" w:type="dxa"/>
          </w:tcPr>
          <w:p w14:paraId="31C85017"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Percent Change</w:t>
            </w:r>
          </w:p>
        </w:tc>
        <w:tc>
          <w:tcPr>
            <w:tcW w:w="1710" w:type="dxa"/>
          </w:tcPr>
          <w:p w14:paraId="6CB54E2E"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 Change</w:t>
            </w:r>
          </w:p>
        </w:tc>
        <w:tc>
          <w:tcPr>
            <w:tcW w:w="4045" w:type="dxa"/>
          </w:tcPr>
          <w:p w14:paraId="02853406" w14:textId="77777777" w:rsidR="00AC7826" w:rsidRDefault="00A369C4" w:rsidP="0098175D">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38A24D47" w:rsidR="002F3B11" w:rsidRDefault="002F3B11" w:rsidP="00F21FC0">
      <w:pPr>
        <w:pStyle w:val="Heading-Main"/>
        <w:numPr>
          <w:ilvl w:val="0"/>
          <w:numId w:val="28"/>
        </w:numPr>
        <w:spacing w:line="480" w:lineRule="auto"/>
      </w:pPr>
      <w:r>
        <w:t>Results</w:t>
      </w:r>
    </w:p>
    <w:p w14:paraId="77B87F29" w14:textId="536DFBFC" w:rsidR="00CA4C0D" w:rsidRPr="004D4E50" w:rsidRDefault="007D430E" w:rsidP="00F21FC0">
      <w:pPr>
        <w:pStyle w:val="Heading-Main"/>
        <w:numPr>
          <w:ilvl w:val="1"/>
          <w:numId w:val="28"/>
        </w:numPr>
        <w:spacing w:line="480" w:lineRule="auto"/>
      </w:pPr>
      <w:r>
        <w:rPr>
          <w:b w:val="0"/>
        </w:rPr>
        <w:t>Mackenzie River Basin</w:t>
      </w:r>
    </w:p>
    <w:p w14:paraId="3A466139" w14:textId="3BA74DE4" w:rsidR="00A13290" w:rsidRPr="004D4E50" w:rsidRDefault="004D4E50" w:rsidP="004D4E50">
      <w:pPr>
        <w:pStyle w:val="NoSpacing"/>
        <w:spacing w:line="480" w:lineRule="auto"/>
        <w:jc w:val="both"/>
        <w:rPr>
          <w:rFonts w:ascii="Times New Roman" w:hAnsi="Times New Roman" w:cs="Times New Roman"/>
          <w:sz w:val="24"/>
        </w:rPr>
      </w:pPr>
      <w:r w:rsidRPr="004D4E50">
        <w:rPr>
          <w:rFonts w:ascii="Times New Roman" w:hAnsi="Times New Roman" w:cs="Times New Roman"/>
          <w:sz w:val="24"/>
        </w:rPr>
        <w:tab/>
        <w:t>Figure 6</w:t>
      </w:r>
      <w:r w:rsidR="001C4428">
        <w:rPr>
          <w:rFonts w:ascii="Times New Roman" w:hAnsi="Times New Roman" w:cs="Times New Roman"/>
          <w:sz w:val="24"/>
        </w:rPr>
        <w:t xml:space="preserve"> </w:t>
      </w:r>
      <w:r w:rsidR="0063640D">
        <w:rPr>
          <w:rFonts w:ascii="Times New Roman" w:hAnsi="Times New Roman" w:cs="Times New Roman"/>
          <w:sz w:val="24"/>
        </w:rPr>
        <w:t>plots Nash-Sutcliffe Efficiency (NSE) for the 95 validation reaches as</w:t>
      </w:r>
      <w:r w:rsidR="009F0662">
        <w:rPr>
          <w:rFonts w:ascii="Times New Roman" w:hAnsi="Times New Roman" w:cs="Times New Roman"/>
          <w:sz w:val="24"/>
        </w:rPr>
        <w:t xml:space="preserve"> empirical</w:t>
      </w:r>
      <w:r w:rsidR="0063640D">
        <w:rPr>
          <w:rFonts w:ascii="Times New Roman" w:hAnsi="Times New Roman" w:cs="Times New Roman"/>
          <w:sz w:val="24"/>
        </w:rPr>
        <w:t xml:space="preserve"> cumulative density functions (</w:t>
      </w:r>
      <w:r w:rsidR="00701AD1">
        <w:rPr>
          <w:rFonts w:ascii="Times New Roman" w:hAnsi="Times New Roman" w:cs="Times New Roman"/>
          <w:sz w:val="24"/>
        </w:rPr>
        <w:t xml:space="preserve">panel </w:t>
      </w:r>
      <w:r w:rsidR="0063640D">
        <w:rPr>
          <w:rFonts w:ascii="Times New Roman" w:hAnsi="Times New Roman" w:cs="Times New Roman"/>
          <w:sz w:val="24"/>
        </w:rPr>
        <w:t>a), boxplots (</w:t>
      </w:r>
      <w:r w:rsidR="00701AD1">
        <w:rPr>
          <w:rFonts w:ascii="Times New Roman" w:hAnsi="Times New Roman" w:cs="Times New Roman"/>
          <w:sz w:val="24"/>
        </w:rPr>
        <w:t xml:space="preserve">panel </w:t>
      </w:r>
      <w:r w:rsidR="0063640D">
        <w:rPr>
          <w:rFonts w:ascii="Times New Roman" w:hAnsi="Times New Roman" w:cs="Times New Roman"/>
          <w:sz w:val="24"/>
        </w:rPr>
        <w:t xml:space="preserve">b), and a probability density </w:t>
      </w:r>
      <w:r w:rsidR="00090109">
        <w:rPr>
          <w:rFonts w:ascii="Times New Roman" w:hAnsi="Times New Roman" w:cs="Times New Roman"/>
          <w:sz w:val="24"/>
        </w:rPr>
        <w:t>function of percent change</w:t>
      </w:r>
      <w:r w:rsidR="008D17E1">
        <w:rPr>
          <w:rFonts w:ascii="Times New Roman" w:hAnsi="Times New Roman" w:cs="Times New Roman"/>
          <w:sz w:val="24"/>
        </w:rPr>
        <w:t xml:space="preserve"> between BAM and </w:t>
      </w:r>
      <w:proofErr w:type="spellStart"/>
      <w:r w:rsidR="008D17E1">
        <w:rPr>
          <w:rFonts w:ascii="Times New Roman" w:hAnsi="Times New Roman" w:cs="Times New Roman"/>
          <w:sz w:val="24"/>
        </w:rPr>
        <w:t>geoBAM</w:t>
      </w:r>
      <w:proofErr w:type="spellEnd"/>
      <w:r w:rsidR="00090109">
        <w:rPr>
          <w:rFonts w:ascii="Times New Roman" w:hAnsi="Times New Roman" w:cs="Times New Roman"/>
          <w:sz w:val="24"/>
        </w:rPr>
        <w:t>, defined as</w:t>
      </w:r>
      <w:r w:rsidR="00C3772E">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geoBAM NSE-BAM NSE</m:t>
            </m:r>
          </m:num>
          <m:den>
            <m:r>
              <w:rPr>
                <w:rFonts w:ascii="Cambria Math" w:hAnsi="Cambria Math" w:cs="Times New Roman"/>
                <w:sz w:val="24"/>
              </w:rPr>
              <m:t>|BAM NSE|</m:t>
            </m:r>
          </m:den>
        </m:f>
        <m:r>
          <w:rPr>
            <w:rFonts w:ascii="Cambria Math" w:hAnsi="Cambria Math" w:cs="Times New Roman"/>
            <w:sz w:val="24"/>
          </w:rPr>
          <m:t>*100</m:t>
        </m:r>
      </m:oMath>
      <w:r w:rsidR="00090109">
        <w:rPr>
          <w:rFonts w:ascii="Times New Roman" w:hAnsi="Times New Roman" w:cs="Times New Roman"/>
          <w:sz w:val="24"/>
        </w:rPr>
        <w:t xml:space="preserve"> (panel c)</w:t>
      </w:r>
      <w:r w:rsidR="008D17E1">
        <w:rPr>
          <w:rFonts w:ascii="Times New Roman" w:hAnsi="Times New Roman" w:cs="Times New Roman"/>
          <w:sz w:val="24"/>
        </w:rPr>
        <w:t xml:space="preserve">.  </w:t>
      </w:r>
      <w:r w:rsidR="001C4428">
        <w:rPr>
          <w:rFonts w:ascii="Times New Roman" w:hAnsi="Times New Roman" w:cs="Times New Roman"/>
          <w:sz w:val="24"/>
        </w:rPr>
        <w:t xml:space="preserve">There is </w:t>
      </w:r>
      <w:r w:rsidRPr="004D4E50">
        <w:rPr>
          <w:rFonts w:ascii="Times New Roman" w:hAnsi="Times New Roman" w:cs="Times New Roman"/>
          <w:sz w:val="24"/>
        </w:rPr>
        <w:t xml:space="preserve">significant improvement in NSE, corroborating our </w:t>
      </w:r>
      <w:r w:rsidR="00250BFA">
        <w:rPr>
          <w:rFonts w:ascii="Times New Roman" w:hAnsi="Times New Roman" w:cs="Times New Roman"/>
          <w:sz w:val="24"/>
        </w:rPr>
        <w:t>choice of interventions made to</w:t>
      </w:r>
      <w:r w:rsidRPr="004D4E50">
        <w:rPr>
          <w:rFonts w:ascii="Times New Roman" w:hAnsi="Times New Roman" w:cs="Times New Roman"/>
          <w:sz w:val="24"/>
        </w:rPr>
        <w:t xml:space="preserve"> </w:t>
      </w:r>
      <w:r w:rsidR="002017D9">
        <w:rPr>
          <w:rFonts w:ascii="Times New Roman" w:hAnsi="Times New Roman" w:cs="Times New Roman"/>
          <w:sz w:val="24"/>
        </w:rPr>
        <w:t>BAM</w:t>
      </w:r>
      <w:r w:rsidRPr="004D4E50">
        <w:rPr>
          <w:rFonts w:ascii="Times New Roman" w:hAnsi="Times New Roman" w:cs="Times New Roman"/>
          <w:sz w:val="24"/>
        </w:rPr>
        <w:t xml:space="preserve">.  With no new </w:t>
      </w:r>
      <w:r w:rsidR="00EE3871">
        <w:rPr>
          <w:rFonts w:ascii="Times New Roman" w:hAnsi="Times New Roman" w:cs="Times New Roman"/>
          <w:sz w:val="24"/>
        </w:rPr>
        <w:t>RS</w:t>
      </w:r>
      <w:r w:rsidRPr="004D4E50">
        <w:rPr>
          <w:rFonts w:ascii="Times New Roman" w:hAnsi="Times New Roman" w:cs="Times New Roman"/>
          <w:sz w:val="24"/>
        </w:rPr>
        <w:t xml:space="preserve"> and no changes to BAM, we have yielded a median percent increase in NSE (</w:t>
      </w:r>
      <w:r w:rsidR="00701AD1">
        <w:rPr>
          <w:rFonts w:ascii="Times New Roman" w:hAnsi="Times New Roman" w:cs="Times New Roman"/>
          <w:sz w:val="24"/>
        </w:rPr>
        <w:t xml:space="preserve">panel </w:t>
      </w:r>
      <w:r w:rsidRPr="004D4E50">
        <w:rPr>
          <w:rFonts w:ascii="Times New Roman" w:hAnsi="Times New Roman" w:cs="Times New Roman"/>
          <w:sz w:val="24"/>
        </w:rPr>
        <w:t>c), across all reaches, of 78%; panel a) highlight</w:t>
      </w:r>
      <w:r w:rsidR="004D212F">
        <w:rPr>
          <w:rFonts w:ascii="Times New Roman" w:hAnsi="Times New Roman" w:cs="Times New Roman"/>
          <w:sz w:val="24"/>
        </w:rPr>
        <w:t>s</w:t>
      </w:r>
      <w:r w:rsidRPr="004D4E50">
        <w:rPr>
          <w:rFonts w:ascii="Times New Roman" w:hAnsi="Times New Roman" w:cs="Times New Roman"/>
          <w:sz w:val="24"/>
        </w:rPr>
        <w:t xml:space="preserve"> that most improvement is occurring in reaches that were poorly estimated by default BAM</w:t>
      </w:r>
      <w:r w:rsidR="0003695F">
        <w:rPr>
          <w:rFonts w:ascii="Times New Roman" w:hAnsi="Times New Roman" w:cs="Times New Roman"/>
          <w:sz w:val="24"/>
        </w:rPr>
        <w:t xml:space="preserve">.  </w:t>
      </w:r>
      <w:r w:rsidRPr="004D4E50">
        <w:rPr>
          <w:rFonts w:ascii="Times New Roman" w:hAnsi="Times New Roman" w:cs="Times New Roman"/>
          <w:sz w:val="24"/>
        </w:rPr>
        <w:t xml:space="preserve">BAM performed </w:t>
      </w:r>
      <w:r w:rsidR="003B35AA">
        <w:rPr>
          <w:rFonts w:ascii="Times New Roman" w:hAnsi="Times New Roman" w:cs="Times New Roman"/>
          <w:sz w:val="24"/>
        </w:rPr>
        <w:t>better</w:t>
      </w:r>
      <w:r w:rsidRPr="004D4E50">
        <w:rPr>
          <w:rFonts w:ascii="Times New Roman" w:hAnsi="Times New Roman" w:cs="Times New Roman"/>
          <w:sz w:val="24"/>
        </w:rPr>
        <w:t xml:space="preserve"> than a simple mean flow estimate would have (NSE </w:t>
      </w:r>
      <w:r w:rsidR="000D7734">
        <w:rPr>
          <w:rFonts w:ascii="Times New Roman" w:hAnsi="Times New Roman" w:cs="Times New Roman"/>
          <w:sz w:val="24"/>
        </w:rPr>
        <w:t>=</w:t>
      </w:r>
      <w:r w:rsidRPr="004D4E50">
        <w:rPr>
          <w:rFonts w:ascii="Times New Roman" w:hAnsi="Times New Roman" w:cs="Times New Roman"/>
          <w:sz w:val="24"/>
        </w:rPr>
        <w:t xml:space="preserve"> 0)</w:t>
      </w:r>
      <w:r w:rsidR="003B35AA">
        <w:rPr>
          <w:rFonts w:ascii="Times New Roman" w:hAnsi="Times New Roman" w:cs="Times New Roman"/>
          <w:sz w:val="24"/>
        </w:rPr>
        <w:t xml:space="preserve"> in less than half of the reaches (42%)</w:t>
      </w:r>
      <w:r w:rsidRPr="004D4E50">
        <w:rPr>
          <w:rFonts w:ascii="Times New Roman" w:hAnsi="Times New Roman" w:cs="Times New Roman"/>
          <w:sz w:val="24"/>
        </w:rPr>
        <w:t>, despite us</w:t>
      </w:r>
      <w:r w:rsidR="00701AD1">
        <w:rPr>
          <w:rFonts w:ascii="Times New Roman" w:hAnsi="Times New Roman" w:cs="Times New Roman"/>
          <w:sz w:val="24"/>
        </w:rPr>
        <w:t xml:space="preserve">ing the </w:t>
      </w:r>
      <w:r w:rsidR="00794F8B">
        <w:rPr>
          <w:rFonts w:ascii="Times New Roman" w:hAnsi="Times New Roman" w:cs="Times New Roman"/>
          <w:sz w:val="24"/>
        </w:rPr>
        <w:t xml:space="preserve">stream </w:t>
      </w:r>
      <w:r w:rsidR="00701AD1">
        <w:rPr>
          <w:rFonts w:ascii="Times New Roman" w:hAnsi="Times New Roman" w:cs="Times New Roman"/>
          <w:sz w:val="24"/>
        </w:rPr>
        <w:t xml:space="preserve">gauge </w:t>
      </w:r>
      <w:r w:rsidR="00794F8B">
        <w:rPr>
          <w:rFonts w:ascii="Times New Roman" w:hAnsi="Times New Roman" w:cs="Times New Roman"/>
          <w:sz w:val="24"/>
        </w:rPr>
        <w:t xml:space="preserve">present at these reaches </w:t>
      </w:r>
      <w:r w:rsidR="00701AD1">
        <w:rPr>
          <w:rFonts w:ascii="Times New Roman" w:hAnsi="Times New Roman" w:cs="Times New Roman"/>
          <w:sz w:val="24"/>
        </w:rPr>
        <w:t>to calculate the</w:t>
      </w:r>
      <w:r w:rsidR="00CE1D37">
        <w:rPr>
          <w:rFonts w:ascii="Times New Roman" w:hAnsi="Times New Roman" w:cs="Times New Roman"/>
          <w:sz w:val="24"/>
        </w:rPr>
        <w:t xml:space="preserve"> prior on</w:t>
      </w:r>
      <w:r w:rsidR="00701AD1">
        <w:rPr>
          <w:rFonts w:ascii="Times New Roman" w:hAnsi="Times New Roman" w:cs="Times New Roman"/>
          <w:sz w:val="24"/>
        </w:rPr>
        <w:t xml:space="preserve"> </w:t>
      </w:r>
      <w:r w:rsidRPr="00794F8B">
        <w:rPr>
          <w:rFonts w:ascii="Times New Roman" w:hAnsi="Times New Roman" w:cs="Times New Roman"/>
          <w:i/>
          <w:sz w:val="24"/>
        </w:rPr>
        <w:t>Q</w:t>
      </w:r>
      <w:r w:rsidRPr="004D4E50">
        <w:rPr>
          <w:rFonts w:ascii="Times New Roman" w:hAnsi="Times New Roman" w:cs="Times New Roman"/>
          <w:sz w:val="24"/>
        </w:rPr>
        <w:t xml:space="preserve">; </w:t>
      </w:r>
      <w:proofErr w:type="spellStart"/>
      <w:r w:rsidR="005D4995">
        <w:rPr>
          <w:rFonts w:ascii="Times New Roman" w:hAnsi="Times New Roman" w:cs="Times New Roman"/>
          <w:sz w:val="24"/>
        </w:rPr>
        <w:t>geoBAM</w:t>
      </w:r>
      <w:proofErr w:type="spellEnd"/>
      <w:r w:rsidR="005D4995">
        <w:rPr>
          <w:rFonts w:ascii="Times New Roman" w:hAnsi="Times New Roman" w:cs="Times New Roman"/>
          <w:sz w:val="24"/>
        </w:rPr>
        <w:t>, however, outperforms a mean flow estimate across most reaches</w:t>
      </w:r>
      <w:r w:rsidR="00AE3DE5">
        <w:rPr>
          <w:rFonts w:ascii="Times New Roman" w:hAnsi="Times New Roman" w:cs="Times New Roman"/>
          <w:sz w:val="24"/>
        </w:rPr>
        <w:t xml:space="preserve"> (62%)</w:t>
      </w:r>
      <w:r w:rsidRPr="004D4E50">
        <w:rPr>
          <w:rFonts w:ascii="Times New Roman" w:hAnsi="Times New Roman" w:cs="Times New Roman"/>
          <w:sz w:val="24"/>
        </w:rPr>
        <w:t>.</w:t>
      </w:r>
      <w:r w:rsidR="009029E3">
        <w:rPr>
          <w:rFonts w:ascii="Times New Roman" w:hAnsi="Times New Roman" w:cs="Times New Roman"/>
          <w:sz w:val="24"/>
        </w:rPr>
        <w:t xml:space="preserve">  </w:t>
      </w:r>
      <w:r w:rsidR="00977174">
        <w:rPr>
          <w:rFonts w:ascii="Times New Roman" w:hAnsi="Times New Roman" w:cs="Times New Roman"/>
          <w:sz w:val="24"/>
        </w:rPr>
        <w:t xml:space="preserve">In panel b, median NSE across all reaches improved from -0.11 to 0.15 and </w:t>
      </w:r>
      <w:r w:rsidR="000D2591">
        <w:rPr>
          <w:rFonts w:ascii="Times New Roman" w:hAnsi="Times New Roman" w:cs="Times New Roman"/>
          <w:sz w:val="24"/>
        </w:rPr>
        <w:t>the spread of prediction accuracy is</w:t>
      </w:r>
      <w:r w:rsidRPr="004D4E50">
        <w:rPr>
          <w:rFonts w:ascii="Times New Roman" w:hAnsi="Times New Roman" w:cs="Times New Roman"/>
          <w:sz w:val="24"/>
        </w:rPr>
        <w:t xml:space="preserve"> far more consistent usin</w:t>
      </w:r>
      <w:r w:rsidR="00A13290">
        <w:rPr>
          <w:rFonts w:ascii="Times New Roman" w:hAnsi="Times New Roman" w:cs="Times New Roman"/>
          <w:sz w:val="24"/>
        </w:rPr>
        <w:t xml:space="preserve">g </w:t>
      </w:r>
      <w:proofErr w:type="spellStart"/>
      <w:r w:rsidR="00A13290">
        <w:rPr>
          <w:rFonts w:ascii="Times New Roman" w:hAnsi="Times New Roman" w:cs="Times New Roman"/>
          <w:sz w:val="24"/>
        </w:rPr>
        <w:t>geoBAM</w:t>
      </w:r>
      <w:proofErr w:type="spellEnd"/>
      <w:r w:rsidR="00A13290">
        <w:rPr>
          <w:rFonts w:ascii="Times New Roman" w:hAnsi="Times New Roman" w:cs="Times New Roman"/>
          <w:sz w:val="24"/>
        </w:rPr>
        <w:t xml:space="preserve"> than using default BAM, as the</w:t>
      </w:r>
      <w:r w:rsidR="00310BDA">
        <w:rPr>
          <w:rFonts w:ascii="Times New Roman" w:hAnsi="Times New Roman" w:cs="Times New Roman"/>
          <w:sz w:val="24"/>
        </w:rPr>
        <w:t xml:space="preserve"> inter-quartile range</w:t>
      </w:r>
      <w:r w:rsidR="00A13290">
        <w:rPr>
          <w:rFonts w:ascii="Times New Roman" w:hAnsi="Times New Roman" w:cs="Times New Roman"/>
          <w:sz w:val="24"/>
        </w:rPr>
        <w:t xml:space="preserve"> </w:t>
      </w:r>
      <w:r w:rsidR="00310BDA">
        <w:rPr>
          <w:rFonts w:ascii="Times New Roman" w:hAnsi="Times New Roman" w:cs="Times New Roman"/>
          <w:sz w:val="24"/>
        </w:rPr>
        <w:t>(</w:t>
      </w:r>
      <w:r w:rsidR="00A13290">
        <w:rPr>
          <w:rFonts w:ascii="Times New Roman" w:hAnsi="Times New Roman" w:cs="Times New Roman"/>
          <w:sz w:val="24"/>
        </w:rPr>
        <w:t>IQR</w:t>
      </w:r>
      <w:r w:rsidR="00310BDA">
        <w:rPr>
          <w:rFonts w:ascii="Times New Roman" w:hAnsi="Times New Roman" w:cs="Times New Roman"/>
          <w:sz w:val="24"/>
        </w:rPr>
        <w:t>)</w:t>
      </w:r>
      <w:r w:rsidR="00977174">
        <w:rPr>
          <w:rFonts w:ascii="Times New Roman" w:hAnsi="Times New Roman" w:cs="Times New Roman"/>
          <w:sz w:val="24"/>
        </w:rPr>
        <w:t xml:space="preserve"> </w:t>
      </w:r>
      <w:r w:rsidR="00892B42">
        <w:rPr>
          <w:rFonts w:ascii="Times New Roman" w:hAnsi="Times New Roman" w:cs="Times New Roman"/>
          <w:sz w:val="24"/>
        </w:rPr>
        <w:t xml:space="preserve">has </w:t>
      </w:r>
      <w:r w:rsidR="007F1D99">
        <w:rPr>
          <w:rFonts w:ascii="Times New Roman" w:hAnsi="Times New Roman" w:cs="Times New Roman"/>
          <w:sz w:val="24"/>
        </w:rPr>
        <w:t xml:space="preserve">more than </w:t>
      </w:r>
      <w:r w:rsidR="00E050DD">
        <w:rPr>
          <w:rFonts w:ascii="Times New Roman" w:hAnsi="Times New Roman" w:cs="Times New Roman"/>
          <w:sz w:val="24"/>
        </w:rPr>
        <w:t>halved</w:t>
      </w:r>
      <w:r w:rsidR="00892B42">
        <w:rPr>
          <w:rFonts w:ascii="Times New Roman" w:hAnsi="Times New Roman" w:cs="Times New Roman"/>
          <w:sz w:val="24"/>
        </w:rPr>
        <w:t xml:space="preserve"> (</w:t>
      </w:r>
      <w:r w:rsidR="00977174">
        <w:rPr>
          <w:rFonts w:ascii="Times New Roman" w:hAnsi="Times New Roman" w:cs="Times New Roman"/>
          <w:sz w:val="24"/>
        </w:rPr>
        <w:t xml:space="preserve">from </w:t>
      </w:r>
      <w:r w:rsidR="00892B42">
        <w:rPr>
          <w:rFonts w:ascii="Times New Roman" w:hAnsi="Times New Roman" w:cs="Times New Roman"/>
          <w:sz w:val="24"/>
        </w:rPr>
        <w:t>1.12</w:t>
      </w:r>
      <w:r w:rsidR="00977174">
        <w:rPr>
          <w:rFonts w:ascii="Times New Roman" w:hAnsi="Times New Roman" w:cs="Times New Roman"/>
          <w:sz w:val="24"/>
        </w:rPr>
        <w:t xml:space="preserve"> </w:t>
      </w:r>
      <w:r w:rsidR="00892B42">
        <w:rPr>
          <w:rFonts w:ascii="Times New Roman" w:hAnsi="Times New Roman" w:cs="Times New Roman"/>
          <w:sz w:val="24"/>
        </w:rPr>
        <w:t>to 0.53</w:t>
      </w:r>
      <w:r w:rsidR="00977174">
        <w:rPr>
          <w:rFonts w:ascii="Times New Roman" w:hAnsi="Times New Roman" w:cs="Times New Roman"/>
          <w:sz w:val="24"/>
        </w:rPr>
        <w:t>)</w:t>
      </w:r>
    </w:p>
    <w:p w14:paraId="2ACABDD9" w14:textId="2C1FEF7B" w:rsidR="00CA7AC5" w:rsidRDefault="00CA7AC5" w:rsidP="00CA390F">
      <w:pPr>
        <w:pStyle w:val="NoSpacing"/>
        <w:jc w:val="center"/>
      </w:pPr>
    </w:p>
    <w:p w14:paraId="512DA145" w14:textId="299AD6FD" w:rsidR="00CA7AC5" w:rsidRDefault="00CA7AC5" w:rsidP="00CA390F">
      <w:pPr>
        <w:pStyle w:val="Caption"/>
        <w:jc w:val="both"/>
        <w:rPr>
          <w:i w:val="0"/>
          <w:iCs w:val="0"/>
          <w:color w:val="auto"/>
          <w:sz w:val="20"/>
          <w:szCs w:val="20"/>
        </w:rPr>
      </w:pPr>
      <w:r w:rsidRPr="00CA390F">
        <w:rPr>
          <w:b/>
          <w:i w:val="0"/>
          <w:color w:val="auto"/>
          <w:sz w:val="20"/>
        </w:rPr>
        <w:t xml:space="preserve">Figure </w:t>
      </w:r>
      <w:r w:rsidR="008225E6" w:rsidRPr="00CA390F">
        <w:rPr>
          <w:b/>
          <w:i w:val="0"/>
          <w:color w:val="auto"/>
          <w:sz w:val="20"/>
        </w:rPr>
        <w:fldChar w:fldCharType="begin"/>
      </w:r>
      <w:r w:rsidR="008225E6" w:rsidRPr="00CA390F">
        <w:rPr>
          <w:b/>
          <w:i w:val="0"/>
          <w:color w:val="auto"/>
          <w:sz w:val="20"/>
        </w:rPr>
        <w:instrText xml:space="preserve"> SEQ Figure \* ARABIC </w:instrText>
      </w:r>
      <w:r w:rsidR="008225E6" w:rsidRPr="00CA390F">
        <w:rPr>
          <w:b/>
          <w:i w:val="0"/>
          <w:color w:val="auto"/>
          <w:sz w:val="20"/>
        </w:rPr>
        <w:fldChar w:fldCharType="separate"/>
      </w:r>
      <w:r w:rsidR="00771F6E">
        <w:rPr>
          <w:b/>
          <w:i w:val="0"/>
          <w:noProof/>
          <w:color w:val="auto"/>
          <w:sz w:val="20"/>
        </w:rPr>
        <w:t>6</w:t>
      </w:r>
      <w:r w:rsidR="008225E6" w:rsidRPr="00CA390F">
        <w:rPr>
          <w:b/>
          <w:i w:val="0"/>
          <w:noProof/>
          <w:color w:val="auto"/>
          <w:sz w:val="20"/>
        </w:rPr>
        <w:fldChar w:fldCharType="end"/>
      </w:r>
      <w:r w:rsidR="00CA390F" w:rsidRPr="00CA390F">
        <w:rPr>
          <w:b/>
          <w:i w:val="0"/>
          <w:noProof/>
          <w:color w:val="auto"/>
          <w:sz w:val="20"/>
        </w:rPr>
        <w:t>.</w:t>
      </w:r>
      <w:r w:rsidR="002F1720" w:rsidRPr="00CA390F">
        <w:rPr>
          <w:i w:val="0"/>
          <w:color w:val="auto"/>
          <w:sz w:val="20"/>
        </w:rPr>
        <w:t xml:space="preserve"> </w:t>
      </w:r>
      <w:r w:rsidR="000400FE">
        <w:rPr>
          <w:i w:val="0"/>
          <w:iCs w:val="0"/>
          <w:color w:val="auto"/>
          <w:sz w:val="20"/>
          <w:szCs w:val="20"/>
        </w:rPr>
        <w:t>NSE</w:t>
      </w:r>
      <w:r w:rsidR="00B17ACA">
        <w:rPr>
          <w:i w:val="0"/>
          <w:iCs w:val="0"/>
          <w:color w:val="auto"/>
          <w:sz w:val="20"/>
          <w:szCs w:val="20"/>
        </w:rPr>
        <w:t xml:space="preserve"> </w:t>
      </w:r>
      <w:r w:rsidR="004939D5">
        <w:rPr>
          <w:i w:val="0"/>
          <w:iCs w:val="0"/>
          <w:color w:val="auto"/>
          <w:sz w:val="20"/>
          <w:szCs w:val="20"/>
        </w:rPr>
        <w:t>improvement for 95</w:t>
      </w:r>
      <w:r w:rsidR="00B17ACA" w:rsidRPr="005962B7">
        <w:rPr>
          <w:i w:val="0"/>
          <w:iCs w:val="0"/>
          <w:color w:val="auto"/>
          <w:sz w:val="20"/>
          <w:szCs w:val="20"/>
        </w:rPr>
        <w:t xml:space="preserve"> stream reaches in the Macke</w:t>
      </w:r>
      <w:r w:rsidR="00B46559">
        <w:rPr>
          <w:i w:val="0"/>
          <w:iCs w:val="0"/>
          <w:color w:val="auto"/>
          <w:sz w:val="20"/>
          <w:szCs w:val="20"/>
        </w:rPr>
        <w:t>nzie River basin</w:t>
      </w:r>
      <w:r w:rsidR="00B27381">
        <w:rPr>
          <w:i w:val="0"/>
          <w:iCs w:val="0"/>
          <w:color w:val="auto"/>
          <w:sz w:val="20"/>
          <w:szCs w:val="20"/>
        </w:rPr>
        <w:t>.</w:t>
      </w:r>
      <w:r w:rsidR="00B46559">
        <w:rPr>
          <w:i w:val="0"/>
          <w:iCs w:val="0"/>
          <w:color w:val="auto"/>
          <w:sz w:val="20"/>
          <w:szCs w:val="20"/>
        </w:rPr>
        <w:t xml:space="preserve"> </w:t>
      </w:r>
      <w:r w:rsidR="00B27381">
        <w:rPr>
          <w:i w:val="0"/>
          <w:iCs w:val="0"/>
          <w:color w:val="auto"/>
          <w:sz w:val="20"/>
          <w:szCs w:val="20"/>
        </w:rPr>
        <w:t xml:space="preserve"> </w:t>
      </w:r>
      <w:r w:rsidR="00003A6F">
        <w:rPr>
          <w:i w:val="0"/>
          <w:iCs w:val="0"/>
          <w:color w:val="auto"/>
          <w:sz w:val="20"/>
          <w:szCs w:val="20"/>
        </w:rPr>
        <w:t xml:space="preserve">A) </w:t>
      </w:r>
      <w:r w:rsidR="00B27381">
        <w:rPr>
          <w:i w:val="0"/>
          <w:iCs w:val="0"/>
          <w:color w:val="auto"/>
          <w:sz w:val="20"/>
          <w:szCs w:val="20"/>
        </w:rPr>
        <w:t>E</w:t>
      </w:r>
      <w:r w:rsidR="00003A6F">
        <w:rPr>
          <w:i w:val="0"/>
          <w:iCs w:val="0"/>
          <w:color w:val="auto"/>
          <w:sz w:val="20"/>
          <w:szCs w:val="20"/>
        </w:rPr>
        <w:t>mpirical cumulative density functions (CDFs) of the NSE scores for every reach</w:t>
      </w:r>
      <w:r w:rsidR="007F1264">
        <w:rPr>
          <w:i w:val="0"/>
          <w:iCs w:val="0"/>
          <w:color w:val="auto"/>
          <w:sz w:val="20"/>
          <w:szCs w:val="20"/>
        </w:rPr>
        <w:t>; B</w:t>
      </w:r>
      <w:r w:rsidR="00003A6F">
        <w:rPr>
          <w:i w:val="0"/>
          <w:iCs w:val="0"/>
          <w:color w:val="auto"/>
          <w:sz w:val="20"/>
          <w:szCs w:val="20"/>
        </w:rPr>
        <w:t xml:space="preserve">) </w:t>
      </w:r>
      <w:r w:rsidR="007F1264">
        <w:rPr>
          <w:i w:val="0"/>
          <w:iCs w:val="0"/>
          <w:color w:val="auto"/>
          <w:sz w:val="20"/>
          <w:szCs w:val="20"/>
        </w:rPr>
        <w:t>b</w:t>
      </w:r>
      <w:r w:rsidR="00003A6F">
        <w:rPr>
          <w:i w:val="0"/>
          <w:iCs w:val="0"/>
          <w:color w:val="auto"/>
          <w:sz w:val="20"/>
          <w:szCs w:val="20"/>
        </w:rPr>
        <w:t>oxplots of the same results</w:t>
      </w:r>
      <w:r w:rsidR="007F1264">
        <w:rPr>
          <w:i w:val="0"/>
          <w:iCs w:val="0"/>
          <w:color w:val="auto"/>
          <w:sz w:val="20"/>
          <w:szCs w:val="20"/>
        </w:rPr>
        <w:t>; c</w:t>
      </w:r>
      <w:r w:rsidR="00003A6F">
        <w:rPr>
          <w:i w:val="0"/>
          <w:iCs w:val="0"/>
          <w:color w:val="auto"/>
          <w:sz w:val="20"/>
          <w:szCs w:val="20"/>
        </w:rPr>
        <w:t xml:space="preserve">) </w:t>
      </w:r>
      <w:r w:rsidR="007F1264">
        <w:rPr>
          <w:i w:val="0"/>
          <w:iCs w:val="0"/>
          <w:color w:val="auto"/>
          <w:sz w:val="20"/>
          <w:szCs w:val="20"/>
        </w:rPr>
        <w:t>p</w:t>
      </w:r>
      <w:r w:rsidR="00003A6F">
        <w:rPr>
          <w:i w:val="0"/>
          <w:iCs w:val="0"/>
          <w:color w:val="auto"/>
          <w:sz w:val="20"/>
          <w:szCs w:val="20"/>
        </w:rPr>
        <w:t>robability density function (PDF) of the % change in NSE</w:t>
      </w:r>
      <w:r w:rsidR="00B17ACA" w:rsidRPr="005962B7">
        <w:rPr>
          <w:i w:val="0"/>
          <w:iCs w:val="0"/>
          <w:color w:val="auto"/>
          <w:sz w:val="20"/>
          <w:szCs w:val="20"/>
        </w:rPr>
        <w:t>.</w:t>
      </w:r>
      <w:r w:rsidR="00B17ACA">
        <w:rPr>
          <w:i w:val="0"/>
          <w:iCs w:val="0"/>
          <w:color w:val="auto"/>
          <w:sz w:val="20"/>
          <w:szCs w:val="20"/>
        </w:rPr>
        <w:t xml:space="preserve"> Ax</w:t>
      </w:r>
      <w:r w:rsidR="00690421">
        <w:rPr>
          <w:i w:val="0"/>
          <w:iCs w:val="0"/>
          <w:color w:val="auto"/>
          <w:sz w:val="20"/>
          <w:szCs w:val="20"/>
        </w:rPr>
        <w:t>es are</w:t>
      </w:r>
      <w:r w:rsidR="00410EE3">
        <w:rPr>
          <w:i w:val="0"/>
          <w:iCs w:val="0"/>
          <w:color w:val="auto"/>
          <w:sz w:val="20"/>
          <w:szCs w:val="20"/>
        </w:rPr>
        <w:t xml:space="preserve"> truncated for visualization’s sake, with arrows and number of reaches not plotted provided when necessary.</w:t>
      </w:r>
    </w:p>
    <w:p w14:paraId="4892E6C6" w14:textId="42E23499" w:rsidR="00A13290" w:rsidRPr="00A13290" w:rsidRDefault="00A13290" w:rsidP="00A13290">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035FB8">
        <w:rPr>
          <w:rFonts w:ascii="Times New Roman" w:hAnsi="Times New Roman" w:cs="Times New Roman"/>
          <w:sz w:val="24"/>
        </w:rPr>
        <w:t>T</w:t>
      </w:r>
      <w:r>
        <w:rPr>
          <w:rFonts w:ascii="Times New Roman" w:hAnsi="Times New Roman" w:cs="Times New Roman"/>
          <w:sz w:val="24"/>
        </w:rPr>
        <w:t xml:space="preserve">he axes on these plots are truncated at the lower ends for visibility.  For both BAM and </w:t>
      </w:r>
      <w:proofErr w:type="spellStart"/>
      <w:r>
        <w:rPr>
          <w:rFonts w:ascii="Times New Roman" w:hAnsi="Times New Roman" w:cs="Times New Roman"/>
          <w:sz w:val="24"/>
        </w:rPr>
        <w:t>geoBAM</w:t>
      </w:r>
      <w:proofErr w:type="spellEnd"/>
      <w:r>
        <w:rPr>
          <w:rFonts w:ascii="Times New Roman" w:hAnsi="Times New Roman" w:cs="Times New Roman"/>
          <w:sz w:val="24"/>
        </w:rPr>
        <w:t xml:space="preserve">, </w:t>
      </w:r>
      <w:r w:rsidR="003A40F5">
        <w:rPr>
          <w:rFonts w:ascii="Times New Roman" w:hAnsi="Times New Roman" w:cs="Times New Roman"/>
          <w:sz w:val="24"/>
        </w:rPr>
        <w:t>12 and 6 reaches</w:t>
      </w:r>
      <w:r w:rsidR="00272996">
        <w:rPr>
          <w:rFonts w:ascii="Times New Roman" w:hAnsi="Times New Roman" w:cs="Times New Roman"/>
          <w:sz w:val="24"/>
        </w:rPr>
        <w:t xml:space="preserve"> </w:t>
      </w:r>
      <w:r w:rsidR="003A40F5">
        <w:rPr>
          <w:rFonts w:ascii="Times New Roman" w:hAnsi="Times New Roman" w:cs="Times New Roman"/>
          <w:sz w:val="24"/>
        </w:rPr>
        <w:t>(</w:t>
      </w:r>
      <w:r w:rsidR="00272996">
        <w:rPr>
          <w:rFonts w:ascii="Times New Roman" w:hAnsi="Times New Roman" w:cs="Times New Roman"/>
          <w:sz w:val="24"/>
        </w:rPr>
        <w:t>respectively</w:t>
      </w:r>
      <w:r w:rsidR="003A40F5">
        <w:rPr>
          <w:rFonts w:ascii="Times New Roman" w:hAnsi="Times New Roman" w:cs="Times New Roman"/>
          <w:sz w:val="24"/>
        </w:rPr>
        <w:t>)</w:t>
      </w:r>
      <w:r>
        <w:rPr>
          <w:rFonts w:ascii="Times New Roman" w:hAnsi="Times New Roman" w:cs="Times New Roman"/>
          <w:sz w:val="24"/>
        </w:rPr>
        <w:t xml:space="preserve"> exhibited significant blow up of </w:t>
      </w:r>
      <w:r>
        <w:rPr>
          <w:rFonts w:ascii="Times New Roman" w:hAnsi="Times New Roman" w:cs="Times New Roman"/>
          <w:i/>
          <w:sz w:val="24"/>
        </w:rPr>
        <w:t xml:space="preserve">Q </w:t>
      </w:r>
      <w:r>
        <w:rPr>
          <w:rFonts w:ascii="Times New Roman" w:hAnsi="Times New Roman" w:cs="Times New Roman"/>
          <w:sz w:val="24"/>
        </w:rPr>
        <w:t xml:space="preserve">inversion and </w:t>
      </w:r>
      <w:r w:rsidR="00B55EF6">
        <w:rPr>
          <w:rFonts w:ascii="Times New Roman" w:hAnsi="Times New Roman" w:cs="Times New Roman"/>
          <w:sz w:val="24"/>
        </w:rPr>
        <w:t>NSE scores</w:t>
      </w:r>
      <w:r>
        <w:rPr>
          <w:rFonts w:ascii="Times New Roman" w:hAnsi="Times New Roman" w:cs="Times New Roman"/>
          <w:sz w:val="24"/>
        </w:rPr>
        <w:t xml:space="preserve"> below -2.</w:t>
      </w:r>
      <w:r w:rsidR="00272996">
        <w:rPr>
          <w:rFonts w:ascii="Times New Roman" w:hAnsi="Times New Roman" w:cs="Times New Roman"/>
          <w:sz w:val="24"/>
        </w:rPr>
        <w:t>3</w:t>
      </w:r>
      <w:r>
        <w:rPr>
          <w:rFonts w:ascii="Times New Roman" w:hAnsi="Times New Roman" w:cs="Times New Roman"/>
          <w:sz w:val="24"/>
        </w:rPr>
        <w:t>.</w:t>
      </w:r>
      <w:r w:rsidR="005A1B5E">
        <w:rPr>
          <w:rFonts w:ascii="Times New Roman" w:hAnsi="Times New Roman" w:cs="Times New Roman"/>
          <w:sz w:val="24"/>
        </w:rPr>
        <w:t xml:space="preserve">  However, </w:t>
      </w:r>
      <w:r w:rsidR="006E5B62">
        <w:rPr>
          <w:rFonts w:ascii="Times New Roman" w:hAnsi="Times New Roman" w:cs="Times New Roman"/>
          <w:sz w:val="24"/>
        </w:rPr>
        <w:t>panel c</w:t>
      </w:r>
      <w:r w:rsidR="00454DA8">
        <w:rPr>
          <w:rFonts w:ascii="Times New Roman" w:hAnsi="Times New Roman" w:cs="Times New Roman"/>
          <w:sz w:val="24"/>
        </w:rPr>
        <w:t>)</w:t>
      </w:r>
      <w:r w:rsidR="006E5B62">
        <w:rPr>
          <w:rFonts w:ascii="Times New Roman" w:hAnsi="Times New Roman" w:cs="Times New Roman"/>
          <w:sz w:val="24"/>
        </w:rPr>
        <w:t xml:space="preserve"> </w:t>
      </w:r>
      <w:r w:rsidR="005A1B5E">
        <w:rPr>
          <w:rFonts w:ascii="Times New Roman" w:hAnsi="Times New Roman" w:cs="Times New Roman"/>
          <w:sz w:val="24"/>
        </w:rPr>
        <w:t xml:space="preserve">shows </w:t>
      </w:r>
      <w:r w:rsidR="006E5B62">
        <w:rPr>
          <w:rFonts w:ascii="Times New Roman" w:hAnsi="Times New Roman" w:cs="Times New Roman"/>
          <w:sz w:val="24"/>
        </w:rPr>
        <w:t xml:space="preserve">that there is a sharp drop-off in percent change in </w:t>
      </w:r>
      <w:r w:rsidR="006E5B62">
        <w:rPr>
          <w:rFonts w:ascii="Times New Roman" w:hAnsi="Times New Roman" w:cs="Times New Roman"/>
          <w:sz w:val="24"/>
        </w:rPr>
        <w:lastRenderedPageBreak/>
        <w:t xml:space="preserve">NSE once 0% change is reached; put another way, the reaches </w:t>
      </w:r>
      <w:r w:rsidR="00BA0D69">
        <w:rPr>
          <w:rFonts w:ascii="Times New Roman" w:hAnsi="Times New Roman" w:cs="Times New Roman"/>
          <w:sz w:val="24"/>
        </w:rPr>
        <w:t>in which</w:t>
      </w:r>
      <w:r w:rsidR="006E5B62">
        <w:rPr>
          <w:rFonts w:ascii="Times New Roman" w:hAnsi="Times New Roman" w:cs="Times New Roman"/>
          <w:sz w:val="24"/>
        </w:rPr>
        <w:t xml:space="preserve"> </w:t>
      </w:r>
      <w:proofErr w:type="spellStart"/>
      <w:r w:rsidR="006E5B62">
        <w:rPr>
          <w:rFonts w:ascii="Times New Roman" w:hAnsi="Times New Roman" w:cs="Times New Roman"/>
          <w:sz w:val="24"/>
        </w:rPr>
        <w:t>geoBAM</w:t>
      </w:r>
      <w:proofErr w:type="spellEnd"/>
      <w:r w:rsidR="006E5B62">
        <w:rPr>
          <w:rFonts w:ascii="Times New Roman" w:hAnsi="Times New Roman" w:cs="Times New Roman"/>
          <w:sz w:val="24"/>
        </w:rPr>
        <w:t xml:space="preserve"> yielded worsened performance are few (even though some had</w:t>
      </w:r>
      <w:r w:rsidR="004A7DC6">
        <w:rPr>
          <w:rFonts w:ascii="Times New Roman" w:hAnsi="Times New Roman" w:cs="Times New Roman"/>
          <w:sz w:val="24"/>
        </w:rPr>
        <w:t>, for example,</w:t>
      </w:r>
      <w:r w:rsidR="006E5B62">
        <w:rPr>
          <w:rFonts w:ascii="Times New Roman" w:hAnsi="Times New Roman" w:cs="Times New Roman"/>
          <w:sz w:val="24"/>
        </w:rPr>
        <w:t xml:space="preserve"> -250% degradation in NSE scores).</w:t>
      </w:r>
    </w:p>
    <w:p w14:paraId="085D821D" w14:textId="0010D115" w:rsidR="007E0FD2" w:rsidRPr="00D96367" w:rsidRDefault="007D430E" w:rsidP="00F21FC0">
      <w:pPr>
        <w:pStyle w:val="Heading-Main"/>
        <w:numPr>
          <w:ilvl w:val="1"/>
          <w:numId w:val="28"/>
        </w:numPr>
        <w:spacing w:line="480" w:lineRule="auto"/>
      </w:pPr>
      <w:r>
        <w:rPr>
          <w:b w:val="0"/>
        </w:rPr>
        <w:t>SWOT-Simulated Data</w:t>
      </w:r>
    </w:p>
    <w:p w14:paraId="4A4A742C" w14:textId="3A2B4CD9" w:rsidR="00D96367" w:rsidRPr="00D96367" w:rsidRDefault="00D96367" w:rsidP="00D96367">
      <w:pPr>
        <w:pStyle w:val="NoSpacing"/>
        <w:spacing w:line="480" w:lineRule="auto"/>
        <w:ind w:firstLine="450"/>
        <w:jc w:val="both"/>
        <w:rPr>
          <w:rFonts w:ascii="Times New Roman" w:hAnsi="Times New Roman" w:cs="Times New Roman"/>
          <w:sz w:val="24"/>
        </w:rPr>
      </w:pPr>
      <w:r w:rsidRPr="00D96367">
        <w:rPr>
          <w:rFonts w:ascii="Times New Roman" w:hAnsi="Times New Roman" w:cs="Times New Roman"/>
          <w:sz w:val="24"/>
        </w:rPr>
        <w:t>Due to computational limitations, we were unable to</w:t>
      </w:r>
      <w:r>
        <w:rPr>
          <w:rFonts w:ascii="Times New Roman" w:hAnsi="Times New Roman" w:cs="Times New Roman"/>
          <w:sz w:val="24"/>
        </w:rPr>
        <w:t xml:space="preserve"> iterate through all possible </w:t>
      </w:r>
      <w:r w:rsidR="00230F96">
        <w:rPr>
          <w:rFonts w:ascii="Times New Roman" w:hAnsi="Times New Roman" w:cs="Times New Roman"/>
          <w:sz w:val="24"/>
        </w:rPr>
        <w:t>approaches</w:t>
      </w:r>
      <w:r>
        <w:rPr>
          <w:rFonts w:ascii="Times New Roman" w:hAnsi="Times New Roman" w:cs="Times New Roman"/>
          <w:sz w:val="24"/>
        </w:rPr>
        <w:t xml:space="preserve"> to prior estimation </w:t>
      </w:r>
      <w:r w:rsidRPr="00D96367">
        <w:rPr>
          <w:rFonts w:ascii="Times New Roman" w:hAnsi="Times New Roman" w:cs="Times New Roman"/>
          <w:sz w:val="24"/>
        </w:rPr>
        <w:t>on the Mackenzie system.  Thus, we did so on the SWOT-simulated</w:t>
      </w:r>
      <w:r w:rsidR="009819F4">
        <w:rPr>
          <w:rFonts w:ascii="Times New Roman" w:hAnsi="Times New Roman" w:cs="Times New Roman"/>
          <w:sz w:val="24"/>
        </w:rPr>
        <w:t xml:space="preserve"> data, presented in Figure 7</w:t>
      </w:r>
      <w:r>
        <w:rPr>
          <w:rFonts w:ascii="Times New Roman" w:hAnsi="Times New Roman" w:cs="Times New Roman"/>
          <w:sz w:val="24"/>
        </w:rPr>
        <w:t xml:space="preserve"> as boxplots of the test river</w:t>
      </w:r>
      <w:r w:rsidR="002D4462">
        <w:rPr>
          <w:rFonts w:ascii="Times New Roman" w:hAnsi="Times New Roman" w:cs="Times New Roman"/>
          <w:sz w:val="24"/>
        </w:rPr>
        <w:t>s</w:t>
      </w:r>
      <w:r w:rsidR="0038191F">
        <w:rPr>
          <w:rFonts w:ascii="Times New Roman" w:hAnsi="Times New Roman" w:cs="Times New Roman"/>
          <w:sz w:val="24"/>
        </w:rPr>
        <w:t>’</w:t>
      </w:r>
      <w:r w:rsidR="002D4462">
        <w:rPr>
          <w:rFonts w:ascii="Times New Roman" w:hAnsi="Times New Roman" w:cs="Times New Roman"/>
          <w:sz w:val="24"/>
        </w:rPr>
        <w:t xml:space="preserve"> error metrics and colored according to ‘intervention’ (i.e. green is default priors, purple</w:t>
      </w:r>
      <w:r w:rsidR="008D135C">
        <w:rPr>
          <w:rFonts w:ascii="Times New Roman" w:hAnsi="Times New Roman" w:cs="Times New Roman"/>
          <w:sz w:val="24"/>
        </w:rPr>
        <w:t xml:space="preserve"> and blue</w:t>
      </w:r>
      <w:r w:rsidR="002D4462">
        <w:rPr>
          <w:rFonts w:ascii="Times New Roman" w:hAnsi="Times New Roman" w:cs="Times New Roman"/>
          <w:sz w:val="24"/>
        </w:rPr>
        <w:t xml:space="preserve"> are AMHG and training data interventions and brown add</w:t>
      </w:r>
      <w:r w:rsidR="00496856">
        <w:rPr>
          <w:rFonts w:ascii="Times New Roman" w:hAnsi="Times New Roman" w:cs="Times New Roman"/>
          <w:sz w:val="24"/>
        </w:rPr>
        <w:t>s</w:t>
      </w:r>
      <w:r w:rsidR="002D4462">
        <w:rPr>
          <w:rFonts w:ascii="Times New Roman" w:hAnsi="Times New Roman" w:cs="Times New Roman"/>
          <w:sz w:val="24"/>
        </w:rPr>
        <w:t xml:space="preserve"> river type classifications </w:t>
      </w:r>
      <w:r w:rsidR="00F524FB">
        <w:rPr>
          <w:rFonts w:ascii="Times New Roman" w:hAnsi="Times New Roman" w:cs="Times New Roman"/>
          <w:sz w:val="24"/>
        </w:rPr>
        <w:t xml:space="preserve">to the previous interventions- consult </w:t>
      </w:r>
      <w:r w:rsidR="001E549A">
        <w:rPr>
          <w:rFonts w:ascii="Times New Roman" w:hAnsi="Times New Roman" w:cs="Times New Roman"/>
          <w:sz w:val="24"/>
        </w:rPr>
        <w:t>Figure 5</w:t>
      </w:r>
      <w:r w:rsidR="002D4462">
        <w:rPr>
          <w:rFonts w:ascii="Times New Roman" w:hAnsi="Times New Roman" w:cs="Times New Roman"/>
          <w:sz w:val="24"/>
        </w:rPr>
        <w:t>).</w:t>
      </w:r>
      <w:r w:rsidR="00CC2786">
        <w:rPr>
          <w:rFonts w:ascii="Times New Roman" w:hAnsi="Times New Roman" w:cs="Times New Roman"/>
          <w:sz w:val="24"/>
        </w:rPr>
        <w:t xml:space="preserve"> The far-right boxplots in the darkest brown is </w:t>
      </w:r>
      <w:proofErr w:type="spellStart"/>
      <w:r w:rsidR="00CC2786">
        <w:rPr>
          <w:rFonts w:ascii="Times New Roman" w:hAnsi="Times New Roman" w:cs="Times New Roman"/>
          <w:sz w:val="24"/>
        </w:rPr>
        <w:t>geoBAM</w:t>
      </w:r>
      <w:proofErr w:type="spellEnd"/>
      <w:r w:rsidR="00CC2786">
        <w:rPr>
          <w:rFonts w:ascii="Times New Roman" w:hAnsi="Times New Roman" w:cs="Times New Roman"/>
          <w:sz w:val="24"/>
        </w:rPr>
        <w:t xml:space="preserve"> as ran on the Mackenzie system</w:t>
      </w:r>
      <w:r w:rsidR="005F21A8">
        <w:rPr>
          <w:rFonts w:ascii="Times New Roman" w:hAnsi="Times New Roman" w:cs="Times New Roman"/>
          <w:sz w:val="24"/>
        </w:rPr>
        <w:t>, and far left is the control case.</w:t>
      </w:r>
    </w:p>
    <w:p w14:paraId="3097125D" w14:textId="59BA26A0" w:rsidR="001A3A4B" w:rsidRDefault="001A3A4B" w:rsidP="00B47B8E">
      <w:pPr>
        <w:keepNext/>
        <w:spacing w:after="160" w:line="480" w:lineRule="auto"/>
        <w:jc w:val="center"/>
      </w:pPr>
    </w:p>
    <w:p w14:paraId="2FF1300D" w14:textId="2603D605" w:rsidR="001A3A4B" w:rsidRDefault="001A3A4B" w:rsidP="001A3A4B">
      <w:pPr>
        <w:pStyle w:val="Caption"/>
        <w:jc w:val="both"/>
        <w:rPr>
          <w:i w:val="0"/>
          <w:noProof/>
          <w:color w:val="auto"/>
          <w:sz w:val="20"/>
        </w:rPr>
      </w:pPr>
      <w:r w:rsidRPr="001A3A4B">
        <w:rPr>
          <w:b/>
          <w:i w:val="0"/>
          <w:color w:val="auto"/>
          <w:sz w:val="20"/>
        </w:rPr>
        <w:t xml:space="preserve">Figure </w:t>
      </w:r>
      <w:r w:rsidRPr="001A3A4B">
        <w:rPr>
          <w:b/>
          <w:i w:val="0"/>
          <w:color w:val="auto"/>
          <w:sz w:val="20"/>
        </w:rPr>
        <w:fldChar w:fldCharType="begin"/>
      </w:r>
      <w:r w:rsidRPr="001A3A4B">
        <w:rPr>
          <w:b/>
          <w:i w:val="0"/>
          <w:color w:val="auto"/>
          <w:sz w:val="20"/>
        </w:rPr>
        <w:instrText xml:space="preserve"> SEQ Figure \* ARABIC </w:instrText>
      </w:r>
      <w:r w:rsidRPr="001A3A4B">
        <w:rPr>
          <w:b/>
          <w:i w:val="0"/>
          <w:color w:val="auto"/>
          <w:sz w:val="20"/>
        </w:rPr>
        <w:fldChar w:fldCharType="separate"/>
      </w:r>
      <w:r w:rsidR="00771F6E">
        <w:rPr>
          <w:b/>
          <w:i w:val="0"/>
          <w:noProof/>
          <w:color w:val="auto"/>
          <w:sz w:val="20"/>
        </w:rPr>
        <w:t>7</w:t>
      </w:r>
      <w:r w:rsidRPr="001A3A4B">
        <w:rPr>
          <w:b/>
          <w:i w:val="0"/>
          <w:color w:val="auto"/>
          <w:sz w:val="20"/>
        </w:rPr>
        <w:fldChar w:fldCharType="end"/>
      </w:r>
      <w:r w:rsidRPr="001A3A4B">
        <w:rPr>
          <w:b/>
          <w:i w:val="0"/>
          <w:color w:val="auto"/>
          <w:sz w:val="20"/>
        </w:rPr>
        <w:t xml:space="preserve">. </w:t>
      </w:r>
      <w:r w:rsidRPr="001A3A4B">
        <w:rPr>
          <w:color w:val="auto"/>
          <w:sz w:val="20"/>
        </w:rPr>
        <w:t xml:space="preserve"> </w:t>
      </w:r>
      <w:r w:rsidRPr="001A3A4B">
        <w:rPr>
          <w:i w:val="0"/>
          <w:color w:val="auto"/>
          <w:sz w:val="20"/>
        </w:rPr>
        <w:t>Boxplots</w:t>
      </w:r>
      <w:r w:rsidRPr="001A3A4B">
        <w:rPr>
          <w:i w:val="0"/>
          <w:noProof/>
          <w:color w:val="auto"/>
          <w:sz w:val="20"/>
        </w:rPr>
        <w:t xml:space="preserve"> of performance metric</w:t>
      </w:r>
      <w:r>
        <w:rPr>
          <w:i w:val="0"/>
          <w:noProof/>
          <w:color w:val="auto"/>
          <w:sz w:val="20"/>
        </w:rPr>
        <w:t>s for the 34 test rivers across all of our tests</w:t>
      </w:r>
      <w:r w:rsidR="008E06B1">
        <w:rPr>
          <w:i w:val="0"/>
          <w:noProof/>
          <w:color w:val="auto"/>
          <w:sz w:val="20"/>
        </w:rPr>
        <w:t>, colored by interventions</w:t>
      </w:r>
      <w:r w:rsidR="006F4F6A">
        <w:rPr>
          <w:i w:val="0"/>
          <w:noProof/>
          <w:color w:val="auto"/>
          <w:sz w:val="20"/>
        </w:rPr>
        <w:t xml:space="preserve"> (</w:t>
      </w:r>
      <w:r w:rsidR="007E2C5D">
        <w:rPr>
          <w:i w:val="0"/>
          <w:noProof/>
          <w:color w:val="auto"/>
          <w:sz w:val="20"/>
        </w:rPr>
        <w:t>see Figure 5</w:t>
      </w:r>
      <w:r w:rsidR="006F4F6A">
        <w:rPr>
          <w:i w:val="0"/>
          <w:noProof/>
          <w:color w:val="auto"/>
          <w:sz w:val="20"/>
        </w:rPr>
        <w:t>)</w:t>
      </w:r>
      <w:r w:rsidR="00E6055B">
        <w:rPr>
          <w:i w:val="0"/>
          <w:noProof/>
          <w:color w:val="auto"/>
          <w:sz w:val="20"/>
        </w:rPr>
        <w:t xml:space="preserve"> to highlight sensitivity to different implementations of new ways to estiate priors</w:t>
      </w:r>
      <w:r>
        <w:rPr>
          <w:i w:val="0"/>
          <w:noProof/>
          <w:color w:val="auto"/>
          <w:sz w:val="20"/>
        </w:rPr>
        <w:t xml:space="preserve">. </w:t>
      </w:r>
      <w:r w:rsidR="00081A78">
        <w:rPr>
          <w:i w:val="0"/>
          <w:noProof/>
          <w:color w:val="auto"/>
          <w:sz w:val="20"/>
        </w:rPr>
        <w:t>Axe</w:t>
      </w:r>
      <w:r w:rsidR="007E2C5D">
        <w:rPr>
          <w:i w:val="0"/>
          <w:noProof/>
          <w:color w:val="auto"/>
          <w:sz w:val="20"/>
        </w:rPr>
        <w:t>s are truncated for visibility, with the number of rivers not plotted noted for each boxplot.</w:t>
      </w:r>
    </w:p>
    <w:p w14:paraId="09FD6BE9" w14:textId="273EE351" w:rsidR="00907DAB" w:rsidRDefault="003F69AA" w:rsidP="00B2007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Figure </w:t>
      </w:r>
      <w:r w:rsidR="00E454C5">
        <w:rPr>
          <w:rFonts w:ascii="Times New Roman" w:hAnsi="Times New Roman" w:cs="Times New Roman"/>
          <w:sz w:val="24"/>
        </w:rPr>
        <w:t>7</w:t>
      </w:r>
      <w:r>
        <w:rPr>
          <w:rFonts w:ascii="Times New Roman" w:hAnsi="Times New Roman" w:cs="Times New Roman"/>
          <w:sz w:val="24"/>
        </w:rPr>
        <w:t xml:space="preserve">, </w:t>
      </w:r>
      <w:r w:rsidR="00854851">
        <w:rPr>
          <w:rFonts w:ascii="Times New Roman" w:hAnsi="Times New Roman" w:cs="Times New Roman"/>
          <w:sz w:val="24"/>
        </w:rPr>
        <w:t>w</w:t>
      </w:r>
      <w:r w:rsidR="00DE422A" w:rsidRPr="00DE422A">
        <w:rPr>
          <w:rFonts w:ascii="Times New Roman" w:hAnsi="Times New Roman" w:cs="Times New Roman"/>
          <w:sz w:val="24"/>
        </w:rPr>
        <w:t>e continue to see substantial improvement in NSE</w:t>
      </w:r>
      <w:r w:rsidR="00011A9F">
        <w:rPr>
          <w:rFonts w:ascii="Times New Roman" w:hAnsi="Times New Roman" w:cs="Times New Roman"/>
          <w:sz w:val="24"/>
        </w:rPr>
        <w:t xml:space="preserve"> for </w:t>
      </w:r>
      <w:proofErr w:type="spellStart"/>
      <w:r w:rsidR="00011A9F">
        <w:rPr>
          <w:rFonts w:ascii="Times New Roman" w:hAnsi="Times New Roman" w:cs="Times New Roman"/>
          <w:sz w:val="24"/>
        </w:rPr>
        <w:t>McFLIs</w:t>
      </w:r>
      <w:proofErr w:type="spellEnd"/>
      <w:r w:rsidR="00011A9F">
        <w:rPr>
          <w:rFonts w:ascii="Times New Roman" w:hAnsi="Times New Roman" w:cs="Times New Roman"/>
          <w:sz w:val="24"/>
        </w:rPr>
        <w:t xml:space="preserve"> using remotely-sensed </w:t>
      </w:r>
      <w:r w:rsidR="00011A9F">
        <w:rPr>
          <w:rFonts w:ascii="Times New Roman" w:hAnsi="Times New Roman" w:cs="Times New Roman"/>
          <w:i/>
          <w:iCs/>
          <w:sz w:val="24"/>
        </w:rPr>
        <w:t>S</w:t>
      </w:r>
      <w:r w:rsidR="0088320C">
        <w:rPr>
          <w:rFonts w:ascii="Times New Roman" w:hAnsi="Times New Roman" w:cs="Times New Roman"/>
          <w:sz w:val="24"/>
        </w:rPr>
        <w:t xml:space="preserve">.  </w:t>
      </w:r>
      <w:r w:rsidR="000A667A">
        <w:rPr>
          <w:rFonts w:ascii="Times New Roman" w:hAnsi="Times New Roman" w:cs="Times New Roman"/>
          <w:sz w:val="24"/>
        </w:rPr>
        <w:t>For</w:t>
      </w:r>
      <w:r w:rsidR="00B20073">
        <w:rPr>
          <w:rFonts w:ascii="Times New Roman" w:hAnsi="Times New Roman" w:cs="Times New Roman"/>
          <w:sz w:val="24"/>
        </w:rPr>
        <w:t xml:space="preserve"> BAM</w:t>
      </w:r>
      <w:r w:rsidR="0088320C">
        <w:rPr>
          <w:rFonts w:ascii="Times New Roman" w:hAnsi="Times New Roman" w:cs="Times New Roman"/>
          <w:sz w:val="24"/>
        </w:rPr>
        <w:t xml:space="preserve">, there </w:t>
      </w:r>
      <w:commentRangeStart w:id="18"/>
      <w:r w:rsidR="0088320C">
        <w:rPr>
          <w:rFonts w:ascii="Times New Roman" w:hAnsi="Times New Roman" w:cs="Times New Roman"/>
          <w:sz w:val="24"/>
        </w:rPr>
        <w:t>is</w:t>
      </w:r>
      <w:r w:rsidR="00DE422A" w:rsidRPr="00DE422A">
        <w:rPr>
          <w:rFonts w:ascii="Times New Roman" w:hAnsi="Times New Roman" w:cs="Times New Roman"/>
          <w:sz w:val="24"/>
        </w:rPr>
        <w:t xml:space="preserve"> a median NSE increase </w:t>
      </w:r>
      <w:r w:rsidR="00BF5886">
        <w:rPr>
          <w:rFonts w:ascii="Times New Roman" w:hAnsi="Times New Roman" w:cs="Times New Roman"/>
          <w:sz w:val="24"/>
        </w:rPr>
        <w:t xml:space="preserve">for all rivers </w:t>
      </w:r>
      <w:r w:rsidR="00DE422A" w:rsidRPr="00DE422A">
        <w:rPr>
          <w:rFonts w:ascii="Times New Roman" w:hAnsi="Times New Roman" w:cs="Times New Roman"/>
          <w:sz w:val="24"/>
        </w:rPr>
        <w:t xml:space="preserve">of </w:t>
      </w:r>
      <w:commentRangeEnd w:id="18"/>
      <w:r w:rsidR="0055464C">
        <w:rPr>
          <w:rStyle w:val="CommentReference"/>
          <w:rFonts w:ascii="Times New Roman" w:eastAsia="Calibri" w:hAnsi="Times New Roman" w:cs="Times New Roman"/>
        </w:rPr>
        <w:commentReference w:id="18"/>
      </w:r>
      <w:r w:rsidR="00075F51">
        <w:rPr>
          <w:rFonts w:ascii="Times New Roman" w:hAnsi="Times New Roman" w:cs="Times New Roman"/>
          <w:sz w:val="24"/>
        </w:rPr>
        <w:t>0.46</w:t>
      </w:r>
      <w:r w:rsidR="000A667A">
        <w:rPr>
          <w:rFonts w:ascii="Times New Roman" w:hAnsi="Times New Roman" w:cs="Times New Roman"/>
          <w:sz w:val="24"/>
        </w:rPr>
        <w:t xml:space="preserve"> </w:t>
      </w:r>
      <w:r w:rsidR="00637EBE">
        <w:rPr>
          <w:rFonts w:ascii="Times New Roman" w:hAnsi="Times New Roman" w:cs="Times New Roman"/>
          <w:sz w:val="24"/>
        </w:rPr>
        <w:t>across</w:t>
      </w:r>
      <w:r w:rsidR="000A667A">
        <w:rPr>
          <w:rFonts w:ascii="Times New Roman" w:hAnsi="Times New Roman" w:cs="Times New Roman"/>
          <w:sz w:val="24"/>
        </w:rPr>
        <w:t xml:space="preserve"> all interventions (from green to brown boxplots)</w:t>
      </w:r>
      <w:r w:rsidR="00DE422A" w:rsidRPr="00DE422A">
        <w:rPr>
          <w:rFonts w:ascii="Times New Roman" w:hAnsi="Times New Roman" w:cs="Times New Roman"/>
          <w:sz w:val="24"/>
        </w:rPr>
        <w:t xml:space="preserve">, as well as more </w:t>
      </w:r>
      <w:r w:rsidR="0088320C" w:rsidRPr="00DE422A">
        <w:rPr>
          <w:rFonts w:ascii="Times New Roman" w:hAnsi="Times New Roman" w:cs="Times New Roman"/>
          <w:sz w:val="24"/>
        </w:rPr>
        <w:t>consistent</w:t>
      </w:r>
      <w:r w:rsidR="00DE422A" w:rsidRPr="00DE422A">
        <w:rPr>
          <w:rFonts w:ascii="Times New Roman" w:hAnsi="Times New Roman" w:cs="Times New Roman"/>
          <w:sz w:val="24"/>
        </w:rPr>
        <w:t xml:space="preserve"> performance </w:t>
      </w:r>
      <w:r w:rsidR="00B20073">
        <w:rPr>
          <w:rFonts w:ascii="Times New Roman" w:hAnsi="Times New Roman" w:cs="Times New Roman"/>
          <w:sz w:val="24"/>
        </w:rPr>
        <w:t>for all</w:t>
      </w:r>
      <w:r w:rsidR="00DE422A" w:rsidRPr="00DE422A">
        <w:rPr>
          <w:rFonts w:ascii="Times New Roman" w:hAnsi="Times New Roman" w:cs="Times New Roman"/>
          <w:sz w:val="24"/>
        </w:rPr>
        <w:t xml:space="preserve"> </w:t>
      </w:r>
      <w:r w:rsidR="0055464C">
        <w:rPr>
          <w:rFonts w:ascii="Times New Roman" w:hAnsi="Times New Roman" w:cs="Times New Roman"/>
          <w:sz w:val="24"/>
        </w:rPr>
        <w:t>experiments</w:t>
      </w:r>
      <w:r w:rsidR="00B20073">
        <w:rPr>
          <w:rFonts w:ascii="Times New Roman" w:hAnsi="Times New Roman" w:cs="Times New Roman"/>
          <w:sz w:val="24"/>
        </w:rPr>
        <w:t xml:space="preserve"> when compared to default/control BAM</w:t>
      </w:r>
      <w:r w:rsidR="007A4F45">
        <w:rPr>
          <w:rFonts w:ascii="Times New Roman" w:hAnsi="Times New Roman" w:cs="Times New Roman"/>
          <w:sz w:val="24"/>
        </w:rPr>
        <w:t xml:space="preserve"> (IQR shifts from </w:t>
      </w:r>
      <w:r w:rsidR="00EA7995">
        <w:rPr>
          <w:rFonts w:ascii="Times New Roman" w:hAnsi="Times New Roman" w:cs="Times New Roman"/>
          <w:sz w:val="24"/>
        </w:rPr>
        <w:t>1.49</w:t>
      </w:r>
      <w:r w:rsidR="007A4F45">
        <w:rPr>
          <w:rFonts w:ascii="Times New Roman" w:hAnsi="Times New Roman" w:cs="Times New Roman"/>
          <w:sz w:val="24"/>
        </w:rPr>
        <w:t xml:space="preserve"> to </w:t>
      </w:r>
      <w:r w:rsidR="00EA7995">
        <w:rPr>
          <w:rFonts w:ascii="Times New Roman" w:hAnsi="Times New Roman" w:cs="Times New Roman"/>
          <w:sz w:val="24"/>
        </w:rPr>
        <w:t>1.21</w:t>
      </w:r>
      <w:r w:rsidR="007A4F45">
        <w:rPr>
          <w:rFonts w:ascii="Times New Roman" w:hAnsi="Times New Roman" w:cs="Times New Roman"/>
          <w:sz w:val="24"/>
        </w:rPr>
        <w:t xml:space="preserve">).  </w:t>
      </w:r>
      <w:r w:rsidR="004D4D30">
        <w:rPr>
          <w:rFonts w:ascii="Times New Roman" w:hAnsi="Times New Roman" w:cs="Times New Roman"/>
          <w:sz w:val="24"/>
        </w:rPr>
        <w:t>Across interventions, the number of outliers changed little across interventions and was, generally around three.  The</w:t>
      </w:r>
      <w:r w:rsidR="00B55B69">
        <w:rPr>
          <w:rFonts w:ascii="Times New Roman" w:hAnsi="Times New Roman" w:cs="Times New Roman"/>
          <w:sz w:val="24"/>
        </w:rPr>
        <w:t xml:space="preserve"> introduction of the supervised</w:t>
      </w:r>
      <w:r w:rsidR="007A4F45">
        <w:rPr>
          <w:rFonts w:ascii="Times New Roman" w:hAnsi="Times New Roman" w:cs="Times New Roman"/>
          <w:sz w:val="24"/>
        </w:rPr>
        <w:t xml:space="preserve"> classification framework yielded an increase in median NSE of</w:t>
      </w:r>
      <w:r w:rsidR="00D83089">
        <w:rPr>
          <w:rFonts w:ascii="Times New Roman" w:hAnsi="Times New Roman" w:cs="Times New Roman"/>
          <w:sz w:val="24"/>
        </w:rPr>
        <w:t xml:space="preserve"> 0.15</w:t>
      </w:r>
      <w:r w:rsidR="00B55B69">
        <w:rPr>
          <w:rFonts w:ascii="Times New Roman" w:hAnsi="Times New Roman" w:cs="Times New Roman"/>
          <w:sz w:val="24"/>
        </w:rPr>
        <w:t xml:space="preserve"> (and </w:t>
      </w:r>
      <w:r w:rsidR="00B50EF9">
        <w:rPr>
          <w:rFonts w:ascii="Times New Roman" w:hAnsi="Times New Roman" w:cs="Times New Roman"/>
          <w:sz w:val="24"/>
        </w:rPr>
        <w:t xml:space="preserve">0.05 </w:t>
      </w:r>
      <w:r w:rsidR="00B55B69">
        <w:rPr>
          <w:rFonts w:ascii="Times New Roman" w:hAnsi="Times New Roman" w:cs="Times New Roman"/>
          <w:sz w:val="24"/>
        </w:rPr>
        <w:t>when implementing DBSCAN)</w:t>
      </w:r>
      <w:r w:rsidR="00DE422A" w:rsidRPr="00DE422A">
        <w:rPr>
          <w:rFonts w:ascii="Times New Roman" w:hAnsi="Times New Roman" w:cs="Times New Roman"/>
          <w:sz w:val="24"/>
        </w:rPr>
        <w:t xml:space="preserve">. </w:t>
      </w:r>
      <w:r w:rsidR="00AE7448">
        <w:rPr>
          <w:rFonts w:ascii="Times New Roman" w:hAnsi="Times New Roman" w:cs="Times New Roman"/>
          <w:sz w:val="24"/>
        </w:rPr>
        <w:t>There is</w:t>
      </w:r>
      <w:r w:rsidR="00DE422A" w:rsidRPr="00DE422A">
        <w:rPr>
          <w:rFonts w:ascii="Times New Roman" w:hAnsi="Times New Roman" w:cs="Times New Roman"/>
          <w:sz w:val="24"/>
        </w:rPr>
        <w:t xml:space="preserve"> a small improvement in </w:t>
      </w:r>
      <w:r w:rsidR="007A4F45">
        <w:rPr>
          <w:rFonts w:ascii="Times New Roman" w:hAnsi="Times New Roman" w:cs="Times New Roman"/>
          <w:sz w:val="24"/>
        </w:rPr>
        <w:t xml:space="preserve">overall </w:t>
      </w:r>
      <w:r w:rsidR="00DE422A" w:rsidRPr="00DE422A">
        <w:rPr>
          <w:rFonts w:ascii="Times New Roman" w:hAnsi="Times New Roman" w:cs="Times New Roman"/>
          <w:sz w:val="24"/>
        </w:rPr>
        <w:t xml:space="preserve">median </w:t>
      </w:r>
      <w:proofErr w:type="spellStart"/>
      <w:r w:rsidR="00DE422A" w:rsidRPr="00DE422A">
        <w:rPr>
          <w:rFonts w:ascii="Times New Roman" w:hAnsi="Times New Roman" w:cs="Times New Roman"/>
          <w:sz w:val="24"/>
        </w:rPr>
        <w:t>rBIAS</w:t>
      </w:r>
      <w:proofErr w:type="spellEnd"/>
      <w:r w:rsidR="006F101D">
        <w:rPr>
          <w:rFonts w:ascii="Times New Roman" w:hAnsi="Times New Roman" w:cs="Times New Roman"/>
          <w:sz w:val="24"/>
        </w:rPr>
        <w:t xml:space="preserve"> (</w:t>
      </w:r>
      <w:r w:rsidR="006855D1">
        <w:rPr>
          <w:rFonts w:ascii="Times New Roman" w:hAnsi="Times New Roman" w:cs="Times New Roman"/>
          <w:sz w:val="24"/>
        </w:rPr>
        <w:t>0.07</w:t>
      </w:r>
      <w:r w:rsidR="00436E5D">
        <w:rPr>
          <w:rFonts w:ascii="Times New Roman" w:hAnsi="Times New Roman" w:cs="Times New Roman"/>
          <w:sz w:val="24"/>
        </w:rPr>
        <w:t>)</w:t>
      </w:r>
      <w:r w:rsidR="00DE422A" w:rsidRPr="00DE422A">
        <w:rPr>
          <w:rFonts w:ascii="Times New Roman" w:hAnsi="Times New Roman" w:cs="Times New Roman"/>
          <w:sz w:val="24"/>
        </w:rPr>
        <w:t xml:space="preserve"> and median RRMSE</w:t>
      </w:r>
      <w:r w:rsidR="006F101D">
        <w:rPr>
          <w:rFonts w:ascii="Times New Roman" w:hAnsi="Times New Roman" w:cs="Times New Roman"/>
          <w:sz w:val="24"/>
        </w:rPr>
        <w:t xml:space="preserve"> (</w:t>
      </w:r>
      <w:r w:rsidR="00436E5D">
        <w:rPr>
          <w:rFonts w:ascii="Times New Roman" w:hAnsi="Times New Roman" w:cs="Times New Roman"/>
          <w:sz w:val="24"/>
        </w:rPr>
        <w:t>6%)</w:t>
      </w:r>
      <w:r w:rsidR="00DE422A" w:rsidRPr="00DE422A">
        <w:rPr>
          <w:rFonts w:ascii="Times New Roman" w:hAnsi="Times New Roman" w:cs="Times New Roman"/>
          <w:sz w:val="24"/>
        </w:rPr>
        <w:t>, though no real change in median NRMSE</w:t>
      </w:r>
      <w:r w:rsidR="006B4ED3">
        <w:rPr>
          <w:rFonts w:ascii="Times New Roman" w:hAnsi="Times New Roman" w:cs="Times New Roman"/>
          <w:sz w:val="24"/>
        </w:rPr>
        <w:t xml:space="preserve"> (</w:t>
      </w:r>
      <w:r w:rsidR="00561476">
        <w:rPr>
          <w:rFonts w:ascii="Times New Roman" w:hAnsi="Times New Roman" w:cs="Times New Roman"/>
          <w:sz w:val="24"/>
        </w:rPr>
        <w:t>3%)</w:t>
      </w:r>
      <w:r w:rsidR="00DE422A" w:rsidRPr="00DE422A">
        <w:rPr>
          <w:rFonts w:ascii="Times New Roman" w:hAnsi="Times New Roman" w:cs="Times New Roman"/>
          <w:sz w:val="24"/>
        </w:rPr>
        <w:t xml:space="preserve">. </w:t>
      </w:r>
      <w:r w:rsidR="00AB2289">
        <w:rPr>
          <w:rFonts w:ascii="Times New Roman" w:hAnsi="Times New Roman" w:cs="Times New Roman"/>
          <w:sz w:val="24"/>
        </w:rPr>
        <w:t>NRMSE results did get notably</w:t>
      </w:r>
      <w:r w:rsidR="00AB2289" w:rsidRPr="00DE422A">
        <w:rPr>
          <w:rFonts w:ascii="Times New Roman" w:hAnsi="Times New Roman" w:cs="Times New Roman"/>
          <w:sz w:val="24"/>
        </w:rPr>
        <w:t xml:space="preserve"> more consistent</w:t>
      </w:r>
      <w:r w:rsidR="00AB2289">
        <w:rPr>
          <w:rFonts w:ascii="Times New Roman" w:hAnsi="Times New Roman" w:cs="Times New Roman"/>
          <w:sz w:val="24"/>
        </w:rPr>
        <w:t xml:space="preserve">, as </w:t>
      </w:r>
      <w:r w:rsidR="00021524">
        <w:rPr>
          <w:rFonts w:ascii="Times New Roman" w:hAnsi="Times New Roman" w:cs="Times New Roman"/>
          <w:sz w:val="24"/>
        </w:rPr>
        <w:t>the IQR shrunk from 0.50-0.40</w:t>
      </w:r>
      <w:r w:rsidR="00882795">
        <w:rPr>
          <w:rFonts w:ascii="Times New Roman" w:hAnsi="Times New Roman" w:cs="Times New Roman"/>
          <w:sz w:val="24"/>
        </w:rPr>
        <w:t>)</w:t>
      </w:r>
      <w:r w:rsidR="00A93689">
        <w:rPr>
          <w:rFonts w:ascii="Times New Roman" w:hAnsi="Times New Roman" w:cs="Times New Roman"/>
          <w:sz w:val="24"/>
        </w:rPr>
        <w:t>.</w:t>
      </w:r>
      <w:r w:rsidR="00A93689" w:rsidRPr="00DE422A">
        <w:rPr>
          <w:rFonts w:ascii="Times New Roman" w:hAnsi="Times New Roman" w:cs="Times New Roman"/>
          <w:sz w:val="24"/>
        </w:rPr>
        <w:t xml:space="preserve"> </w:t>
      </w:r>
      <w:r w:rsidR="00F16AC4">
        <w:rPr>
          <w:rFonts w:ascii="Times New Roman" w:hAnsi="Times New Roman" w:cs="Times New Roman"/>
          <w:sz w:val="24"/>
        </w:rPr>
        <w:t>T</w:t>
      </w:r>
      <w:r w:rsidR="001A6647">
        <w:rPr>
          <w:rFonts w:ascii="Times New Roman" w:hAnsi="Times New Roman" w:cs="Times New Roman"/>
          <w:sz w:val="24"/>
        </w:rPr>
        <w:t xml:space="preserve">here are two notable ‘jumps’ in NSE improvement: the introduction of new AMHG and/or new training data, </w:t>
      </w:r>
      <w:r w:rsidR="001A6647">
        <w:rPr>
          <w:rFonts w:ascii="Times New Roman" w:hAnsi="Times New Roman" w:cs="Times New Roman"/>
          <w:sz w:val="24"/>
        </w:rPr>
        <w:lastRenderedPageBreak/>
        <w:t>and then the addition of a river type classification (brown),</w:t>
      </w:r>
      <w:r w:rsidR="00DE422A" w:rsidRPr="00DE422A">
        <w:rPr>
          <w:rFonts w:ascii="Times New Roman" w:hAnsi="Times New Roman" w:cs="Times New Roman"/>
          <w:sz w:val="24"/>
        </w:rPr>
        <w:t xml:space="preserve"> where </w:t>
      </w:r>
      <w:r w:rsidR="001A6647">
        <w:rPr>
          <w:rFonts w:ascii="Times New Roman" w:hAnsi="Times New Roman" w:cs="Times New Roman"/>
          <w:sz w:val="24"/>
        </w:rPr>
        <w:t xml:space="preserve">more </w:t>
      </w:r>
      <w:r w:rsidR="00DE422A" w:rsidRPr="00DE422A">
        <w:rPr>
          <w:rFonts w:ascii="Times New Roman" w:hAnsi="Times New Roman" w:cs="Times New Roman"/>
          <w:sz w:val="24"/>
        </w:rPr>
        <w:t xml:space="preserve">notable improvement occurs. </w:t>
      </w:r>
      <w:r w:rsidR="00745AB0">
        <w:rPr>
          <w:rFonts w:ascii="Times New Roman" w:hAnsi="Times New Roman" w:cs="Times New Roman"/>
          <w:sz w:val="24"/>
        </w:rPr>
        <w:t xml:space="preserve"> </w:t>
      </w:r>
      <w:r w:rsidR="00A73D81">
        <w:rPr>
          <w:rFonts w:ascii="Times New Roman" w:hAnsi="Times New Roman" w:cs="Times New Roman"/>
          <w:sz w:val="24"/>
        </w:rPr>
        <w:t>T</w:t>
      </w:r>
      <w:r w:rsidR="00745AB0" w:rsidRPr="00745AB0">
        <w:rPr>
          <w:rFonts w:ascii="Times New Roman" w:hAnsi="Times New Roman" w:cs="Times New Roman"/>
          <w:sz w:val="24"/>
        </w:rPr>
        <w:t>here is little difference in median NSE when permuting options with new/old AMHG and new/old training data</w:t>
      </w:r>
      <w:r w:rsidR="00A651C7">
        <w:rPr>
          <w:rFonts w:ascii="Times New Roman" w:hAnsi="Times New Roman" w:cs="Times New Roman"/>
          <w:sz w:val="24"/>
        </w:rPr>
        <w:t xml:space="preserve">, though both </w:t>
      </w:r>
      <w:proofErr w:type="spellStart"/>
      <w:r w:rsidR="00A651C7">
        <w:rPr>
          <w:rFonts w:ascii="Times New Roman" w:hAnsi="Times New Roman" w:cs="Times New Roman"/>
          <w:sz w:val="24"/>
        </w:rPr>
        <w:t>rBIAS</w:t>
      </w:r>
      <w:proofErr w:type="spellEnd"/>
      <w:r w:rsidR="00A651C7">
        <w:rPr>
          <w:rFonts w:ascii="Times New Roman" w:hAnsi="Times New Roman" w:cs="Times New Roman"/>
          <w:sz w:val="24"/>
        </w:rPr>
        <w:t xml:space="preserve"> and NRMSE get slightly better</w:t>
      </w:r>
      <w:r w:rsidR="00745AB0" w:rsidRPr="00745AB0">
        <w:rPr>
          <w:rFonts w:ascii="Times New Roman" w:hAnsi="Times New Roman" w:cs="Times New Roman"/>
          <w:sz w:val="24"/>
        </w:rPr>
        <w:t xml:space="preserve">. </w:t>
      </w:r>
      <w:r w:rsidR="00DE422A" w:rsidRPr="00DE422A">
        <w:rPr>
          <w:rFonts w:ascii="Times New Roman" w:hAnsi="Times New Roman" w:cs="Times New Roman"/>
          <w:sz w:val="24"/>
        </w:rPr>
        <w:t xml:space="preserve">The most consistently good </w:t>
      </w:r>
      <w:r w:rsidR="00F16AC4">
        <w:rPr>
          <w:rFonts w:ascii="Times New Roman" w:hAnsi="Times New Roman" w:cs="Times New Roman"/>
          <w:sz w:val="24"/>
        </w:rPr>
        <w:t>NSE scores</w:t>
      </w:r>
      <w:r w:rsidR="00A651C7">
        <w:rPr>
          <w:rFonts w:ascii="Times New Roman" w:hAnsi="Times New Roman" w:cs="Times New Roman"/>
          <w:sz w:val="24"/>
        </w:rPr>
        <w:t xml:space="preserve"> </w:t>
      </w:r>
      <w:r w:rsidR="00DE422A" w:rsidRPr="00DE422A">
        <w:rPr>
          <w:rFonts w:ascii="Times New Roman" w:hAnsi="Times New Roman" w:cs="Times New Roman"/>
          <w:sz w:val="24"/>
        </w:rPr>
        <w:t xml:space="preserve">are </w:t>
      </w:r>
      <w:r w:rsidR="00F16AC4">
        <w:rPr>
          <w:rFonts w:ascii="Times New Roman" w:hAnsi="Times New Roman" w:cs="Times New Roman"/>
          <w:sz w:val="24"/>
        </w:rPr>
        <w:t xml:space="preserve">for </w:t>
      </w:r>
      <w:r w:rsidR="00DE422A" w:rsidRPr="00DE422A">
        <w:rPr>
          <w:rFonts w:ascii="Times New Roman" w:hAnsi="Times New Roman" w:cs="Times New Roman"/>
          <w:sz w:val="24"/>
        </w:rPr>
        <w:t>old AMHG and new training data (no classification)</w:t>
      </w:r>
      <w:r w:rsidR="00F13F57">
        <w:rPr>
          <w:rFonts w:ascii="Times New Roman" w:hAnsi="Times New Roman" w:cs="Times New Roman"/>
          <w:sz w:val="24"/>
        </w:rPr>
        <w:t>.</w:t>
      </w:r>
      <w:r w:rsidR="00B20073">
        <w:rPr>
          <w:rFonts w:ascii="Times New Roman" w:hAnsi="Times New Roman" w:cs="Times New Roman"/>
          <w:sz w:val="24"/>
        </w:rPr>
        <w:t xml:space="preserve">  Finally, t</w:t>
      </w:r>
      <w:r w:rsidR="00907DAB">
        <w:rPr>
          <w:rFonts w:ascii="Times New Roman" w:hAnsi="Times New Roman" w:cs="Times New Roman"/>
          <w:sz w:val="24"/>
        </w:rPr>
        <w:t xml:space="preserve">he prior definition that includes a time-varying </w:t>
      </w:r>
      <w:r w:rsidR="00907DAB">
        <w:rPr>
          <w:rFonts w:ascii="Times New Roman" w:hAnsi="Times New Roman" w:cs="Times New Roman"/>
          <w:i/>
          <w:sz w:val="24"/>
        </w:rPr>
        <w:t xml:space="preserve">n </w:t>
      </w:r>
      <w:r w:rsidR="00907DAB">
        <w:rPr>
          <w:rFonts w:ascii="Times New Roman" w:hAnsi="Times New Roman" w:cs="Times New Roman"/>
          <w:sz w:val="24"/>
        </w:rPr>
        <w:t xml:space="preserve">yielded the only positive median </w:t>
      </w:r>
      <w:proofErr w:type="spellStart"/>
      <w:r w:rsidR="00907DAB">
        <w:rPr>
          <w:rFonts w:ascii="Times New Roman" w:hAnsi="Times New Roman" w:cs="Times New Roman"/>
          <w:sz w:val="24"/>
        </w:rPr>
        <w:t>rBIAS</w:t>
      </w:r>
      <w:proofErr w:type="spellEnd"/>
      <w:r w:rsidR="00907DAB">
        <w:rPr>
          <w:rFonts w:ascii="Times New Roman" w:hAnsi="Times New Roman" w:cs="Times New Roman"/>
          <w:sz w:val="24"/>
        </w:rPr>
        <w:t xml:space="preserve"> across all </w:t>
      </w:r>
      <w:r w:rsidR="009147BF">
        <w:rPr>
          <w:rFonts w:ascii="Times New Roman" w:hAnsi="Times New Roman" w:cs="Times New Roman"/>
          <w:sz w:val="24"/>
        </w:rPr>
        <w:t>prior sets</w:t>
      </w:r>
      <w:r w:rsidR="00B20073">
        <w:rPr>
          <w:rFonts w:ascii="Times New Roman" w:hAnsi="Times New Roman" w:cs="Times New Roman"/>
          <w:sz w:val="24"/>
        </w:rPr>
        <w:t xml:space="preserve"> tested, and yielded the worse consistency in performance across all </w:t>
      </w:r>
      <w:r w:rsidR="000040FE">
        <w:rPr>
          <w:rFonts w:ascii="Times New Roman" w:hAnsi="Times New Roman" w:cs="Times New Roman"/>
          <w:sz w:val="24"/>
        </w:rPr>
        <w:t>experiments</w:t>
      </w:r>
      <w:r w:rsidR="00B20073">
        <w:rPr>
          <w:rFonts w:ascii="Times New Roman" w:hAnsi="Times New Roman" w:cs="Times New Roman"/>
          <w:sz w:val="24"/>
        </w:rPr>
        <w:t xml:space="preserve"> tested.  At its least consistent</w:t>
      </w:r>
      <w:r w:rsidR="008B7B75">
        <w:rPr>
          <w:rFonts w:ascii="Times New Roman" w:hAnsi="Times New Roman" w:cs="Times New Roman"/>
          <w:sz w:val="24"/>
        </w:rPr>
        <w:t xml:space="preserve"> (NSE)</w:t>
      </w:r>
      <w:r w:rsidR="00B20073">
        <w:rPr>
          <w:rFonts w:ascii="Times New Roman" w:hAnsi="Times New Roman" w:cs="Times New Roman"/>
          <w:sz w:val="24"/>
        </w:rPr>
        <w:t>, its IQR was 1.58</w:t>
      </w:r>
      <w:r w:rsidR="008B7B75">
        <w:rPr>
          <w:rFonts w:ascii="Times New Roman" w:hAnsi="Times New Roman" w:cs="Times New Roman"/>
          <w:sz w:val="24"/>
        </w:rPr>
        <w:t xml:space="preserve">.  This justifies our use of a space-only-varying </w:t>
      </w:r>
      <w:r w:rsidR="008B7B75">
        <w:rPr>
          <w:rFonts w:ascii="Times New Roman" w:hAnsi="Times New Roman" w:cs="Times New Roman"/>
          <w:i/>
          <w:sz w:val="24"/>
        </w:rPr>
        <w:t xml:space="preserve">n </w:t>
      </w:r>
      <w:r w:rsidR="008B7B75">
        <w:rPr>
          <w:rFonts w:ascii="Times New Roman" w:hAnsi="Times New Roman" w:cs="Times New Roman"/>
          <w:sz w:val="24"/>
        </w:rPr>
        <w:t>in the river type implementations (brown boxplots).</w:t>
      </w:r>
    </w:p>
    <w:p w14:paraId="1A57B9D6" w14:textId="47D43D83" w:rsidR="00962DA0" w:rsidRPr="007B46DF" w:rsidRDefault="00962DA0" w:rsidP="007B46DF">
      <w:pPr>
        <w:pStyle w:val="Caption"/>
        <w:keepNext/>
        <w:jc w:val="center"/>
        <w:rPr>
          <w:i w:val="0"/>
          <w:iCs w:val="0"/>
          <w:sz w:val="24"/>
          <w:szCs w:val="24"/>
        </w:rPr>
      </w:pPr>
    </w:p>
    <w:p w14:paraId="2D2F6D4C" w14:textId="0450671B" w:rsidR="00962DA0" w:rsidRPr="002353B7" w:rsidRDefault="00962DA0" w:rsidP="002353B7">
      <w:pPr>
        <w:pStyle w:val="Caption"/>
        <w:jc w:val="both"/>
        <w:rPr>
          <w:i w:val="0"/>
          <w:color w:val="auto"/>
          <w:sz w:val="22"/>
          <w:szCs w:val="20"/>
        </w:rPr>
      </w:pPr>
      <w:r w:rsidRPr="009D2287">
        <w:rPr>
          <w:b/>
          <w:i w:val="0"/>
          <w:color w:val="auto"/>
          <w:sz w:val="20"/>
        </w:rPr>
        <w:t xml:space="preserve">Figure </w:t>
      </w:r>
      <w:r w:rsidR="00565069">
        <w:rPr>
          <w:b/>
          <w:i w:val="0"/>
          <w:color w:val="auto"/>
          <w:sz w:val="20"/>
        </w:rPr>
        <w:t>8</w:t>
      </w:r>
      <w:r w:rsidRPr="009D2287">
        <w:rPr>
          <w:b/>
          <w:i w:val="0"/>
          <w:color w:val="auto"/>
          <w:sz w:val="20"/>
        </w:rPr>
        <w:t>.</w:t>
      </w:r>
      <w:r w:rsidRPr="009D2287">
        <w:rPr>
          <w:color w:val="auto"/>
          <w:sz w:val="20"/>
        </w:rPr>
        <w:t xml:space="preserve"> </w:t>
      </w:r>
      <w:r w:rsidR="002353B7">
        <w:rPr>
          <w:i w:val="0"/>
          <w:color w:val="auto"/>
          <w:sz w:val="20"/>
        </w:rPr>
        <w:t xml:space="preserve">Representative </w:t>
      </w:r>
      <w:proofErr w:type="gramStart"/>
      <w:r w:rsidR="002353B7">
        <w:rPr>
          <w:i w:val="0"/>
          <w:color w:val="auto"/>
          <w:sz w:val="20"/>
        </w:rPr>
        <w:t>hydrographs</w:t>
      </w:r>
      <w:proofErr w:type="gramEnd"/>
      <w:r w:rsidR="002353B7">
        <w:rPr>
          <w:i w:val="0"/>
          <w:color w:val="auto"/>
          <w:sz w:val="20"/>
        </w:rPr>
        <w:t xml:space="preserve"> for BAM and </w:t>
      </w:r>
      <w:proofErr w:type="spellStart"/>
      <w:r w:rsidR="002353B7">
        <w:rPr>
          <w:i w:val="0"/>
          <w:color w:val="auto"/>
          <w:sz w:val="20"/>
        </w:rPr>
        <w:t>MetroMan</w:t>
      </w:r>
      <w:proofErr w:type="spellEnd"/>
      <w:r w:rsidR="002353B7">
        <w:rPr>
          <w:i w:val="0"/>
          <w:color w:val="auto"/>
          <w:sz w:val="20"/>
        </w:rPr>
        <w:t xml:space="preserve"> ran on the SWOT-simulated rivers, grouped into notable improvement, similar performance, and degraded performance.  Observed </w:t>
      </w:r>
      <w:r w:rsidR="002353B7">
        <w:rPr>
          <w:iCs w:val="0"/>
          <w:color w:val="auto"/>
          <w:sz w:val="20"/>
        </w:rPr>
        <w:t xml:space="preserve">Q </w:t>
      </w:r>
      <w:r w:rsidR="002353B7">
        <w:rPr>
          <w:i w:val="0"/>
          <w:color w:val="auto"/>
          <w:sz w:val="20"/>
        </w:rPr>
        <w:t xml:space="preserve">(dashed black) is plotted alongside default </w:t>
      </w:r>
      <w:proofErr w:type="spellStart"/>
      <w:r w:rsidR="002353B7">
        <w:rPr>
          <w:i w:val="0"/>
          <w:color w:val="auto"/>
          <w:sz w:val="20"/>
        </w:rPr>
        <w:t>McFLI</w:t>
      </w:r>
      <w:proofErr w:type="spellEnd"/>
      <w:r w:rsidR="002353B7">
        <w:rPr>
          <w:i w:val="0"/>
          <w:color w:val="auto"/>
          <w:sz w:val="20"/>
        </w:rPr>
        <w:t xml:space="preserve"> (green) and </w:t>
      </w:r>
      <w:proofErr w:type="spellStart"/>
      <w:r w:rsidR="002353B7">
        <w:rPr>
          <w:i w:val="0"/>
          <w:color w:val="auto"/>
          <w:sz w:val="20"/>
        </w:rPr>
        <w:t>geoBAM</w:t>
      </w:r>
      <w:proofErr w:type="spellEnd"/>
      <w:r w:rsidR="002353B7">
        <w:rPr>
          <w:i w:val="0"/>
          <w:color w:val="auto"/>
          <w:sz w:val="20"/>
        </w:rPr>
        <w:t>/</w:t>
      </w:r>
      <w:proofErr w:type="spellStart"/>
      <w:r w:rsidR="002353B7">
        <w:rPr>
          <w:i w:val="0"/>
          <w:color w:val="auto"/>
          <w:sz w:val="20"/>
        </w:rPr>
        <w:t>MetroMan</w:t>
      </w:r>
      <w:proofErr w:type="spellEnd"/>
      <w:r w:rsidR="002353B7">
        <w:rPr>
          <w:i w:val="0"/>
          <w:color w:val="auto"/>
          <w:sz w:val="20"/>
        </w:rPr>
        <w:t xml:space="preserve"> with </w:t>
      </w:r>
      <w:proofErr w:type="spellStart"/>
      <w:r w:rsidR="002353B7">
        <w:rPr>
          <w:i w:val="0"/>
          <w:color w:val="auto"/>
          <w:sz w:val="20"/>
        </w:rPr>
        <w:t>geoBAM</w:t>
      </w:r>
      <w:proofErr w:type="spellEnd"/>
      <w:r w:rsidR="002353B7">
        <w:rPr>
          <w:i w:val="0"/>
          <w:color w:val="auto"/>
          <w:sz w:val="20"/>
        </w:rPr>
        <w:t xml:space="preserve"> priors.</w:t>
      </w:r>
    </w:p>
    <w:p w14:paraId="4984BDF0" w14:textId="7C34C5A3" w:rsidR="0080690C" w:rsidRDefault="00565069" w:rsidP="00DE422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Finally, in Figure 8</w:t>
      </w:r>
      <w:r w:rsidR="00F13F57">
        <w:rPr>
          <w:rFonts w:ascii="Times New Roman" w:hAnsi="Times New Roman" w:cs="Times New Roman"/>
          <w:sz w:val="24"/>
        </w:rPr>
        <w:t xml:space="preserve"> we </w:t>
      </w:r>
      <w:r w:rsidR="00426C6A">
        <w:rPr>
          <w:rFonts w:ascii="Times New Roman" w:hAnsi="Times New Roman" w:cs="Times New Roman"/>
          <w:sz w:val="24"/>
        </w:rPr>
        <w:t>show</w:t>
      </w:r>
      <w:r w:rsidR="00F13F57">
        <w:rPr>
          <w:rFonts w:ascii="Times New Roman" w:hAnsi="Times New Roman" w:cs="Times New Roman"/>
          <w:sz w:val="24"/>
        </w:rPr>
        <w:t xml:space="preserve"> representative hydrographs for </w:t>
      </w:r>
      <w:r w:rsidR="00FB366F">
        <w:rPr>
          <w:rFonts w:ascii="Times New Roman" w:hAnsi="Times New Roman" w:cs="Times New Roman"/>
          <w:sz w:val="24"/>
        </w:rPr>
        <w:t xml:space="preserve">the </w:t>
      </w:r>
      <w:r w:rsidR="00F13F57">
        <w:rPr>
          <w:rFonts w:ascii="Times New Roman" w:hAnsi="Times New Roman" w:cs="Times New Roman"/>
          <w:sz w:val="24"/>
        </w:rPr>
        <w:t xml:space="preserve">SWOT-simulated rivers using both BAM (top row) and </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(bottom row) and showing </w:t>
      </w:r>
      <w:r w:rsidR="00644237">
        <w:rPr>
          <w:rFonts w:ascii="Times New Roman" w:hAnsi="Times New Roman" w:cs="Times New Roman"/>
          <w:sz w:val="24"/>
        </w:rPr>
        <w:t>observed</w:t>
      </w:r>
      <w:r w:rsidR="00F13F57">
        <w:rPr>
          <w:rFonts w:ascii="Times New Roman" w:hAnsi="Times New Roman" w:cs="Times New Roman"/>
          <w:sz w:val="24"/>
        </w:rPr>
        <w:t xml:space="preserve"> </w:t>
      </w:r>
      <w:r w:rsidR="009C2737">
        <w:rPr>
          <w:rFonts w:ascii="Times New Roman" w:hAnsi="Times New Roman" w:cs="Times New Roman"/>
          <w:i/>
          <w:sz w:val="24"/>
        </w:rPr>
        <w:t>Q</w:t>
      </w:r>
      <w:r w:rsidR="00F13F57">
        <w:rPr>
          <w:rFonts w:ascii="Times New Roman" w:hAnsi="Times New Roman" w:cs="Times New Roman"/>
          <w:sz w:val="24"/>
        </w:rPr>
        <w:t xml:space="preserve"> (black), default BAM/</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(green)</w:t>
      </w:r>
      <w:r w:rsidR="00E57132">
        <w:rPr>
          <w:rFonts w:ascii="Times New Roman" w:hAnsi="Times New Roman" w:cs="Times New Roman"/>
          <w:sz w:val="24"/>
        </w:rPr>
        <w:t>,</w:t>
      </w:r>
      <w:r w:rsidR="00F13F57">
        <w:rPr>
          <w:rFonts w:ascii="Times New Roman" w:hAnsi="Times New Roman" w:cs="Times New Roman"/>
          <w:sz w:val="24"/>
        </w:rPr>
        <w:t xml:space="preserve"> and BAM/</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with the</w:t>
      </w:r>
      <w:r w:rsidR="00E57132">
        <w:rPr>
          <w:rFonts w:ascii="Times New Roman" w:hAnsi="Times New Roman" w:cs="Times New Roman"/>
          <w:sz w:val="24"/>
        </w:rPr>
        <w:t xml:space="preserve"> </w:t>
      </w:r>
      <w:proofErr w:type="spellStart"/>
      <w:r w:rsidR="00E57132">
        <w:rPr>
          <w:rFonts w:ascii="Times New Roman" w:hAnsi="Times New Roman" w:cs="Times New Roman"/>
          <w:sz w:val="24"/>
        </w:rPr>
        <w:t>geoBAM</w:t>
      </w:r>
      <w:proofErr w:type="spellEnd"/>
      <w:r w:rsidR="00E57132">
        <w:rPr>
          <w:rFonts w:ascii="Times New Roman" w:hAnsi="Times New Roman" w:cs="Times New Roman"/>
          <w:sz w:val="24"/>
        </w:rPr>
        <w:t xml:space="preserve"> set of priors</w:t>
      </w:r>
      <w:r w:rsidR="00F13F57">
        <w:rPr>
          <w:rFonts w:ascii="Times New Roman" w:hAnsi="Times New Roman" w:cs="Times New Roman"/>
          <w:sz w:val="24"/>
        </w:rPr>
        <w:t xml:space="preserve"> (beige)</w:t>
      </w:r>
      <w:r w:rsidR="00887137">
        <w:rPr>
          <w:rFonts w:ascii="Times New Roman" w:hAnsi="Times New Roman" w:cs="Times New Roman"/>
          <w:sz w:val="24"/>
        </w:rPr>
        <w:t xml:space="preserve">, all normalized by maximum </w:t>
      </w:r>
      <w:proofErr w:type="spellStart"/>
      <w:r w:rsidR="00887137">
        <w:rPr>
          <w:rFonts w:ascii="Times New Roman" w:hAnsi="Times New Roman" w:cs="Times New Roman"/>
          <w:sz w:val="24"/>
        </w:rPr>
        <w:t>timestep</w:t>
      </w:r>
      <w:proofErr w:type="spellEnd"/>
      <w:r w:rsidR="00887137">
        <w:rPr>
          <w:rFonts w:ascii="Times New Roman" w:hAnsi="Times New Roman" w:cs="Times New Roman"/>
          <w:sz w:val="24"/>
        </w:rPr>
        <w:t xml:space="preserve"> and mean observed </w:t>
      </w:r>
      <w:r w:rsidR="00887137">
        <w:rPr>
          <w:rFonts w:ascii="Times New Roman" w:hAnsi="Times New Roman" w:cs="Times New Roman"/>
          <w:i/>
          <w:sz w:val="24"/>
        </w:rPr>
        <w:t>Q</w:t>
      </w:r>
      <w:r w:rsidR="00F13F57">
        <w:rPr>
          <w:rFonts w:ascii="Times New Roman" w:hAnsi="Times New Roman" w:cs="Times New Roman"/>
          <w:sz w:val="24"/>
        </w:rPr>
        <w:t>.</w:t>
      </w:r>
      <w:r w:rsidR="00D15BCA">
        <w:rPr>
          <w:rFonts w:ascii="Times New Roman" w:hAnsi="Times New Roman" w:cs="Times New Roman"/>
          <w:sz w:val="24"/>
        </w:rPr>
        <w:t xml:space="preserve">  </w:t>
      </w:r>
      <w:r w:rsidR="00644237">
        <w:rPr>
          <w:rFonts w:ascii="Times New Roman" w:hAnsi="Times New Roman" w:cs="Times New Roman"/>
          <w:sz w:val="24"/>
        </w:rPr>
        <w:t xml:space="preserve">The rest </w:t>
      </w:r>
      <w:r w:rsidR="00426C6A">
        <w:rPr>
          <w:rFonts w:ascii="Times New Roman" w:hAnsi="Times New Roman" w:cs="Times New Roman"/>
          <w:sz w:val="24"/>
        </w:rPr>
        <w:t xml:space="preserve">of the hydrographs </w:t>
      </w:r>
      <w:r w:rsidR="00644237">
        <w:rPr>
          <w:rFonts w:ascii="Times New Roman" w:hAnsi="Times New Roman" w:cs="Times New Roman"/>
          <w:sz w:val="24"/>
        </w:rPr>
        <w:t xml:space="preserve">are presented in Figure </w:t>
      </w:r>
      <w:proofErr w:type="spellStart"/>
      <w:r w:rsidR="00644237">
        <w:rPr>
          <w:rFonts w:ascii="Times New Roman" w:hAnsi="Times New Roman" w:cs="Times New Roman"/>
          <w:sz w:val="24"/>
        </w:rPr>
        <w:t>Sx</w:t>
      </w:r>
      <w:proofErr w:type="spellEnd"/>
      <w:r w:rsidR="00644237">
        <w:rPr>
          <w:rFonts w:ascii="Times New Roman" w:hAnsi="Times New Roman" w:cs="Times New Roman"/>
          <w:sz w:val="24"/>
        </w:rPr>
        <w:t xml:space="preserve">.  </w:t>
      </w:r>
      <w:r w:rsidR="00FC3802">
        <w:rPr>
          <w:rFonts w:ascii="Times New Roman" w:hAnsi="Times New Roman" w:cs="Times New Roman"/>
          <w:sz w:val="24"/>
        </w:rPr>
        <w:t>‘Similar’ perf</w:t>
      </w:r>
      <w:r w:rsidR="00DE3A01">
        <w:rPr>
          <w:rFonts w:ascii="Times New Roman" w:hAnsi="Times New Roman" w:cs="Times New Roman"/>
          <w:sz w:val="24"/>
        </w:rPr>
        <w:t xml:space="preserve">ormance was defined as within </w:t>
      </w:r>
      <w:r w:rsidR="00FC3802">
        <w:rPr>
          <w:rFonts w:ascii="Times New Roman" w:hAnsi="Times New Roman" w:cs="Times New Roman"/>
          <w:sz w:val="24"/>
        </w:rPr>
        <w:t>10</w:t>
      </w:r>
      <w:r w:rsidR="00DE3A01">
        <w:rPr>
          <w:rFonts w:ascii="Times New Roman" w:hAnsi="Times New Roman" w:cs="Times New Roman"/>
          <w:sz w:val="24"/>
        </w:rPr>
        <w:t>% change in NSE from</w:t>
      </w:r>
      <w:r w:rsidR="00FC3802">
        <w:rPr>
          <w:rFonts w:ascii="Times New Roman" w:hAnsi="Times New Roman" w:cs="Times New Roman"/>
          <w:sz w:val="24"/>
        </w:rPr>
        <w:t xml:space="preserve"> default BAM/</w:t>
      </w:r>
      <w:proofErr w:type="spellStart"/>
      <w:r w:rsidR="00FC3802">
        <w:rPr>
          <w:rFonts w:ascii="Times New Roman" w:hAnsi="Times New Roman" w:cs="Times New Roman"/>
          <w:sz w:val="24"/>
        </w:rPr>
        <w:t>MetroMan</w:t>
      </w:r>
      <w:proofErr w:type="spellEnd"/>
      <w:r w:rsidR="003C77A8">
        <w:rPr>
          <w:rFonts w:ascii="Times New Roman" w:hAnsi="Times New Roman" w:cs="Times New Roman"/>
          <w:sz w:val="24"/>
        </w:rPr>
        <w:t xml:space="preserve">, with noteworthy improvement and degradation </w:t>
      </w:r>
      <w:r w:rsidR="00DE3A01">
        <w:rPr>
          <w:rFonts w:ascii="Times New Roman" w:hAnsi="Times New Roman" w:cs="Times New Roman"/>
          <w:sz w:val="24"/>
        </w:rPr>
        <w:t xml:space="preserve">&gt; and &lt; </w:t>
      </w:r>
      <w:r w:rsidR="003C77A8">
        <w:rPr>
          <w:rFonts w:ascii="Times New Roman" w:hAnsi="Times New Roman" w:cs="Times New Roman"/>
          <w:sz w:val="24"/>
        </w:rPr>
        <w:t>10</w:t>
      </w:r>
      <w:r w:rsidR="00DE3A01">
        <w:rPr>
          <w:rFonts w:ascii="Times New Roman" w:hAnsi="Times New Roman" w:cs="Times New Roman"/>
          <w:sz w:val="24"/>
        </w:rPr>
        <w:t>% change</w:t>
      </w:r>
      <w:r w:rsidR="003C77A8">
        <w:rPr>
          <w:rFonts w:ascii="Times New Roman" w:hAnsi="Times New Roman" w:cs="Times New Roman"/>
          <w:sz w:val="24"/>
        </w:rPr>
        <w:t>, respectively</w:t>
      </w:r>
      <w:r w:rsidR="00FC3802">
        <w:rPr>
          <w:rFonts w:ascii="Times New Roman" w:hAnsi="Times New Roman" w:cs="Times New Roman"/>
          <w:sz w:val="24"/>
        </w:rPr>
        <w:t xml:space="preserve">.  </w:t>
      </w:r>
      <w:commentRangeStart w:id="19"/>
      <w:r w:rsidR="00D15BCA">
        <w:rPr>
          <w:rFonts w:ascii="Times New Roman" w:hAnsi="Times New Roman" w:cs="Times New Roman"/>
          <w:sz w:val="24"/>
        </w:rPr>
        <w:t xml:space="preserve">Overall for BAM, we found </w:t>
      </w:r>
      <w:r w:rsidR="00DE3A01">
        <w:rPr>
          <w:rFonts w:ascii="Times New Roman" w:hAnsi="Times New Roman" w:cs="Times New Roman"/>
          <w:sz w:val="24"/>
        </w:rPr>
        <w:t>16</w:t>
      </w:r>
      <w:r w:rsidR="00D15BCA">
        <w:rPr>
          <w:rFonts w:ascii="Times New Roman" w:hAnsi="Times New Roman" w:cs="Times New Roman"/>
          <w:sz w:val="24"/>
        </w:rPr>
        <w:t xml:space="preserve"> rivers to get notably better</w:t>
      </w:r>
      <w:r w:rsidR="00DE3A01">
        <w:rPr>
          <w:rFonts w:ascii="Times New Roman" w:hAnsi="Times New Roman" w:cs="Times New Roman"/>
          <w:sz w:val="24"/>
        </w:rPr>
        <w:t xml:space="preserve">, 11 </w:t>
      </w:r>
      <w:r w:rsidR="00D15BCA">
        <w:rPr>
          <w:rFonts w:ascii="Times New Roman" w:hAnsi="Times New Roman" w:cs="Times New Roman"/>
          <w:sz w:val="24"/>
        </w:rPr>
        <w:t>ri</w:t>
      </w:r>
      <w:r w:rsidR="00DE3A01">
        <w:rPr>
          <w:rFonts w:ascii="Times New Roman" w:hAnsi="Times New Roman" w:cs="Times New Roman"/>
          <w:sz w:val="24"/>
        </w:rPr>
        <w:t>vers to yield similar results, and 7</w:t>
      </w:r>
      <w:r w:rsidR="00652933">
        <w:rPr>
          <w:rFonts w:ascii="Times New Roman" w:hAnsi="Times New Roman" w:cs="Times New Roman"/>
          <w:sz w:val="24"/>
        </w:rPr>
        <w:t xml:space="preserve"> </w:t>
      </w:r>
      <w:r w:rsidR="0080690C">
        <w:rPr>
          <w:rFonts w:ascii="Times New Roman" w:hAnsi="Times New Roman" w:cs="Times New Roman"/>
          <w:sz w:val="24"/>
        </w:rPr>
        <w:t>rivers to get notably worse.</w:t>
      </w:r>
      <w:commentRangeEnd w:id="19"/>
      <w:r w:rsidR="003663F3">
        <w:rPr>
          <w:rStyle w:val="CommentReference"/>
          <w:rFonts w:ascii="Times New Roman" w:eastAsia="Calibri" w:hAnsi="Times New Roman" w:cs="Times New Roman"/>
        </w:rPr>
        <w:commentReference w:id="19"/>
      </w:r>
    </w:p>
    <w:p w14:paraId="530EC5E9" w14:textId="7C149E05" w:rsidR="00ED0AE0" w:rsidRPr="003B6072" w:rsidRDefault="009F5044" w:rsidP="003B6072">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It is generally</w:t>
      </w:r>
      <w:r w:rsidR="00644237">
        <w:rPr>
          <w:rFonts w:ascii="Times New Roman" w:hAnsi="Times New Roman" w:cs="Times New Roman"/>
          <w:sz w:val="24"/>
        </w:rPr>
        <w:t xml:space="preserve"> observed</w:t>
      </w:r>
      <w:r w:rsidR="0080690C">
        <w:rPr>
          <w:rFonts w:ascii="Times New Roman" w:hAnsi="Times New Roman" w:cs="Times New Roman"/>
          <w:sz w:val="24"/>
        </w:rPr>
        <w:t xml:space="preserve"> across hydrographs</w:t>
      </w:r>
      <w:r w:rsidR="00644237">
        <w:rPr>
          <w:rFonts w:ascii="Times New Roman" w:hAnsi="Times New Roman" w:cs="Times New Roman"/>
          <w:sz w:val="24"/>
        </w:rPr>
        <w:t xml:space="preserve"> that default BAM performed quite well in low/</w:t>
      </w:r>
      <w:proofErr w:type="spellStart"/>
      <w:r w:rsidR="00644237">
        <w:rPr>
          <w:rFonts w:ascii="Times New Roman" w:hAnsi="Times New Roman" w:cs="Times New Roman"/>
          <w:sz w:val="24"/>
        </w:rPr>
        <w:t>baseflow</w:t>
      </w:r>
      <w:proofErr w:type="spellEnd"/>
      <w:r w:rsidR="00644237">
        <w:rPr>
          <w:rFonts w:ascii="Times New Roman" w:hAnsi="Times New Roman" w:cs="Times New Roman"/>
          <w:sz w:val="24"/>
        </w:rPr>
        <w:t xml:space="preserve"> periods but much worse in high flow events.  </w:t>
      </w:r>
      <w:r w:rsidR="0080690C">
        <w:rPr>
          <w:rFonts w:ascii="Times New Roman" w:hAnsi="Times New Roman" w:cs="Times New Roman"/>
          <w:sz w:val="24"/>
        </w:rPr>
        <w:t xml:space="preserve">Both implementations of BAM yielded </w:t>
      </w:r>
      <w:r w:rsidR="006062E9">
        <w:rPr>
          <w:rFonts w:ascii="Times New Roman" w:hAnsi="Times New Roman" w:cs="Times New Roman"/>
          <w:sz w:val="24"/>
        </w:rPr>
        <w:t>adequate</w:t>
      </w:r>
      <w:r w:rsidR="0080690C">
        <w:rPr>
          <w:rFonts w:ascii="Times New Roman" w:hAnsi="Times New Roman" w:cs="Times New Roman"/>
          <w:sz w:val="24"/>
        </w:rPr>
        <w:t xml:space="preserve"> recovery of flow dynamics.  </w:t>
      </w:r>
      <w:r w:rsidR="003663F3">
        <w:rPr>
          <w:rFonts w:ascii="Times New Roman" w:hAnsi="Times New Roman" w:cs="Times New Roman"/>
          <w:sz w:val="24"/>
        </w:rPr>
        <w:t>However,</w:t>
      </w:r>
      <w:r w:rsidR="00C97E2F">
        <w:rPr>
          <w:rFonts w:ascii="Times New Roman" w:hAnsi="Times New Roman" w:cs="Times New Roman"/>
          <w:sz w:val="24"/>
        </w:rPr>
        <w:t xml:space="preserve"> </w:t>
      </w:r>
      <w:proofErr w:type="spellStart"/>
      <w:r w:rsidR="00644237">
        <w:rPr>
          <w:rFonts w:ascii="Times New Roman" w:hAnsi="Times New Roman" w:cs="Times New Roman"/>
          <w:sz w:val="24"/>
        </w:rPr>
        <w:t>geoBAM</w:t>
      </w:r>
      <w:proofErr w:type="spellEnd"/>
      <w:r w:rsidR="00644237">
        <w:rPr>
          <w:rFonts w:ascii="Times New Roman" w:hAnsi="Times New Roman" w:cs="Times New Roman"/>
          <w:sz w:val="24"/>
        </w:rPr>
        <w:t xml:space="preserve"> appears to have ‘filled in’ those p</w:t>
      </w:r>
      <w:r w:rsidR="00D01F0E">
        <w:rPr>
          <w:rFonts w:ascii="Times New Roman" w:hAnsi="Times New Roman" w:cs="Times New Roman"/>
          <w:sz w:val="24"/>
        </w:rPr>
        <w:t xml:space="preserve">eak events by more accurately reflecting the increased magnitude of flow, at least partially. </w:t>
      </w:r>
      <w:r w:rsidR="002366F0">
        <w:rPr>
          <w:rFonts w:ascii="Times New Roman" w:hAnsi="Times New Roman" w:cs="Times New Roman"/>
          <w:sz w:val="24"/>
        </w:rPr>
        <w:t xml:space="preserve">Some rivers </w:t>
      </w:r>
      <w:r w:rsidR="002366F0">
        <w:rPr>
          <w:rFonts w:ascii="Times New Roman" w:hAnsi="Times New Roman" w:cs="Times New Roman"/>
          <w:sz w:val="24"/>
        </w:rPr>
        <w:lastRenderedPageBreak/>
        <w:t>with little to no change in NSE scores still appear to have partially ‘filled in’ the discrepancies in predicted peak flows (e.g. Seine, Missouri, parts of the Ohio).</w:t>
      </w:r>
    </w:p>
    <w:p w14:paraId="2E8E1D49" w14:textId="1DD9B3DB" w:rsidR="00772A1B" w:rsidRPr="00772A1B" w:rsidRDefault="00F21FC0" w:rsidP="00772A1B">
      <w:pPr>
        <w:pStyle w:val="Heading-Secondary"/>
        <w:spacing w:line="480" w:lineRule="auto"/>
        <w:ind w:left="0"/>
        <w:rPr>
          <w:b/>
        </w:rPr>
      </w:pPr>
      <w:r>
        <w:rPr>
          <w:b/>
        </w:rPr>
        <w:t>6</w:t>
      </w:r>
      <w:r w:rsidR="00772A1B">
        <w:rPr>
          <w:b/>
        </w:rPr>
        <w:t xml:space="preserve"> Discussion</w:t>
      </w:r>
    </w:p>
    <w:p w14:paraId="7D5004C0" w14:textId="44313369" w:rsidR="00372F14" w:rsidRPr="006D1BFB" w:rsidRDefault="00837E5D"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The results presented</w:t>
      </w:r>
      <w:r w:rsidRPr="004D4E50">
        <w:rPr>
          <w:rFonts w:ascii="Times New Roman" w:hAnsi="Times New Roman" w:cs="Times New Roman"/>
          <w:sz w:val="24"/>
        </w:rPr>
        <w:t xml:space="preserve"> </w:t>
      </w:r>
      <w:r w:rsidR="002951EF">
        <w:rPr>
          <w:rFonts w:ascii="Times New Roman" w:hAnsi="Times New Roman" w:cs="Times New Roman"/>
          <w:sz w:val="24"/>
        </w:rPr>
        <w:t>show</w:t>
      </w:r>
      <w:r>
        <w:rPr>
          <w:rFonts w:ascii="Times New Roman" w:hAnsi="Times New Roman" w:cs="Times New Roman"/>
          <w:sz w:val="24"/>
        </w:rPr>
        <w:t xml:space="preserve"> that prior quality and quantity are significant influencers on </w:t>
      </w:r>
      <w:r>
        <w:rPr>
          <w:rFonts w:ascii="Times New Roman" w:hAnsi="Times New Roman" w:cs="Times New Roman"/>
          <w:i/>
          <w:iCs/>
          <w:sz w:val="24"/>
        </w:rPr>
        <w:t xml:space="preserve">Q </w:t>
      </w:r>
      <w:r>
        <w:rPr>
          <w:rFonts w:ascii="Times New Roman" w:hAnsi="Times New Roman" w:cs="Times New Roman"/>
          <w:sz w:val="24"/>
        </w:rPr>
        <w:t>prediction</w:t>
      </w:r>
      <w:r w:rsidR="006D1BFB">
        <w:rPr>
          <w:rFonts w:ascii="Times New Roman" w:hAnsi="Times New Roman" w:cs="Times New Roman"/>
          <w:sz w:val="24"/>
        </w:rPr>
        <w:t xml:space="preserve">, and that significant performance improvements can be made </w:t>
      </w:r>
      <w:r w:rsidR="00200BDF">
        <w:rPr>
          <w:rFonts w:ascii="Times New Roman" w:hAnsi="Times New Roman" w:cs="Times New Roman"/>
          <w:sz w:val="24"/>
        </w:rPr>
        <w:t>for</w:t>
      </w:r>
      <w:r w:rsidR="006D1BFB">
        <w:rPr>
          <w:rFonts w:ascii="Times New Roman" w:hAnsi="Times New Roman" w:cs="Times New Roman"/>
          <w:sz w:val="24"/>
        </w:rPr>
        <w:t xml:space="preserve">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by simply improving the quality of prior river knowledge </w:t>
      </w:r>
      <w:r w:rsidR="00601F90">
        <w:rPr>
          <w:rFonts w:ascii="Times New Roman" w:hAnsi="Times New Roman" w:cs="Times New Roman"/>
          <w:sz w:val="24"/>
        </w:rPr>
        <w:t>introduced</w:t>
      </w:r>
      <w:r w:rsidR="006D1BFB">
        <w:rPr>
          <w:rFonts w:ascii="Times New Roman" w:hAnsi="Times New Roman" w:cs="Times New Roman"/>
          <w:sz w:val="24"/>
        </w:rPr>
        <w:t xml:space="preserve"> to the algorithm</w:t>
      </w:r>
      <w:r w:rsidR="00200BDF">
        <w:rPr>
          <w:rFonts w:ascii="Times New Roman" w:hAnsi="Times New Roman" w:cs="Times New Roman"/>
          <w:sz w:val="24"/>
        </w:rPr>
        <w:t>s</w:t>
      </w:r>
      <w:r w:rsidR="006D1BFB">
        <w:rPr>
          <w:rFonts w:ascii="Times New Roman" w:hAnsi="Times New Roman" w:cs="Times New Roman"/>
          <w:sz w:val="24"/>
        </w:rPr>
        <w:t xml:space="preserve">.  While algorithm improvements will also continue to evolve our understandings of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and </w:t>
      </w:r>
      <w:r w:rsidR="006D1BFB">
        <w:rPr>
          <w:rFonts w:ascii="Times New Roman" w:hAnsi="Times New Roman" w:cs="Times New Roman"/>
          <w:i/>
          <w:iCs/>
          <w:sz w:val="24"/>
        </w:rPr>
        <w:t xml:space="preserve">Q </w:t>
      </w:r>
      <w:r w:rsidR="006D1BFB">
        <w:rPr>
          <w:rFonts w:ascii="Times New Roman" w:hAnsi="Times New Roman" w:cs="Times New Roman"/>
          <w:sz w:val="24"/>
        </w:rPr>
        <w:t>inversion, we have found that our relatively simple interventions to prior estimation are eas</w:t>
      </w:r>
      <w:r w:rsidR="007546E8">
        <w:rPr>
          <w:rFonts w:ascii="Times New Roman" w:hAnsi="Times New Roman" w:cs="Times New Roman"/>
          <w:sz w:val="24"/>
        </w:rPr>
        <w:t xml:space="preserve">y </w:t>
      </w:r>
      <w:r w:rsidR="006D1BFB">
        <w:rPr>
          <w:rFonts w:ascii="Times New Roman" w:hAnsi="Times New Roman" w:cs="Times New Roman"/>
          <w:sz w:val="24"/>
        </w:rPr>
        <w:t xml:space="preserve">to integrate into existing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and still yield noteworthy skill improvement</w:t>
      </w:r>
      <w:r w:rsidR="007546E8">
        <w:rPr>
          <w:rFonts w:ascii="Times New Roman" w:hAnsi="Times New Roman" w:cs="Times New Roman"/>
          <w:sz w:val="24"/>
        </w:rPr>
        <w:t xml:space="preserve">, regardless of </w:t>
      </w:r>
      <w:r w:rsidR="00C55191">
        <w:rPr>
          <w:rFonts w:ascii="Times New Roman" w:hAnsi="Times New Roman" w:cs="Times New Roman"/>
          <w:sz w:val="24"/>
        </w:rPr>
        <w:t xml:space="preserve">the </w:t>
      </w:r>
      <w:r w:rsidR="007546E8">
        <w:rPr>
          <w:rFonts w:ascii="Times New Roman" w:hAnsi="Times New Roman" w:cs="Times New Roman"/>
          <w:sz w:val="24"/>
        </w:rPr>
        <w:t>algorithm tested.</w:t>
      </w:r>
    </w:p>
    <w:p w14:paraId="5808E2F9" w14:textId="2463A669" w:rsidR="00FA1B78" w:rsidRDefault="00372F14"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837E5D">
        <w:rPr>
          <w:rFonts w:ascii="Times New Roman" w:hAnsi="Times New Roman" w:cs="Times New Roman"/>
          <w:sz w:val="24"/>
        </w:rPr>
        <w:t xml:space="preserve">he </w:t>
      </w:r>
      <w:r w:rsidR="008E6ADD">
        <w:rPr>
          <w:rFonts w:ascii="Times New Roman" w:hAnsi="Times New Roman" w:cs="Times New Roman"/>
          <w:sz w:val="24"/>
        </w:rPr>
        <w:t>success</w:t>
      </w:r>
      <w:r w:rsidR="00837E5D">
        <w:rPr>
          <w:rFonts w:ascii="Times New Roman" w:hAnsi="Times New Roman" w:cs="Times New Roman"/>
          <w:sz w:val="24"/>
        </w:rPr>
        <w:t xml:space="preserve"> of our interventions in the Mackenzie River basin suggest that </w:t>
      </w:r>
      <w:r w:rsidR="008E6ADD">
        <w:rPr>
          <w:rFonts w:ascii="Times New Roman" w:hAnsi="Times New Roman" w:cs="Times New Roman"/>
          <w:sz w:val="24"/>
        </w:rPr>
        <w:t>this</w:t>
      </w:r>
      <w:r w:rsidR="00837E5D">
        <w:rPr>
          <w:rFonts w:ascii="Times New Roman" w:hAnsi="Times New Roman" w:cs="Times New Roman"/>
          <w:sz w:val="24"/>
        </w:rPr>
        <w:t xml:space="preserve"> approach is </w:t>
      </w:r>
      <w:r w:rsidR="00837E5D" w:rsidRPr="004D4E50">
        <w:rPr>
          <w:rFonts w:ascii="Times New Roman" w:hAnsi="Times New Roman" w:cs="Times New Roman"/>
          <w:sz w:val="24"/>
        </w:rPr>
        <w:t>global</w:t>
      </w:r>
      <w:r w:rsidR="00837E5D">
        <w:rPr>
          <w:rFonts w:ascii="Times New Roman" w:hAnsi="Times New Roman" w:cs="Times New Roman"/>
          <w:sz w:val="24"/>
        </w:rPr>
        <w:t>ly</w:t>
      </w:r>
      <w:r w:rsidR="00837E5D" w:rsidRPr="004D4E50">
        <w:rPr>
          <w:rFonts w:ascii="Times New Roman" w:hAnsi="Times New Roman" w:cs="Times New Roman"/>
          <w:sz w:val="24"/>
        </w:rPr>
        <w:t xml:space="preserve"> implementab</w:t>
      </w:r>
      <w:r w:rsidR="00837E5D">
        <w:rPr>
          <w:rFonts w:ascii="Times New Roman" w:hAnsi="Times New Roman" w:cs="Times New Roman"/>
          <w:sz w:val="24"/>
        </w:rPr>
        <w:t>le</w:t>
      </w:r>
      <w:r w:rsidR="00837E5D" w:rsidRPr="004D4E50">
        <w:rPr>
          <w:rFonts w:ascii="Times New Roman" w:hAnsi="Times New Roman" w:cs="Times New Roman"/>
          <w:sz w:val="24"/>
        </w:rPr>
        <w:t xml:space="preserve">.  </w:t>
      </w:r>
      <w:r>
        <w:rPr>
          <w:rFonts w:ascii="Times New Roman" w:hAnsi="Times New Roman" w:cs="Times New Roman"/>
          <w:sz w:val="24"/>
        </w:rPr>
        <w:t xml:space="preserve">BAM showed poor </w:t>
      </w:r>
      <w:r w:rsidR="00FA1B78">
        <w:rPr>
          <w:rFonts w:ascii="Times New Roman" w:hAnsi="Times New Roman" w:cs="Times New Roman"/>
          <w:sz w:val="24"/>
        </w:rPr>
        <w:t>performance</w:t>
      </w:r>
      <w:r>
        <w:rPr>
          <w:rFonts w:ascii="Times New Roman" w:hAnsi="Times New Roman" w:cs="Times New Roman"/>
          <w:sz w:val="24"/>
        </w:rPr>
        <w:t xml:space="preserve"> in the basin</w:t>
      </w:r>
      <w:r w:rsidR="00FA1B78">
        <w:rPr>
          <w:rFonts w:ascii="Times New Roman" w:hAnsi="Times New Roman" w:cs="Times New Roman"/>
          <w:sz w:val="24"/>
        </w:rPr>
        <w:t xml:space="preserve">, but this was significantly improved when implementing </w:t>
      </w:r>
      <w:proofErr w:type="spellStart"/>
      <w:r w:rsidR="00FA1B78">
        <w:rPr>
          <w:rFonts w:ascii="Times New Roman" w:hAnsi="Times New Roman" w:cs="Times New Roman"/>
          <w:sz w:val="24"/>
        </w:rPr>
        <w:t>geoBAM</w:t>
      </w:r>
      <w:proofErr w:type="spellEnd"/>
      <w:r w:rsidR="00FA1B78">
        <w:rPr>
          <w:rFonts w:ascii="Times New Roman" w:hAnsi="Times New Roman" w:cs="Times New Roman"/>
          <w:sz w:val="24"/>
        </w:rPr>
        <w:t xml:space="preserve">.  </w:t>
      </w:r>
      <w:r w:rsidR="00FA1B78" w:rsidRPr="00FA1B78">
        <w:rPr>
          <w:rFonts w:ascii="Times New Roman" w:hAnsi="Times New Roman" w:cs="Times New Roman"/>
          <w:sz w:val="24"/>
        </w:rPr>
        <w:t xml:space="preserve">This is </w:t>
      </w:r>
      <w:r>
        <w:rPr>
          <w:rFonts w:ascii="Times New Roman" w:hAnsi="Times New Roman" w:cs="Times New Roman"/>
          <w:sz w:val="24"/>
        </w:rPr>
        <w:t>noteworthy</w:t>
      </w:r>
      <w:r w:rsidR="00FA1B78">
        <w:rPr>
          <w:rFonts w:ascii="Times New Roman" w:hAnsi="Times New Roman" w:cs="Times New Roman"/>
          <w:sz w:val="24"/>
        </w:rPr>
        <w:t xml:space="preserve"> as all </w:t>
      </w:r>
      <w:r w:rsidR="00FA1B78" w:rsidRPr="00FA1B78">
        <w:rPr>
          <w:rFonts w:ascii="Times New Roman" w:hAnsi="Times New Roman" w:cs="Times New Roman"/>
          <w:sz w:val="24"/>
        </w:rPr>
        <w:t xml:space="preserve">reaches </w:t>
      </w:r>
      <w:r w:rsidR="00FA1B78">
        <w:rPr>
          <w:rFonts w:ascii="Times New Roman" w:hAnsi="Times New Roman" w:cs="Times New Roman"/>
          <w:sz w:val="24"/>
        </w:rPr>
        <w:t>used in this study are in the Arctic</w:t>
      </w:r>
      <w:r w:rsidR="00FA1B78" w:rsidRPr="00FA1B78">
        <w:rPr>
          <w:rFonts w:ascii="Times New Roman" w:hAnsi="Times New Roman" w:cs="Times New Roman"/>
          <w:sz w:val="24"/>
        </w:rPr>
        <w:t xml:space="preserve">, where </w:t>
      </w:r>
      <w:r w:rsidR="00FA1B78">
        <w:rPr>
          <w:rFonts w:ascii="Times New Roman" w:hAnsi="Times New Roman" w:cs="Times New Roman"/>
          <w:sz w:val="24"/>
        </w:rPr>
        <w:t xml:space="preserve">our training data is supposedly unrepresentative </w:t>
      </w:r>
      <w:r w:rsidR="007A2EFC">
        <w:rPr>
          <w:rFonts w:ascii="Times New Roman" w:hAnsi="Times New Roman" w:cs="Times New Roman"/>
          <w:sz w:val="24"/>
        </w:rPr>
        <w:t>(</w:t>
      </w:r>
      <w:r w:rsidR="00FA1B78">
        <w:rPr>
          <w:rFonts w:ascii="Times New Roman" w:hAnsi="Times New Roman" w:cs="Times New Roman"/>
          <w:sz w:val="24"/>
        </w:rPr>
        <w:t>none of the field measurements were made in the Arctic</w:t>
      </w:r>
      <w:r w:rsidR="00D258ED">
        <w:rPr>
          <w:rFonts w:ascii="Times New Roman" w:hAnsi="Times New Roman" w:cs="Times New Roman"/>
          <w:sz w:val="24"/>
        </w:rPr>
        <w:t>/</w:t>
      </w:r>
      <w:r w:rsidR="00FA1B78">
        <w:rPr>
          <w:rFonts w:ascii="Times New Roman" w:hAnsi="Times New Roman" w:cs="Times New Roman"/>
          <w:sz w:val="24"/>
        </w:rPr>
        <w:t>Subarctic</w:t>
      </w:r>
      <w:r w:rsidR="004F57D7">
        <w:rPr>
          <w:rFonts w:ascii="Times New Roman" w:hAnsi="Times New Roman" w:cs="Times New Roman"/>
          <w:sz w:val="24"/>
        </w:rPr>
        <w:t>)</w:t>
      </w:r>
      <w:r w:rsidR="00FA1B78">
        <w:rPr>
          <w:rFonts w:ascii="Times New Roman" w:hAnsi="Times New Roman" w:cs="Times New Roman"/>
          <w:sz w:val="24"/>
        </w:rPr>
        <w:t xml:space="preserve">.  </w:t>
      </w:r>
      <w:r w:rsidR="00EA10D9">
        <w:rPr>
          <w:rFonts w:ascii="Times New Roman" w:hAnsi="Times New Roman" w:cs="Times New Roman"/>
          <w:sz w:val="24"/>
        </w:rPr>
        <w:t xml:space="preserve">Further, Feng et al. (2019)’s method </w:t>
      </w:r>
      <w:r w:rsidR="00B543B8">
        <w:rPr>
          <w:rFonts w:ascii="Times New Roman" w:hAnsi="Times New Roman" w:cs="Times New Roman"/>
          <w:sz w:val="24"/>
        </w:rPr>
        <w:t>for</w:t>
      </w:r>
      <w:r w:rsidR="00EA10D9">
        <w:rPr>
          <w:rFonts w:ascii="Times New Roman" w:hAnsi="Times New Roman" w:cs="Times New Roman"/>
          <w:sz w:val="24"/>
        </w:rPr>
        <w:t xml:space="preserve"> running BAM yielded acceptable </w:t>
      </w:r>
      <w:r w:rsidR="00EA10D9">
        <w:rPr>
          <w:rFonts w:ascii="Times New Roman" w:hAnsi="Times New Roman" w:cs="Times New Roman"/>
          <w:i/>
          <w:iCs/>
          <w:sz w:val="24"/>
        </w:rPr>
        <w:t xml:space="preserve">Q </w:t>
      </w:r>
      <w:r w:rsidR="00EA10D9">
        <w:rPr>
          <w:rFonts w:ascii="Times New Roman" w:hAnsi="Times New Roman" w:cs="Times New Roman"/>
          <w:sz w:val="24"/>
        </w:rPr>
        <w:t>estimation in the narrowest rivers to date</w:t>
      </w:r>
      <w:r w:rsidR="00B543B8">
        <w:rPr>
          <w:rFonts w:ascii="Times New Roman" w:hAnsi="Times New Roman" w:cs="Times New Roman"/>
          <w:sz w:val="24"/>
        </w:rPr>
        <w:t xml:space="preserve"> with no</w:t>
      </w:r>
      <w:r w:rsidR="006406D9">
        <w:rPr>
          <w:rFonts w:ascii="Times New Roman" w:hAnsi="Times New Roman" w:cs="Times New Roman"/>
          <w:sz w:val="24"/>
        </w:rPr>
        <w:t xml:space="preserve"> </w:t>
      </w:r>
      <w:r w:rsidR="006406D9">
        <w:rPr>
          <w:rFonts w:ascii="Times New Roman" w:hAnsi="Times New Roman" w:cs="Times New Roman"/>
          <w:i/>
          <w:sz w:val="24"/>
        </w:rPr>
        <w:t>in situ</w:t>
      </w:r>
      <w:r w:rsidR="00B543B8">
        <w:rPr>
          <w:rFonts w:ascii="Times New Roman" w:hAnsi="Times New Roman" w:cs="Times New Roman"/>
          <w:sz w:val="24"/>
        </w:rPr>
        <w:t xml:space="preserve"> calibration</w:t>
      </w:r>
      <w:r w:rsidR="00EA10D9">
        <w:rPr>
          <w:rFonts w:ascii="Times New Roman" w:hAnsi="Times New Roman" w:cs="Times New Roman"/>
          <w:sz w:val="24"/>
        </w:rPr>
        <w:t>; here we show that a</w:t>
      </w:r>
      <w:r w:rsidR="0032640C">
        <w:rPr>
          <w:rFonts w:ascii="Times New Roman" w:hAnsi="Times New Roman" w:cs="Times New Roman"/>
          <w:sz w:val="24"/>
        </w:rPr>
        <w:t xml:space="preserve"> similar </w:t>
      </w:r>
      <w:r w:rsidR="00EA10D9">
        <w:rPr>
          <w:rFonts w:ascii="Times New Roman" w:hAnsi="Times New Roman" w:cs="Times New Roman"/>
          <w:sz w:val="24"/>
        </w:rPr>
        <w:t xml:space="preserve">approach </w:t>
      </w:r>
      <w:r w:rsidR="0032640C">
        <w:rPr>
          <w:rFonts w:ascii="Times New Roman" w:hAnsi="Times New Roman" w:cs="Times New Roman"/>
          <w:sz w:val="24"/>
        </w:rPr>
        <w:t xml:space="preserve">aimed at global </w:t>
      </w:r>
      <w:r w:rsidR="0032640C">
        <w:rPr>
          <w:rFonts w:ascii="Times New Roman" w:hAnsi="Times New Roman" w:cs="Times New Roman"/>
          <w:i/>
          <w:iCs/>
          <w:sz w:val="24"/>
        </w:rPr>
        <w:t xml:space="preserve">Q </w:t>
      </w:r>
      <w:r w:rsidR="0032640C">
        <w:rPr>
          <w:rFonts w:ascii="Times New Roman" w:hAnsi="Times New Roman" w:cs="Times New Roman"/>
          <w:sz w:val="24"/>
        </w:rPr>
        <w:t xml:space="preserve">estimation </w:t>
      </w:r>
      <w:r w:rsidR="00EA10D9">
        <w:rPr>
          <w:rFonts w:ascii="Times New Roman" w:hAnsi="Times New Roman" w:cs="Times New Roman"/>
          <w:sz w:val="24"/>
        </w:rPr>
        <w:t xml:space="preserve">can be run using </w:t>
      </w:r>
      <w:proofErr w:type="spellStart"/>
      <w:r w:rsidR="00EA10D9">
        <w:rPr>
          <w:rFonts w:ascii="Times New Roman" w:hAnsi="Times New Roman" w:cs="Times New Roman"/>
          <w:sz w:val="24"/>
        </w:rPr>
        <w:t>geoBAM</w:t>
      </w:r>
      <w:proofErr w:type="spellEnd"/>
      <w:r w:rsidR="00721964">
        <w:rPr>
          <w:rFonts w:ascii="Times New Roman" w:hAnsi="Times New Roman" w:cs="Times New Roman"/>
          <w:sz w:val="24"/>
        </w:rPr>
        <w:t xml:space="preserve"> and yield </w:t>
      </w:r>
      <w:r w:rsidR="00FA1B78">
        <w:rPr>
          <w:rFonts w:ascii="Times New Roman" w:hAnsi="Times New Roman" w:cs="Times New Roman"/>
          <w:sz w:val="24"/>
        </w:rPr>
        <w:t>a strong result</w:t>
      </w:r>
      <w:r w:rsidR="00721964">
        <w:rPr>
          <w:rFonts w:ascii="Times New Roman" w:hAnsi="Times New Roman" w:cs="Times New Roman"/>
          <w:sz w:val="24"/>
        </w:rPr>
        <w:t>,</w:t>
      </w:r>
      <w:r w:rsidR="0032640C">
        <w:rPr>
          <w:rFonts w:ascii="Times New Roman" w:hAnsi="Times New Roman" w:cs="Times New Roman"/>
          <w:sz w:val="24"/>
        </w:rPr>
        <w:t xml:space="preserve"> corroborating</w:t>
      </w:r>
      <w:r w:rsidR="00FA1B78">
        <w:rPr>
          <w:rFonts w:ascii="Times New Roman" w:hAnsi="Times New Roman" w:cs="Times New Roman"/>
          <w:sz w:val="24"/>
        </w:rPr>
        <w:t xml:space="preserve"> the argument for using </w:t>
      </w:r>
      <w:r w:rsidR="00EA10D9">
        <w:rPr>
          <w:rFonts w:ascii="Times New Roman" w:hAnsi="Times New Roman" w:cs="Times New Roman"/>
          <w:sz w:val="24"/>
        </w:rPr>
        <w:t xml:space="preserve">both these prior estimation and remote </w:t>
      </w:r>
      <w:r w:rsidR="00EA10D9">
        <w:rPr>
          <w:rFonts w:ascii="Times New Roman" w:hAnsi="Times New Roman" w:cs="Times New Roman"/>
          <w:i/>
          <w:iCs/>
          <w:sz w:val="24"/>
        </w:rPr>
        <w:t xml:space="preserve">W </w:t>
      </w:r>
      <w:r w:rsidR="00EA10D9">
        <w:rPr>
          <w:rFonts w:ascii="Times New Roman" w:hAnsi="Times New Roman" w:cs="Times New Roman"/>
          <w:sz w:val="24"/>
        </w:rPr>
        <w:t xml:space="preserve">extraction methods </w:t>
      </w:r>
      <w:r w:rsidR="00FA1B78">
        <w:rPr>
          <w:rFonts w:ascii="Times New Roman" w:hAnsi="Times New Roman" w:cs="Times New Roman"/>
          <w:sz w:val="24"/>
        </w:rPr>
        <w:t>in global applications</w:t>
      </w:r>
      <w:r w:rsidR="00EA10D9">
        <w:rPr>
          <w:rFonts w:ascii="Times New Roman" w:hAnsi="Times New Roman" w:cs="Times New Roman"/>
          <w:sz w:val="24"/>
        </w:rPr>
        <w:t xml:space="preserve">.  This </w:t>
      </w:r>
      <w:r w:rsidR="00F35F8A">
        <w:rPr>
          <w:rFonts w:ascii="Times New Roman" w:hAnsi="Times New Roman" w:cs="Times New Roman"/>
          <w:sz w:val="24"/>
        </w:rPr>
        <w:t xml:space="preserve">result </w:t>
      </w:r>
      <w:r w:rsidR="00CC0B73">
        <w:rPr>
          <w:rFonts w:ascii="Times New Roman" w:hAnsi="Times New Roman" w:cs="Times New Roman"/>
          <w:sz w:val="24"/>
        </w:rPr>
        <w:t xml:space="preserve">functionally </w:t>
      </w:r>
      <w:r w:rsidR="00EA10D9" w:rsidRPr="004D4E50">
        <w:rPr>
          <w:rFonts w:ascii="Times New Roman" w:hAnsi="Times New Roman" w:cs="Times New Roman"/>
          <w:sz w:val="24"/>
        </w:rPr>
        <w:t xml:space="preserve">opens the door for </w:t>
      </w:r>
      <w:proofErr w:type="spellStart"/>
      <w:r w:rsidR="00EA10D9" w:rsidRPr="004D4E50">
        <w:rPr>
          <w:rFonts w:ascii="Times New Roman" w:hAnsi="Times New Roman" w:cs="Times New Roman"/>
          <w:sz w:val="24"/>
        </w:rPr>
        <w:t>geomorphically</w:t>
      </w:r>
      <w:proofErr w:type="spellEnd"/>
      <w:r w:rsidR="00EA10D9" w:rsidRPr="004D4E50">
        <w:rPr>
          <w:rFonts w:ascii="Times New Roman" w:hAnsi="Times New Roman" w:cs="Times New Roman"/>
          <w:sz w:val="24"/>
        </w:rPr>
        <w:t xml:space="preserve">-informed </w:t>
      </w:r>
      <w:r w:rsidR="00CC0B73">
        <w:rPr>
          <w:rFonts w:ascii="Times New Roman" w:hAnsi="Times New Roman" w:cs="Times New Roman"/>
          <w:i/>
          <w:iCs/>
          <w:sz w:val="24"/>
        </w:rPr>
        <w:t>Q</w:t>
      </w:r>
      <w:r w:rsidR="00EA10D9" w:rsidRPr="004D4E50">
        <w:rPr>
          <w:rFonts w:ascii="Times New Roman" w:hAnsi="Times New Roman" w:cs="Times New Roman"/>
          <w:sz w:val="24"/>
        </w:rPr>
        <w:t xml:space="preserve"> estimation </w:t>
      </w:r>
      <w:r w:rsidR="00DF6361">
        <w:rPr>
          <w:rFonts w:ascii="Times New Roman" w:hAnsi="Times New Roman" w:cs="Times New Roman"/>
          <w:sz w:val="24"/>
        </w:rPr>
        <w:t xml:space="preserve">across </w:t>
      </w:r>
      <w:r w:rsidR="002B71D8">
        <w:rPr>
          <w:rFonts w:ascii="Times New Roman" w:hAnsi="Times New Roman" w:cs="Times New Roman"/>
          <w:sz w:val="24"/>
        </w:rPr>
        <w:t>global-scale river networks.</w:t>
      </w:r>
    </w:p>
    <w:p w14:paraId="096CD1CD" w14:textId="76DE0778" w:rsidR="00531790" w:rsidRPr="00531790" w:rsidRDefault="00531790"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interesting that </w:t>
      </w:r>
      <w:r w:rsidR="0013038D">
        <w:rPr>
          <w:rFonts w:ascii="Times New Roman" w:hAnsi="Times New Roman" w:cs="Times New Roman"/>
          <w:sz w:val="24"/>
        </w:rPr>
        <w:t>substantial</w:t>
      </w:r>
      <w:r>
        <w:rPr>
          <w:rFonts w:ascii="Times New Roman" w:hAnsi="Times New Roman" w:cs="Times New Roman"/>
          <w:sz w:val="24"/>
        </w:rPr>
        <w:t xml:space="preserve"> performance improvement</w:t>
      </w:r>
      <w:r w:rsidR="00355281">
        <w:rPr>
          <w:rFonts w:ascii="Times New Roman" w:hAnsi="Times New Roman" w:cs="Times New Roman"/>
          <w:sz w:val="24"/>
        </w:rPr>
        <w:t xml:space="preserve">, for the SWOT-simulated </w:t>
      </w:r>
      <w:proofErr w:type="gramStart"/>
      <w:r w:rsidR="00355281">
        <w:rPr>
          <w:rFonts w:ascii="Times New Roman" w:hAnsi="Times New Roman" w:cs="Times New Roman"/>
          <w:sz w:val="24"/>
        </w:rPr>
        <w:t>rivers</w:t>
      </w:r>
      <w:proofErr w:type="gramEnd"/>
      <w:r w:rsidR="00355281">
        <w:rPr>
          <w:rFonts w:ascii="Times New Roman" w:hAnsi="Times New Roman" w:cs="Times New Roman"/>
          <w:sz w:val="24"/>
        </w:rPr>
        <w:t>,</w:t>
      </w:r>
      <w:r>
        <w:rPr>
          <w:rFonts w:ascii="Times New Roman" w:hAnsi="Times New Roman" w:cs="Times New Roman"/>
          <w:sz w:val="24"/>
        </w:rPr>
        <w:t xml:space="preserve"> is largely limited to NSE, and not NRMSE, RRMSE, or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RRMSE and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generally track together and are easily inflated due to errors in </w:t>
      </w:r>
      <w:proofErr w:type="spellStart"/>
      <w:r>
        <w:rPr>
          <w:rFonts w:ascii="Times New Roman" w:hAnsi="Times New Roman" w:cs="Times New Roman"/>
          <w:sz w:val="24"/>
        </w:rPr>
        <w:t>baseflow</w:t>
      </w:r>
      <w:proofErr w:type="spellEnd"/>
      <w:r>
        <w:rPr>
          <w:rFonts w:ascii="Times New Roman" w:hAnsi="Times New Roman" w:cs="Times New Roman"/>
          <w:sz w:val="24"/>
        </w:rPr>
        <w:t xml:space="preserve"> prediction. In the SWOT-</w:t>
      </w:r>
      <w:r w:rsidR="00585FC2">
        <w:rPr>
          <w:rFonts w:ascii="Times New Roman" w:hAnsi="Times New Roman" w:cs="Times New Roman"/>
          <w:sz w:val="24"/>
        </w:rPr>
        <w:t>simulated hydrographs</w:t>
      </w:r>
      <w:r>
        <w:rPr>
          <w:rFonts w:ascii="Times New Roman" w:hAnsi="Times New Roman" w:cs="Times New Roman"/>
          <w:sz w:val="24"/>
        </w:rPr>
        <w:t xml:space="preserve">, we observe that our interventions alter </w:t>
      </w:r>
      <w:proofErr w:type="spellStart"/>
      <w:r>
        <w:rPr>
          <w:rFonts w:ascii="Times New Roman" w:hAnsi="Times New Roman" w:cs="Times New Roman"/>
          <w:sz w:val="24"/>
        </w:rPr>
        <w:t>baseflow</w:t>
      </w:r>
      <w:proofErr w:type="spellEnd"/>
      <w:r>
        <w:rPr>
          <w:rFonts w:ascii="Times New Roman" w:hAnsi="Times New Roman" w:cs="Times New Roman"/>
          <w:sz w:val="24"/>
        </w:rPr>
        <w:t xml:space="preserve"> predictions very little, and so it is </w:t>
      </w:r>
      <w:r>
        <w:rPr>
          <w:rFonts w:ascii="Times New Roman" w:hAnsi="Times New Roman" w:cs="Times New Roman"/>
          <w:sz w:val="24"/>
        </w:rPr>
        <w:lastRenderedPageBreak/>
        <w:t xml:space="preserve">likely that these two metrics do not change much as </w:t>
      </w:r>
      <w:proofErr w:type="spellStart"/>
      <w:r>
        <w:rPr>
          <w:rFonts w:ascii="Times New Roman" w:hAnsi="Times New Roman" w:cs="Times New Roman"/>
          <w:sz w:val="24"/>
        </w:rPr>
        <w:t>baseflow</w:t>
      </w:r>
      <w:proofErr w:type="spellEnd"/>
      <w:r>
        <w:rPr>
          <w:rFonts w:ascii="Times New Roman" w:hAnsi="Times New Roman" w:cs="Times New Roman"/>
          <w:sz w:val="24"/>
        </w:rPr>
        <w:t xml:space="preserve"> prediction has changed very little.  Because our interventions have </w:t>
      </w:r>
      <w:r w:rsidR="00620AB7">
        <w:rPr>
          <w:rFonts w:ascii="Times New Roman" w:hAnsi="Times New Roman" w:cs="Times New Roman"/>
          <w:sz w:val="24"/>
        </w:rPr>
        <w:t>primarily</w:t>
      </w:r>
      <w:r>
        <w:rPr>
          <w:rFonts w:ascii="Times New Roman" w:hAnsi="Times New Roman" w:cs="Times New Roman"/>
          <w:sz w:val="24"/>
        </w:rPr>
        <w:t xml:space="preserve"> addressed magnitude issues with priors (i.e. big rivers should not have </w:t>
      </w:r>
      <w:r>
        <w:rPr>
          <w:rFonts w:ascii="Times New Roman" w:hAnsi="Times New Roman" w:cs="Times New Roman"/>
          <w:i/>
          <w:iCs/>
          <w:sz w:val="24"/>
        </w:rPr>
        <w:t>A</w:t>
      </w:r>
      <w:r>
        <w:rPr>
          <w:rFonts w:ascii="Times New Roman" w:hAnsi="Times New Roman" w:cs="Times New Roman"/>
          <w:i/>
          <w:iCs/>
          <w:sz w:val="24"/>
          <w:vertAlign w:val="subscript"/>
        </w:rPr>
        <w:t>0</w:t>
      </w:r>
      <w:r w:rsidR="000E25B7">
        <w:rPr>
          <w:rFonts w:ascii="Times New Roman" w:hAnsi="Times New Roman" w:cs="Times New Roman"/>
          <w:sz w:val="24"/>
        </w:rPr>
        <w:t xml:space="preserve"> bounds of 1</w:t>
      </w:r>
      <w:r>
        <w:rPr>
          <w:rFonts w:ascii="Times New Roman" w:hAnsi="Times New Roman" w:cs="Times New Roman"/>
          <w:sz w:val="24"/>
        </w:rPr>
        <w:t>0m</w:t>
      </w:r>
      <w:r>
        <w:rPr>
          <w:rFonts w:ascii="Times New Roman" w:hAnsi="Times New Roman" w:cs="Times New Roman"/>
          <w:sz w:val="24"/>
          <w:vertAlign w:val="superscript"/>
        </w:rPr>
        <w:t>2</w:t>
      </w:r>
      <w:r w:rsidR="00990466">
        <w:rPr>
          <w:rFonts w:ascii="Times New Roman" w:hAnsi="Times New Roman" w:cs="Times New Roman"/>
          <w:sz w:val="24"/>
        </w:rPr>
        <w:t xml:space="preserve"> as they might in BAM </w:t>
      </w:r>
      <w:r w:rsidR="00620AB7">
        <w:rPr>
          <w:rFonts w:ascii="Times New Roman" w:hAnsi="Times New Roman" w:cs="Times New Roman"/>
          <w:sz w:val="24"/>
        </w:rPr>
        <w:t xml:space="preserve">but will not in </w:t>
      </w:r>
      <w:proofErr w:type="spellStart"/>
      <w:r w:rsidR="00620AB7">
        <w:rPr>
          <w:rFonts w:ascii="Times New Roman" w:hAnsi="Times New Roman" w:cs="Times New Roman"/>
          <w:sz w:val="24"/>
        </w:rPr>
        <w:t>geoBAM</w:t>
      </w:r>
      <w:proofErr w:type="spellEnd"/>
      <w:r>
        <w:rPr>
          <w:rFonts w:ascii="Times New Roman" w:hAnsi="Times New Roman" w:cs="Times New Roman"/>
          <w:sz w:val="24"/>
        </w:rPr>
        <w:t>), we see significant improvement in</w:t>
      </w:r>
      <w:r w:rsidR="00990466">
        <w:rPr>
          <w:rFonts w:ascii="Times New Roman" w:hAnsi="Times New Roman" w:cs="Times New Roman"/>
          <w:sz w:val="24"/>
        </w:rPr>
        <w:t xml:space="preserve"> NSE as </w:t>
      </w:r>
      <w:r w:rsidR="00FF7856">
        <w:rPr>
          <w:rFonts w:ascii="Times New Roman" w:hAnsi="Times New Roman" w:cs="Times New Roman"/>
          <w:sz w:val="24"/>
        </w:rPr>
        <w:t xml:space="preserve">error due to </w:t>
      </w:r>
      <w:r w:rsidR="00990466">
        <w:rPr>
          <w:rFonts w:ascii="Times New Roman" w:hAnsi="Times New Roman" w:cs="Times New Roman"/>
          <w:i/>
          <w:sz w:val="24"/>
        </w:rPr>
        <w:t xml:space="preserve">Q </w:t>
      </w:r>
      <w:r w:rsidR="00990466">
        <w:rPr>
          <w:rFonts w:ascii="Times New Roman" w:hAnsi="Times New Roman" w:cs="Times New Roman"/>
          <w:sz w:val="24"/>
        </w:rPr>
        <w:t xml:space="preserve">magnitude </w:t>
      </w:r>
      <w:r w:rsidR="00FF7856">
        <w:rPr>
          <w:rFonts w:ascii="Times New Roman" w:hAnsi="Times New Roman" w:cs="Times New Roman"/>
          <w:sz w:val="24"/>
        </w:rPr>
        <w:t xml:space="preserve">differences </w:t>
      </w:r>
      <w:r w:rsidR="00990466">
        <w:rPr>
          <w:rFonts w:ascii="Times New Roman" w:hAnsi="Times New Roman" w:cs="Times New Roman"/>
          <w:sz w:val="24"/>
        </w:rPr>
        <w:t>is reduced</w:t>
      </w:r>
      <w:r>
        <w:rPr>
          <w:rFonts w:ascii="Times New Roman" w:hAnsi="Times New Roman" w:cs="Times New Roman"/>
          <w:sz w:val="24"/>
        </w:rPr>
        <w:t>.</w:t>
      </w:r>
      <w:r w:rsidR="00E21697">
        <w:rPr>
          <w:rFonts w:ascii="Times New Roman" w:hAnsi="Times New Roman" w:cs="Times New Roman"/>
          <w:sz w:val="24"/>
        </w:rPr>
        <w:t xml:space="preserve"> This is </w:t>
      </w:r>
      <w:r w:rsidR="00D42478">
        <w:rPr>
          <w:rFonts w:ascii="Times New Roman" w:hAnsi="Times New Roman" w:cs="Times New Roman"/>
          <w:sz w:val="24"/>
        </w:rPr>
        <w:t>corroborated</w:t>
      </w:r>
      <w:r w:rsidR="00E21697">
        <w:rPr>
          <w:rFonts w:ascii="Times New Roman" w:hAnsi="Times New Roman" w:cs="Times New Roman"/>
          <w:sz w:val="24"/>
        </w:rPr>
        <w:t xml:space="preserve"> by studying the hydrographs in Figures 8 and </w:t>
      </w:r>
      <w:proofErr w:type="spellStart"/>
      <w:r w:rsidR="00E21697">
        <w:rPr>
          <w:rFonts w:ascii="Times New Roman" w:hAnsi="Times New Roman" w:cs="Times New Roman"/>
          <w:sz w:val="24"/>
        </w:rPr>
        <w:t>Sx</w:t>
      </w:r>
      <w:proofErr w:type="spellEnd"/>
      <w:r w:rsidR="00E21697">
        <w:rPr>
          <w:rFonts w:ascii="Times New Roman" w:hAnsi="Times New Roman" w:cs="Times New Roman"/>
          <w:sz w:val="24"/>
        </w:rPr>
        <w:t>.</w:t>
      </w:r>
    </w:p>
    <w:p w14:paraId="5D4EAA1B" w14:textId="0BC36FD8" w:rsidR="00520FFF" w:rsidRDefault="00FB6EB6" w:rsidP="00520FFF">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w:t>
      </w:r>
      <w:r w:rsidR="00567B65" w:rsidRPr="00896F5B">
        <w:rPr>
          <w:rFonts w:ascii="Times New Roman" w:hAnsi="Times New Roman" w:cs="Times New Roman"/>
          <w:sz w:val="24"/>
        </w:rPr>
        <w:t>e found that classification will yield improvements if classes are assigned correctly</w:t>
      </w:r>
      <w:r w:rsidR="00BC0AF1">
        <w:rPr>
          <w:rFonts w:ascii="Times New Roman" w:hAnsi="Times New Roman" w:cs="Times New Roman"/>
          <w:sz w:val="24"/>
        </w:rPr>
        <w:t>, but significantly degrade performance if classified poorly</w:t>
      </w:r>
      <w:r w:rsidR="00567B65" w:rsidRPr="00896F5B">
        <w:rPr>
          <w:rFonts w:ascii="Times New Roman" w:hAnsi="Times New Roman" w:cs="Times New Roman"/>
          <w:sz w:val="24"/>
        </w:rPr>
        <w:t xml:space="preserve">. </w:t>
      </w:r>
      <w:r>
        <w:rPr>
          <w:rFonts w:ascii="Times New Roman" w:hAnsi="Times New Roman" w:cs="Times New Roman"/>
          <w:sz w:val="24"/>
        </w:rPr>
        <w:t xml:space="preserve"> </w:t>
      </w:r>
      <w:r w:rsidR="00567B65" w:rsidRPr="00896F5B">
        <w:rPr>
          <w:rFonts w:ascii="Times New Roman" w:hAnsi="Times New Roman" w:cs="Times New Roman"/>
          <w:sz w:val="24"/>
        </w:rPr>
        <w:t xml:space="preserve">Because we </w:t>
      </w:r>
      <w:r w:rsidR="00DB2B39">
        <w:rPr>
          <w:rFonts w:ascii="Times New Roman" w:hAnsi="Times New Roman" w:cs="Times New Roman"/>
          <w:sz w:val="24"/>
        </w:rPr>
        <w:t>reduce</w:t>
      </w:r>
      <w:r w:rsidR="00567B65" w:rsidRPr="00896F5B">
        <w:rPr>
          <w:rFonts w:ascii="Times New Roman" w:hAnsi="Times New Roman" w:cs="Times New Roman"/>
          <w:sz w:val="24"/>
        </w:rPr>
        <w:t xml:space="preserve"> priors to look-up tables, if the </w:t>
      </w:r>
      <w:r w:rsidR="00BC0AF1">
        <w:rPr>
          <w:rFonts w:ascii="Times New Roman" w:hAnsi="Times New Roman" w:cs="Times New Roman"/>
          <w:sz w:val="24"/>
        </w:rPr>
        <w:t>‘</w:t>
      </w:r>
      <w:r w:rsidR="00567B65" w:rsidRPr="00896F5B">
        <w:rPr>
          <w:rFonts w:ascii="Times New Roman" w:hAnsi="Times New Roman" w:cs="Times New Roman"/>
          <w:sz w:val="24"/>
        </w:rPr>
        <w:t>wrong</w:t>
      </w:r>
      <w:r w:rsidR="00BC0AF1">
        <w:rPr>
          <w:rFonts w:ascii="Times New Roman" w:hAnsi="Times New Roman" w:cs="Times New Roman"/>
          <w:sz w:val="24"/>
        </w:rPr>
        <w:t>’</w:t>
      </w:r>
      <w:r w:rsidR="00567B65" w:rsidRPr="00896F5B">
        <w:rPr>
          <w:rFonts w:ascii="Times New Roman" w:hAnsi="Times New Roman" w:cs="Times New Roman"/>
          <w:sz w:val="24"/>
        </w:rPr>
        <w:t xml:space="preserve"> prior is assigned then inversion will be </w:t>
      </w:r>
      <w:r>
        <w:rPr>
          <w:rFonts w:ascii="Times New Roman" w:hAnsi="Times New Roman" w:cs="Times New Roman"/>
          <w:sz w:val="24"/>
        </w:rPr>
        <w:t>considerably</w:t>
      </w:r>
      <w:r w:rsidR="00567B65" w:rsidRPr="00896F5B">
        <w:rPr>
          <w:rFonts w:ascii="Times New Roman" w:hAnsi="Times New Roman" w:cs="Times New Roman"/>
          <w:sz w:val="24"/>
        </w:rPr>
        <w:t xml:space="preserve"> off (unlike </w:t>
      </w:r>
      <w:r>
        <w:rPr>
          <w:rFonts w:ascii="Times New Roman" w:hAnsi="Times New Roman" w:cs="Times New Roman"/>
          <w:sz w:val="24"/>
        </w:rPr>
        <w:t>when using a global function</w:t>
      </w:r>
      <w:r w:rsidR="000B5EFC">
        <w:rPr>
          <w:rFonts w:ascii="Times New Roman" w:hAnsi="Times New Roman" w:cs="Times New Roman"/>
          <w:sz w:val="24"/>
        </w:rPr>
        <w:t xml:space="preserve"> where it can be easier to be close to ‘correct’</w:t>
      </w:r>
      <w:r w:rsidR="00567B65" w:rsidRPr="00896F5B">
        <w:rPr>
          <w:rFonts w:ascii="Times New Roman" w:hAnsi="Times New Roman" w:cs="Times New Roman"/>
          <w:sz w:val="24"/>
        </w:rPr>
        <w:t>)</w:t>
      </w:r>
      <w:r w:rsidR="00F90E8A">
        <w:rPr>
          <w:rFonts w:ascii="Times New Roman" w:hAnsi="Times New Roman" w:cs="Times New Roman"/>
          <w:sz w:val="24"/>
        </w:rPr>
        <w:t>.</w:t>
      </w:r>
      <w:r w:rsidR="00E15446">
        <w:rPr>
          <w:rFonts w:ascii="Times New Roman" w:hAnsi="Times New Roman" w:cs="Times New Roman"/>
          <w:b/>
          <w:bCs/>
          <w:sz w:val="24"/>
        </w:rPr>
        <w:t xml:space="preserve">  </w:t>
      </w:r>
      <w:r w:rsidR="00E15446">
        <w:rPr>
          <w:rFonts w:ascii="Times New Roman" w:hAnsi="Times New Roman" w:cs="Times New Roman"/>
          <w:sz w:val="24"/>
        </w:rPr>
        <w:t xml:space="preserve">For example, section 1 of the Ohio </w:t>
      </w:r>
      <w:r w:rsidR="00470A40">
        <w:rPr>
          <w:rFonts w:ascii="Times New Roman" w:hAnsi="Times New Roman" w:cs="Times New Roman"/>
          <w:sz w:val="24"/>
        </w:rPr>
        <w:t>River</w:t>
      </w:r>
      <w:r w:rsidR="00E15446">
        <w:rPr>
          <w:rFonts w:ascii="Times New Roman" w:hAnsi="Times New Roman" w:cs="Times New Roman"/>
          <w:sz w:val="24"/>
        </w:rPr>
        <w:t xml:space="preserve"> had an NSE of 0.13 however after assigning river type</w:t>
      </w:r>
      <w:r w:rsidR="00470A40">
        <w:rPr>
          <w:rFonts w:ascii="Times New Roman" w:hAnsi="Times New Roman" w:cs="Times New Roman"/>
          <w:sz w:val="24"/>
        </w:rPr>
        <w:t xml:space="preserve"> and constraining the priors</w:t>
      </w:r>
      <w:r w:rsidR="00E15446">
        <w:rPr>
          <w:rFonts w:ascii="Times New Roman" w:hAnsi="Times New Roman" w:cs="Times New Roman"/>
          <w:sz w:val="24"/>
        </w:rPr>
        <w:t>, performance degraded to -5.66</w:t>
      </w:r>
      <w:r w:rsidR="00567B65" w:rsidRPr="00896F5B">
        <w:rPr>
          <w:rFonts w:ascii="Times New Roman" w:hAnsi="Times New Roman" w:cs="Times New Roman"/>
          <w:sz w:val="24"/>
        </w:rPr>
        <w:t xml:space="preserve">. </w:t>
      </w:r>
      <w:r w:rsidR="005C5CAF">
        <w:rPr>
          <w:rFonts w:ascii="Times New Roman" w:hAnsi="Times New Roman" w:cs="Times New Roman"/>
          <w:sz w:val="24"/>
        </w:rPr>
        <w:t xml:space="preserve"> </w:t>
      </w:r>
      <w:proofErr w:type="spellStart"/>
      <w:r w:rsidR="00027251">
        <w:rPr>
          <w:rFonts w:ascii="Times New Roman" w:hAnsi="Times New Roman" w:cs="Times New Roman"/>
          <w:sz w:val="24"/>
        </w:rPr>
        <w:t>Andreadis</w:t>
      </w:r>
      <w:proofErr w:type="spellEnd"/>
      <w:r w:rsidR="00027251">
        <w:rPr>
          <w:rFonts w:ascii="Times New Roman" w:hAnsi="Times New Roman" w:cs="Times New Roman"/>
          <w:sz w:val="24"/>
        </w:rPr>
        <w:t xml:space="preserve"> et al. (</w:t>
      </w:r>
      <w:r w:rsidR="00027251">
        <w:rPr>
          <w:rFonts w:ascii="Times New Roman" w:hAnsi="Times New Roman" w:cs="Times New Roman"/>
          <w:i/>
          <w:iCs/>
          <w:sz w:val="24"/>
        </w:rPr>
        <w:t xml:space="preserve">in </w:t>
      </w:r>
      <w:r w:rsidR="00027251" w:rsidRPr="00027251">
        <w:rPr>
          <w:rFonts w:ascii="Times New Roman" w:hAnsi="Times New Roman" w:cs="Times New Roman"/>
          <w:i/>
          <w:iCs/>
          <w:sz w:val="24"/>
        </w:rPr>
        <w:t>review</w:t>
      </w:r>
      <w:r w:rsidR="00027251">
        <w:rPr>
          <w:rFonts w:ascii="Times New Roman" w:hAnsi="Times New Roman" w:cs="Times New Roman"/>
          <w:sz w:val="24"/>
        </w:rPr>
        <w:t>) found a similar result when their planform classification ‘misclassified’ the same Wabash and St. Lawrence Downstream rivers</w:t>
      </w:r>
      <w:r w:rsidR="006515A8">
        <w:rPr>
          <w:rFonts w:ascii="Times New Roman" w:hAnsi="Times New Roman" w:cs="Times New Roman"/>
          <w:sz w:val="24"/>
        </w:rPr>
        <w:t xml:space="preserve"> used in this study</w:t>
      </w:r>
      <w:r w:rsidR="006005DA">
        <w:rPr>
          <w:rFonts w:ascii="Times New Roman" w:hAnsi="Times New Roman" w:cs="Times New Roman"/>
          <w:sz w:val="24"/>
        </w:rPr>
        <w:t>; however</w:t>
      </w:r>
      <w:r w:rsidR="00497352">
        <w:rPr>
          <w:rFonts w:ascii="Times New Roman" w:hAnsi="Times New Roman" w:cs="Times New Roman"/>
          <w:sz w:val="24"/>
        </w:rPr>
        <w:t xml:space="preserve"> in this study</w:t>
      </w:r>
      <w:r w:rsidR="006005DA">
        <w:rPr>
          <w:rFonts w:ascii="Times New Roman" w:hAnsi="Times New Roman" w:cs="Times New Roman"/>
          <w:sz w:val="24"/>
        </w:rPr>
        <w:t>, both of these rivers were well-modeled by our classification and exhibited little performance degradation</w:t>
      </w:r>
      <w:r w:rsidR="00027251">
        <w:rPr>
          <w:rFonts w:ascii="Times New Roman" w:hAnsi="Times New Roman" w:cs="Times New Roman"/>
          <w:sz w:val="24"/>
        </w:rPr>
        <w:t xml:space="preserve">.  </w:t>
      </w:r>
      <w:r w:rsidR="003F327E" w:rsidRPr="00027251">
        <w:rPr>
          <w:rFonts w:ascii="Times New Roman" w:hAnsi="Times New Roman" w:cs="Times New Roman"/>
          <w:sz w:val="24"/>
        </w:rPr>
        <w:t>Likewise</w:t>
      </w:r>
      <w:r w:rsidR="00896F5B" w:rsidRPr="00896F5B">
        <w:rPr>
          <w:rFonts w:ascii="Times New Roman" w:hAnsi="Times New Roman" w:cs="Times New Roman"/>
          <w:sz w:val="24"/>
        </w:rPr>
        <w:t xml:space="preserve">, </w:t>
      </w:r>
      <w:r w:rsidR="00445D12" w:rsidRPr="00896F5B">
        <w:rPr>
          <w:rFonts w:ascii="Times New Roman" w:hAnsi="Times New Roman" w:cs="Times New Roman"/>
          <w:sz w:val="24"/>
        </w:rPr>
        <w:t xml:space="preserve">if performance is already great (i.e. </w:t>
      </w:r>
      <w:proofErr w:type="spellStart"/>
      <w:r w:rsidR="00445D12" w:rsidRPr="00896F5B">
        <w:rPr>
          <w:rFonts w:ascii="Times New Roman" w:hAnsi="Times New Roman" w:cs="Times New Roman"/>
          <w:sz w:val="24"/>
        </w:rPr>
        <w:t>Jamuna</w:t>
      </w:r>
      <w:proofErr w:type="spellEnd"/>
      <w:r w:rsidR="00147A8A">
        <w:rPr>
          <w:rFonts w:ascii="Times New Roman" w:hAnsi="Times New Roman" w:cs="Times New Roman"/>
          <w:sz w:val="24"/>
        </w:rPr>
        <w:t xml:space="preserve"> river</w:t>
      </w:r>
      <w:r w:rsidR="00445D12" w:rsidRPr="00896F5B">
        <w:rPr>
          <w:rFonts w:ascii="Times New Roman" w:hAnsi="Times New Roman" w:cs="Times New Roman"/>
          <w:sz w:val="24"/>
        </w:rPr>
        <w:t xml:space="preserve"> control</w:t>
      </w:r>
      <w:r w:rsidR="00F30000">
        <w:rPr>
          <w:rFonts w:ascii="Times New Roman" w:hAnsi="Times New Roman" w:cs="Times New Roman"/>
          <w:sz w:val="24"/>
        </w:rPr>
        <w:t>-case</w:t>
      </w:r>
      <w:r w:rsidR="00445D12" w:rsidRPr="00896F5B">
        <w:rPr>
          <w:rFonts w:ascii="Times New Roman" w:hAnsi="Times New Roman" w:cs="Times New Roman"/>
          <w:sz w:val="24"/>
        </w:rPr>
        <w:t xml:space="preserve"> NSE of 0.98</w:t>
      </w:r>
      <w:r w:rsidR="008C0860">
        <w:rPr>
          <w:rFonts w:ascii="Times New Roman" w:hAnsi="Times New Roman" w:cs="Times New Roman"/>
          <w:sz w:val="24"/>
        </w:rPr>
        <w:t>3</w:t>
      </w:r>
      <w:r w:rsidR="00445D12" w:rsidRPr="00896F5B">
        <w:rPr>
          <w:rFonts w:ascii="Times New Roman" w:hAnsi="Times New Roman" w:cs="Times New Roman"/>
          <w:sz w:val="24"/>
        </w:rPr>
        <w:t>) then it does</w:t>
      </w:r>
      <w:r w:rsidR="00AD5FB3">
        <w:rPr>
          <w:rFonts w:ascii="Times New Roman" w:hAnsi="Times New Roman" w:cs="Times New Roman"/>
          <w:sz w:val="24"/>
        </w:rPr>
        <w:t xml:space="preserve"> </w:t>
      </w:r>
      <w:r w:rsidR="00445D12" w:rsidRPr="00896F5B">
        <w:rPr>
          <w:rFonts w:ascii="Times New Roman" w:hAnsi="Times New Roman" w:cs="Times New Roman"/>
          <w:sz w:val="24"/>
        </w:rPr>
        <w:t>n</w:t>
      </w:r>
      <w:r w:rsidR="00AD5FB3">
        <w:rPr>
          <w:rFonts w:ascii="Times New Roman" w:hAnsi="Times New Roman" w:cs="Times New Roman"/>
          <w:sz w:val="24"/>
        </w:rPr>
        <w:t>o</w:t>
      </w:r>
      <w:r w:rsidR="00445D12" w:rsidRPr="00896F5B">
        <w:rPr>
          <w:rFonts w:ascii="Times New Roman" w:hAnsi="Times New Roman" w:cs="Times New Roman"/>
          <w:sz w:val="24"/>
        </w:rPr>
        <w:t xml:space="preserve">t get </w:t>
      </w:r>
      <w:r w:rsidR="00AD5FB3">
        <w:rPr>
          <w:rFonts w:ascii="Times New Roman" w:hAnsi="Times New Roman" w:cs="Times New Roman"/>
          <w:sz w:val="24"/>
        </w:rPr>
        <w:t>much</w:t>
      </w:r>
      <w:r w:rsidR="00445D12" w:rsidRPr="00896F5B">
        <w:rPr>
          <w:rFonts w:ascii="Times New Roman" w:hAnsi="Times New Roman" w:cs="Times New Roman"/>
          <w:sz w:val="24"/>
        </w:rPr>
        <w:t xml:space="preserve"> better from ou</w:t>
      </w:r>
      <w:r w:rsidR="008A69F2">
        <w:rPr>
          <w:rFonts w:ascii="Times New Roman" w:hAnsi="Times New Roman" w:cs="Times New Roman"/>
          <w:sz w:val="24"/>
        </w:rPr>
        <w:t>r</w:t>
      </w:r>
      <w:r w:rsidR="00445D12" w:rsidRPr="00896F5B">
        <w:rPr>
          <w:rFonts w:ascii="Times New Roman" w:hAnsi="Times New Roman" w:cs="Times New Roman"/>
          <w:sz w:val="24"/>
        </w:rPr>
        <w:t xml:space="preserve"> interventions</w:t>
      </w:r>
      <w:r w:rsidR="003F327E">
        <w:rPr>
          <w:rFonts w:ascii="Times New Roman" w:hAnsi="Times New Roman" w:cs="Times New Roman"/>
          <w:sz w:val="24"/>
        </w:rPr>
        <w:t xml:space="preserve"> (</w:t>
      </w:r>
      <w:proofErr w:type="spellStart"/>
      <w:r w:rsidR="003F327E">
        <w:rPr>
          <w:rFonts w:ascii="Times New Roman" w:hAnsi="Times New Roman" w:cs="Times New Roman"/>
          <w:sz w:val="24"/>
        </w:rPr>
        <w:t>geoBAM</w:t>
      </w:r>
      <w:proofErr w:type="spellEnd"/>
      <w:r w:rsidR="003F327E">
        <w:rPr>
          <w:rFonts w:ascii="Times New Roman" w:hAnsi="Times New Roman" w:cs="Times New Roman"/>
          <w:sz w:val="24"/>
        </w:rPr>
        <w:t xml:space="preserve"> </w:t>
      </w:r>
      <w:proofErr w:type="spellStart"/>
      <w:r w:rsidR="003F327E">
        <w:rPr>
          <w:rFonts w:ascii="Times New Roman" w:hAnsi="Times New Roman" w:cs="Times New Roman"/>
          <w:sz w:val="24"/>
        </w:rPr>
        <w:t>Jamuna</w:t>
      </w:r>
      <w:proofErr w:type="spellEnd"/>
      <w:r w:rsidR="00147A8A">
        <w:rPr>
          <w:rFonts w:ascii="Times New Roman" w:hAnsi="Times New Roman" w:cs="Times New Roman"/>
          <w:sz w:val="24"/>
        </w:rPr>
        <w:t xml:space="preserve"> river</w:t>
      </w:r>
      <w:r w:rsidR="003F327E">
        <w:rPr>
          <w:rFonts w:ascii="Times New Roman" w:hAnsi="Times New Roman" w:cs="Times New Roman"/>
          <w:sz w:val="24"/>
        </w:rPr>
        <w:t xml:space="preserve"> NSE is 0.986)</w:t>
      </w:r>
      <w:r w:rsidR="00445D12" w:rsidRPr="00896F5B">
        <w:rPr>
          <w:rFonts w:ascii="Times New Roman" w:hAnsi="Times New Roman" w:cs="Times New Roman"/>
          <w:sz w:val="24"/>
        </w:rPr>
        <w:t xml:space="preserve">.  This </w:t>
      </w:r>
      <w:r w:rsidR="00F034A7">
        <w:rPr>
          <w:rFonts w:ascii="Times New Roman" w:hAnsi="Times New Roman" w:cs="Times New Roman"/>
          <w:sz w:val="24"/>
        </w:rPr>
        <w:t>follows logically,</w:t>
      </w:r>
      <w:r w:rsidR="00445D12" w:rsidRPr="00896F5B">
        <w:rPr>
          <w:rFonts w:ascii="Times New Roman" w:hAnsi="Times New Roman" w:cs="Times New Roman"/>
          <w:sz w:val="24"/>
        </w:rPr>
        <w:t xml:space="preserve"> as the default BAM priors were of high quality for these rivers and so a </w:t>
      </w:r>
      <w:r w:rsidR="00865BFA">
        <w:rPr>
          <w:rFonts w:ascii="Times New Roman" w:hAnsi="Times New Roman" w:cs="Times New Roman"/>
          <w:sz w:val="24"/>
        </w:rPr>
        <w:t>classification</w:t>
      </w:r>
      <w:r w:rsidR="00445D12" w:rsidRPr="00896F5B">
        <w:rPr>
          <w:rFonts w:ascii="Times New Roman" w:hAnsi="Times New Roman" w:cs="Times New Roman"/>
          <w:sz w:val="24"/>
        </w:rPr>
        <w:t xml:space="preserve"> approach simply </w:t>
      </w:r>
      <w:r w:rsidR="0099666F">
        <w:rPr>
          <w:rFonts w:ascii="Times New Roman" w:hAnsi="Times New Roman" w:cs="Times New Roman"/>
          <w:sz w:val="24"/>
        </w:rPr>
        <w:t>produces</w:t>
      </w:r>
      <w:r w:rsidR="00445D12" w:rsidRPr="00896F5B">
        <w:rPr>
          <w:rFonts w:ascii="Times New Roman" w:hAnsi="Times New Roman" w:cs="Times New Roman"/>
          <w:sz w:val="24"/>
        </w:rPr>
        <w:t xml:space="preserve"> similar priors t</w:t>
      </w:r>
      <w:r w:rsidR="0099666F">
        <w:rPr>
          <w:rFonts w:ascii="Times New Roman" w:hAnsi="Times New Roman" w:cs="Times New Roman"/>
          <w:sz w:val="24"/>
        </w:rPr>
        <w:t xml:space="preserve">o those </w:t>
      </w:r>
      <w:r w:rsidR="00F76EAC">
        <w:rPr>
          <w:rFonts w:ascii="Times New Roman" w:hAnsi="Times New Roman" w:cs="Times New Roman"/>
          <w:sz w:val="24"/>
        </w:rPr>
        <w:t>estimated</w:t>
      </w:r>
      <w:r w:rsidR="0099666F">
        <w:rPr>
          <w:rFonts w:ascii="Times New Roman" w:hAnsi="Times New Roman" w:cs="Times New Roman"/>
          <w:sz w:val="24"/>
        </w:rPr>
        <w:t xml:space="preserve"> using the global functions</w:t>
      </w:r>
      <w:r w:rsidR="00A538C4">
        <w:rPr>
          <w:rFonts w:ascii="Times New Roman" w:hAnsi="Times New Roman" w:cs="Times New Roman"/>
          <w:sz w:val="24"/>
        </w:rPr>
        <w:t>.</w:t>
      </w:r>
      <w:r w:rsidR="00520FFF">
        <w:rPr>
          <w:rFonts w:ascii="Times New Roman" w:hAnsi="Times New Roman" w:cs="Times New Roman"/>
          <w:sz w:val="24"/>
        </w:rPr>
        <w:t xml:space="preserve">  It is also worth acknowledging that though </w:t>
      </w:r>
      <w:proofErr w:type="spellStart"/>
      <w:proofErr w:type="gramStart"/>
      <w:r w:rsidR="00520FFF">
        <w:rPr>
          <w:rFonts w:ascii="Times New Roman" w:hAnsi="Times New Roman" w:cs="Times New Roman"/>
          <w:sz w:val="24"/>
        </w:rPr>
        <w:t>th</w:t>
      </w:r>
      <w:proofErr w:type="spellEnd"/>
      <w:proofErr w:type="gramEnd"/>
      <w:r w:rsidR="00520FFF">
        <w:rPr>
          <w:rFonts w:ascii="Times New Roman" w:hAnsi="Times New Roman" w:cs="Times New Roman"/>
          <w:sz w:val="24"/>
        </w:rPr>
        <w:t xml:space="preserve"> supervised framework outperformed DBSCAN, DBSCAN largely replicated the findings from our more complicated supervised approach.  This suggests that unsupervised algorithms can adequately replicate the different types of rivers experienced globally, and that future implementations might equal or outperform a more manual approach.</w:t>
      </w:r>
    </w:p>
    <w:p w14:paraId="791CC6C1" w14:textId="3C9773A9" w:rsidR="00962CDC" w:rsidRPr="00681CE0" w:rsidRDefault="00470A40" w:rsidP="00962CD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 xml:space="preserve">A similar finding manifests </w:t>
      </w:r>
      <w:r w:rsidRPr="00470A40">
        <w:rPr>
          <w:rFonts w:ascii="Times New Roman" w:hAnsi="Times New Roman" w:cs="Times New Roman"/>
          <w:sz w:val="24"/>
        </w:rPr>
        <w:t xml:space="preserve">when we test the sensitivity of a </w:t>
      </w:r>
      <w:proofErr w:type="spellStart"/>
      <w:r w:rsidRPr="00470A40">
        <w:rPr>
          <w:rFonts w:ascii="Times New Roman" w:hAnsi="Times New Roman" w:cs="Times New Roman"/>
          <w:sz w:val="24"/>
        </w:rPr>
        <w:t>McFLI</w:t>
      </w:r>
      <w:proofErr w:type="spellEnd"/>
      <w:r w:rsidRPr="00470A40">
        <w:rPr>
          <w:rFonts w:ascii="Times New Roman" w:hAnsi="Times New Roman" w:cs="Times New Roman"/>
          <w:sz w:val="24"/>
        </w:rPr>
        <w:t xml:space="preserve"> to its initial prior on </w:t>
      </w:r>
      <w:r w:rsidRPr="00470A40">
        <w:rPr>
          <w:rFonts w:ascii="Times New Roman" w:hAnsi="Times New Roman" w:cs="Times New Roman"/>
          <w:i/>
          <w:sz w:val="24"/>
        </w:rPr>
        <w:t>Q</w:t>
      </w:r>
      <w:r>
        <w:rPr>
          <w:rFonts w:ascii="Times New Roman" w:hAnsi="Times New Roman" w:cs="Times New Roman"/>
          <w:sz w:val="24"/>
        </w:rPr>
        <w:t>,</w:t>
      </w:r>
      <w:r w:rsidRPr="00470A40">
        <w:rPr>
          <w:rFonts w:ascii="Times New Roman" w:hAnsi="Times New Roman" w:cs="Times New Roman"/>
          <w:i/>
          <w:sz w:val="24"/>
        </w:rPr>
        <w:t xml:space="preserve"> </w:t>
      </w:r>
      <w:r w:rsidRPr="00470A40">
        <w:rPr>
          <w:rFonts w:ascii="Times New Roman" w:hAnsi="Times New Roman" w:cs="Times New Roman"/>
          <w:sz w:val="24"/>
        </w:rPr>
        <w:t xml:space="preserve">as up until now we have not amended the prior estimation method for </w:t>
      </w:r>
      <w:r w:rsidRPr="00470A40">
        <w:rPr>
          <w:rFonts w:ascii="Times New Roman" w:hAnsi="Times New Roman" w:cs="Times New Roman"/>
          <w:i/>
          <w:iCs/>
          <w:sz w:val="24"/>
        </w:rPr>
        <w:t>Q</w:t>
      </w:r>
      <w:r w:rsidRPr="00470A40">
        <w:rPr>
          <w:rFonts w:ascii="Times New Roman" w:hAnsi="Times New Roman" w:cs="Times New Roman"/>
          <w:sz w:val="24"/>
        </w:rPr>
        <w:t xml:space="preserve">.  BAM by default uses </w:t>
      </w:r>
      <w:r w:rsidRPr="00470A40">
        <w:rPr>
          <w:rFonts w:ascii="Times New Roman" w:hAnsi="Times New Roman" w:cs="Times New Roman"/>
          <w:i/>
          <w:sz w:val="24"/>
        </w:rPr>
        <w:t>Q</w:t>
      </w:r>
      <w:r w:rsidRPr="00470A40">
        <w:rPr>
          <w:rFonts w:ascii="Times New Roman" w:hAnsi="Times New Roman" w:cs="Times New Roman"/>
          <w:i/>
          <w:sz w:val="24"/>
          <w:vertAlign w:val="subscript"/>
        </w:rPr>
        <w:t xml:space="preserve"> </w:t>
      </w:r>
      <w:r w:rsidRPr="00470A40">
        <w:rPr>
          <w:rFonts w:ascii="Times New Roman" w:hAnsi="Times New Roman" w:cs="Times New Roman"/>
          <w:sz w:val="24"/>
        </w:rPr>
        <w:t>priors centered on the output of a global water balance model (</w:t>
      </w:r>
      <w:proofErr w:type="spellStart"/>
      <w:r w:rsidRPr="00470A40">
        <w:rPr>
          <w:rFonts w:ascii="Times New Roman" w:hAnsi="Times New Roman" w:cs="Times New Roman"/>
          <w:sz w:val="24"/>
        </w:rPr>
        <w:t>Wisser</w:t>
      </w:r>
      <w:proofErr w:type="spellEnd"/>
      <w:r w:rsidRPr="00470A40">
        <w:rPr>
          <w:rFonts w:ascii="Times New Roman" w:hAnsi="Times New Roman" w:cs="Times New Roman"/>
          <w:sz w:val="24"/>
        </w:rPr>
        <w:t xml:space="preserve"> et al. 2010).  We substituted </w:t>
      </w:r>
      <w:r w:rsidR="000823A0">
        <w:rPr>
          <w:rFonts w:ascii="Times New Roman" w:hAnsi="Times New Roman" w:cs="Times New Roman"/>
          <w:sz w:val="24"/>
        </w:rPr>
        <w:t>this term (</w:t>
      </w:r>
      <m:oMath>
        <m:acc>
          <m:accPr>
            <m:ctrlPr>
              <w:rPr>
                <w:rFonts w:ascii="Cambria Math" w:hAnsi="Cambria Math" w:cs="Times New Roman"/>
                <w:i/>
                <w:sz w:val="24"/>
              </w:rPr>
            </m:ctrlPr>
          </m:accPr>
          <m:e>
            <m:r>
              <w:rPr>
                <w:rFonts w:ascii="Cambria Math" w:hAnsi="Cambria Math" w:cs="Times New Roman"/>
                <w:sz w:val="24"/>
              </w:rPr>
              <m:t>Q</m:t>
            </m:r>
          </m:e>
        </m:acc>
        <m:r>
          <w:rPr>
            <w:rFonts w:ascii="Cambria Math" w:hAnsi="Cambria Math" w:cs="Times New Roman"/>
            <w:sz w:val="24"/>
          </w:rPr>
          <m:t>)</m:t>
        </m:r>
      </m:oMath>
      <w:r w:rsidRPr="00470A40">
        <w:rPr>
          <w:rFonts w:ascii="Times New Roman" w:hAnsi="Times New Roman" w:cs="Times New Roman"/>
          <w:sz w:val="24"/>
        </w:rPr>
        <w:t xml:space="preserve"> with new estimates from the Global Reach‐Level </w:t>
      </w:r>
      <w:proofErr w:type="gramStart"/>
      <w:r w:rsidRPr="0079680A">
        <w:rPr>
          <w:rFonts w:ascii="Times New Roman" w:hAnsi="Times New Roman" w:cs="Times New Roman"/>
          <w:sz w:val="24"/>
        </w:rPr>
        <w:t>A</w:t>
      </w:r>
      <w:proofErr w:type="gramEnd"/>
      <w:r w:rsidRPr="0079680A">
        <w:rPr>
          <w:rFonts w:ascii="Times New Roman" w:hAnsi="Times New Roman" w:cs="Times New Roman"/>
          <w:sz w:val="24"/>
        </w:rPr>
        <w:t xml:space="preserve"> Priori</w:t>
      </w:r>
      <w:r w:rsidRPr="00470A40">
        <w:rPr>
          <w:rFonts w:ascii="Times New Roman" w:hAnsi="Times New Roman" w:cs="Times New Roman"/>
          <w:sz w:val="24"/>
        </w:rPr>
        <w:t xml:space="preserve"> Discharge Estimates</w:t>
      </w:r>
      <w:r>
        <w:rPr>
          <w:rFonts w:ascii="Times New Roman" w:hAnsi="Times New Roman" w:cs="Times New Roman"/>
          <w:sz w:val="24"/>
        </w:rPr>
        <w:t xml:space="preserve"> (GRADES- </w:t>
      </w:r>
      <w:r w:rsidRPr="00470A40">
        <w:rPr>
          <w:rFonts w:ascii="Times New Roman" w:hAnsi="Times New Roman" w:cs="Times New Roman"/>
          <w:sz w:val="24"/>
        </w:rPr>
        <w:t>Lin et al. 2019)</w:t>
      </w:r>
      <w:r>
        <w:rPr>
          <w:rFonts w:ascii="Times New Roman" w:hAnsi="Times New Roman" w:cs="Times New Roman"/>
          <w:sz w:val="24"/>
        </w:rPr>
        <w:t xml:space="preserve"> for</w:t>
      </w:r>
      <w:r w:rsidRPr="00470A40">
        <w:rPr>
          <w:rFonts w:ascii="Times New Roman" w:hAnsi="Times New Roman" w:cs="Times New Roman"/>
          <w:sz w:val="24"/>
        </w:rPr>
        <w:t xml:space="preserve"> 17 of our test rivers</w:t>
      </w:r>
      <w:r w:rsidR="007021C3">
        <w:rPr>
          <w:rFonts w:ascii="Times New Roman" w:hAnsi="Times New Roman" w:cs="Times New Roman"/>
          <w:sz w:val="24"/>
        </w:rPr>
        <w:t xml:space="preserve"> using</w:t>
      </w:r>
      <w:r w:rsidRPr="00470A40">
        <w:rPr>
          <w:rFonts w:ascii="Times New Roman" w:hAnsi="Times New Roman" w:cs="Times New Roman"/>
          <w:sz w:val="24"/>
        </w:rPr>
        <w:t xml:space="preserve"> mean daily </w:t>
      </w:r>
      <w:r w:rsidRPr="00470A40">
        <w:rPr>
          <w:rFonts w:ascii="Times New Roman" w:hAnsi="Times New Roman" w:cs="Times New Roman"/>
          <w:i/>
          <w:sz w:val="24"/>
        </w:rPr>
        <w:t xml:space="preserve">Q </w:t>
      </w:r>
      <w:r w:rsidR="007021C3">
        <w:rPr>
          <w:rFonts w:ascii="Times New Roman" w:hAnsi="Times New Roman" w:cs="Times New Roman"/>
          <w:iCs/>
          <w:sz w:val="24"/>
        </w:rPr>
        <w:t xml:space="preserve">from GRADES and then reran </w:t>
      </w:r>
      <w:proofErr w:type="spellStart"/>
      <w:r w:rsidR="007021C3">
        <w:rPr>
          <w:rFonts w:ascii="Times New Roman" w:hAnsi="Times New Roman" w:cs="Times New Roman"/>
          <w:iCs/>
          <w:sz w:val="24"/>
        </w:rPr>
        <w:t>geoBAM</w:t>
      </w:r>
      <w:proofErr w:type="spellEnd"/>
      <w:r w:rsidR="007021C3">
        <w:rPr>
          <w:rFonts w:ascii="Times New Roman" w:hAnsi="Times New Roman" w:cs="Times New Roman"/>
          <w:iCs/>
          <w:sz w:val="24"/>
        </w:rPr>
        <w:t xml:space="preserve">.  </w:t>
      </w:r>
      <w:r w:rsidR="007021C3">
        <w:rPr>
          <w:rFonts w:ascii="Times New Roman" w:hAnsi="Times New Roman" w:cs="Times New Roman"/>
          <w:sz w:val="24"/>
        </w:rPr>
        <w:t>We</w:t>
      </w:r>
      <w:r w:rsidR="00681CE0">
        <w:rPr>
          <w:rFonts w:ascii="Times New Roman" w:hAnsi="Times New Roman" w:cs="Times New Roman"/>
          <w:sz w:val="24"/>
        </w:rPr>
        <w:t xml:space="preserve"> observed significant performance degradation in one river (Missouri</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NSE decr</w:t>
      </w:r>
      <w:r w:rsidR="00332B98">
        <w:rPr>
          <w:rFonts w:ascii="Times New Roman" w:hAnsi="Times New Roman" w:cs="Times New Roman"/>
          <w:sz w:val="24"/>
        </w:rPr>
        <w:t>ease across the three Missouri R</w:t>
      </w:r>
      <w:r w:rsidR="00962CDC">
        <w:rPr>
          <w:rFonts w:ascii="Times New Roman" w:hAnsi="Times New Roman" w:cs="Times New Roman"/>
          <w:sz w:val="24"/>
        </w:rPr>
        <w:t>iver sections was 1,526%</w:t>
      </w:r>
      <w:r w:rsidR="00681CE0">
        <w:rPr>
          <w:rFonts w:ascii="Times New Roman" w:hAnsi="Times New Roman" w:cs="Times New Roman"/>
          <w:sz w:val="24"/>
        </w:rPr>
        <w:t>) but improvement in all others</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 xml:space="preserve">NSE </w:t>
      </w:r>
      <w:r w:rsidR="00E80D3D">
        <w:rPr>
          <w:rFonts w:ascii="Times New Roman" w:hAnsi="Times New Roman" w:cs="Times New Roman"/>
          <w:sz w:val="24"/>
        </w:rPr>
        <w:t>increase</w:t>
      </w:r>
      <w:r w:rsidR="00962CDC">
        <w:rPr>
          <w:rFonts w:ascii="Times New Roman" w:hAnsi="Times New Roman" w:cs="Times New Roman"/>
          <w:sz w:val="24"/>
        </w:rPr>
        <w:t>, excluding Missouri, was 17.5%)</w:t>
      </w:r>
      <w:r w:rsidR="00681CE0">
        <w:rPr>
          <w:rFonts w:ascii="Times New Roman" w:hAnsi="Times New Roman" w:cs="Times New Roman"/>
          <w:sz w:val="24"/>
        </w:rPr>
        <w:t xml:space="preserve">. This is presumably due to a poorly informed prior on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provided from GRADES, when compared to the </w:t>
      </w:r>
      <w:r w:rsidR="00936996">
        <w:rPr>
          <w:rFonts w:ascii="Times New Roman" w:hAnsi="Times New Roman" w:cs="Times New Roman"/>
          <w:sz w:val="24"/>
        </w:rPr>
        <w:t>WBM</w:t>
      </w:r>
      <w:r w:rsidR="00681CE0">
        <w:rPr>
          <w:rFonts w:ascii="Times New Roman" w:hAnsi="Times New Roman" w:cs="Times New Roman"/>
          <w:sz w:val="24"/>
        </w:rPr>
        <w:t xml:space="preserve">-derived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prior </w:t>
      </w:r>
      <w:r w:rsidR="009A035E">
        <w:rPr>
          <w:rFonts w:ascii="Times New Roman" w:hAnsi="Times New Roman" w:cs="Times New Roman"/>
          <w:sz w:val="24"/>
        </w:rPr>
        <w:t>previously</w:t>
      </w:r>
      <w:r w:rsidR="00681CE0">
        <w:rPr>
          <w:rFonts w:ascii="Times New Roman" w:hAnsi="Times New Roman" w:cs="Times New Roman"/>
          <w:sz w:val="24"/>
        </w:rPr>
        <w:t xml:space="preserve"> used.</w:t>
      </w:r>
      <w:r w:rsidR="007021C3">
        <w:rPr>
          <w:rFonts w:ascii="Times New Roman" w:hAnsi="Times New Roman" w:cs="Times New Roman"/>
          <w:sz w:val="24"/>
        </w:rPr>
        <w:t xml:space="preserve">  Consult Table </w:t>
      </w:r>
      <w:proofErr w:type="spellStart"/>
      <w:r w:rsidR="007021C3">
        <w:rPr>
          <w:rFonts w:ascii="Times New Roman" w:hAnsi="Times New Roman" w:cs="Times New Roman"/>
          <w:sz w:val="24"/>
        </w:rPr>
        <w:t>Sx</w:t>
      </w:r>
      <w:proofErr w:type="spellEnd"/>
      <w:r w:rsidR="007021C3">
        <w:rPr>
          <w:rFonts w:ascii="Times New Roman" w:hAnsi="Times New Roman" w:cs="Times New Roman"/>
          <w:sz w:val="24"/>
        </w:rPr>
        <w:t xml:space="preserve"> for the full results.</w:t>
      </w:r>
    </w:p>
    <w:p w14:paraId="0461EBA5" w14:textId="219F4AB9" w:rsidR="00060F33" w:rsidRDefault="00A678B1"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Some</w:t>
      </w:r>
      <w:r w:rsidR="00A538C4">
        <w:rPr>
          <w:rFonts w:ascii="Times New Roman" w:hAnsi="Times New Roman" w:cs="Times New Roman"/>
          <w:sz w:val="24"/>
        </w:rPr>
        <w:t xml:space="preserve">times, performance </w:t>
      </w:r>
      <w:r w:rsidR="00F03410">
        <w:rPr>
          <w:rFonts w:ascii="Times New Roman" w:hAnsi="Times New Roman" w:cs="Times New Roman"/>
          <w:sz w:val="24"/>
        </w:rPr>
        <w:t>is</w:t>
      </w:r>
      <w:r w:rsidR="00A538C4">
        <w:rPr>
          <w:rFonts w:ascii="Times New Roman" w:hAnsi="Times New Roman" w:cs="Times New Roman"/>
          <w:sz w:val="24"/>
        </w:rPr>
        <w:t xml:space="preserve"> degraded </w:t>
      </w:r>
      <w:r w:rsidR="003B2DD8">
        <w:rPr>
          <w:rFonts w:ascii="Times New Roman" w:hAnsi="Times New Roman" w:cs="Times New Roman"/>
          <w:sz w:val="24"/>
        </w:rPr>
        <w:t>from the control run,</w:t>
      </w:r>
      <w:r w:rsidR="00A538C4">
        <w:rPr>
          <w:rFonts w:ascii="Times New Roman" w:hAnsi="Times New Roman" w:cs="Times New Roman"/>
          <w:sz w:val="24"/>
        </w:rPr>
        <w:t xml:space="preserve"> but the classification is still yielding improvement; net performance degradation is due to our other interventions.  For example, the</w:t>
      </w:r>
      <w:r w:rsidR="00FC75A5">
        <w:rPr>
          <w:rFonts w:ascii="Times New Roman" w:hAnsi="Times New Roman" w:cs="Times New Roman"/>
          <w:sz w:val="24"/>
        </w:rPr>
        <w:t xml:space="preserve"> Saint Lawrence Downstream </w:t>
      </w:r>
      <w:proofErr w:type="gramStart"/>
      <w:r w:rsidR="00616AAB">
        <w:rPr>
          <w:rFonts w:ascii="Times New Roman" w:hAnsi="Times New Roman" w:cs="Times New Roman"/>
          <w:sz w:val="24"/>
        </w:rPr>
        <w:t>river</w:t>
      </w:r>
      <w:proofErr w:type="gramEnd"/>
      <w:r w:rsidR="00616AAB">
        <w:rPr>
          <w:rFonts w:ascii="Times New Roman" w:hAnsi="Times New Roman" w:cs="Times New Roman"/>
          <w:sz w:val="24"/>
        </w:rPr>
        <w:t xml:space="preserve"> </w:t>
      </w:r>
      <w:r w:rsidR="00A538C4">
        <w:rPr>
          <w:rFonts w:ascii="Times New Roman" w:hAnsi="Times New Roman" w:cs="Times New Roman"/>
          <w:sz w:val="24"/>
        </w:rPr>
        <w:t xml:space="preserve">had an </w:t>
      </w:r>
      <w:r w:rsidR="00FC75A5">
        <w:rPr>
          <w:rFonts w:ascii="Times New Roman" w:hAnsi="Times New Roman" w:cs="Times New Roman"/>
          <w:sz w:val="24"/>
        </w:rPr>
        <w:t>NSE of -2.2</w:t>
      </w:r>
      <w:r w:rsidR="00A538C4">
        <w:rPr>
          <w:rFonts w:ascii="Times New Roman" w:hAnsi="Times New Roman" w:cs="Times New Roman"/>
          <w:sz w:val="24"/>
        </w:rPr>
        <w:t xml:space="preserve"> when running </w:t>
      </w:r>
      <w:r w:rsidR="00F97FFA">
        <w:rPr>
          <w:rFonts w:ascii="Times New Roman" w:hAnsi="Times New Roman" w:cs="Times New Roman"/>
          <w:sz w:val="24"/>
        </w:rPr>
        <w:t>the control case of</w:t>
      </w:r>
      <w:r w:rsidR="00A538C4">
        <w:rPr>
          <w:rFonts w:ascii="Times New Roman" w:hAnsi="Times New Roman" w:cs="Times New Roman"/>
          <w:sz w:val="24"/>
        </w:rPr>
        <w:t xml:space="preserve"> BAM.  After introducing new AMHG and new training data, NSE dropped to -4.98.  Then, we introduced the </w:t>
      </w:r>
      <w:r w:rsidR="00BC6407">
        <w:rPr>
          <w:rFonts w:ascii="Times New Roman" w:hAnsi="Times New Roman" w:cs="Times New Roman"/>
          <w:sz w:val="24"/>
        </w:rPr>
        <w:t>supervised</w:t>
      </w:r>
      <w:r w:rsidR="00A538C4">
        <w:rPr>
          <w:rFonts w:ascii="Times New Roman" w:hAnsi="Times New Roman" w:cs="Times New Roman"/>
          <w:sz w:val="24"/>
        </w:rPr>
        <w:t xml:space="preserve"> classification</w:t>
      </w:r>
      <w:r w:rsidR="00BC6407">
        <w:rPr>
          <w:rFonts w:ascii="Times New Roman" w:hAnsi="Times New Roman" w:cs="Times New Roman"/>
          <w:sz w:val="24"/>
        </w:rPr>
        <w:t xml:space="preserve"> atop these interventions</w:t>
      </w:r>
      <w:r w:rsidR="00A538C4">
        <w:rPr>
          <w:rFonts w:ascii="Times New Roman" w:hAnsi="Times New Roman" w:cs="Times New Roman"/>
          <w:sz w:val="24"/>
        </w:rPr>
        <w:t xml:space="preserve"> and NSE improved to -4.12.</w:t>
      </w:r>
      <w:r w:rsidR="005545CE">
        <w:rPr>
          <w:rFonts w:ascii="Times New Roman" w:hAnsi="Times New Roman" w:cs="Times New Roman"/>
          <w:sz w:val="24"/>
        </w:rPr>
        <w:t xml:space="preserve"> </w:t>
      </w:r>
      <w:r w:rsidR="00925DE9">
        <w:rPr>
          <w:rFonts w:ascii="Times New Roman" w:hAnsi="Times New Roman" w:cs="Times New Roman"/>
          <w:sz w:val="24"/>
        </w:rPr>
        <w:t>Although the overall performance is still</w:t>
      </w:r>
      <w:r w:rsidR="00875DCC">
        <w:rPr>
          <w:rFonts w:ascii="Times New Roman" w:hAnsi="Times New Roman" w:cs="Times New Roman"/>
          <w:sz w:val="24"/>
        </w:rPr>
        <w:t xml:space="preserve"> quite</w:t>
      </w:r>
      <w:r w:rsidR="00925DE9">
        <w:rPr>
          <w:rFonts w:ascii="Times New Roman" w:hAnsi="Times New Roman" w:cs="Times New Roman"/>
          <w:sz w:val="24"/>
        </w:rPr>
        <w:t xml:space="preserve"> poor</w:t>
      </w:r>
      <w:r w:rsidR="005545CE">
        <w:rPr>
          <w:rFonts w:ascii="Times New Roman" w:hAnsi="Times New Roman" w:cs="Times New Roman"/>
          <w:sz w:val="24"/>
        </w:rPr>
        <w:t>, t</w:t>
      </w:r>
      <w:r w:rsidR="00BC6407">
        <w:rPr>
          <w:rFonts w:ascii="Times New Roman" w:hAnsi="Times New Roman" w:cs="Times New Roman"/>
          <w:sz w:val="24"/>
        </w:rPr>
        <w:t xml:space="preserve">his suggests that a BAM implementation using older </w:t>
      </w:r>
      <w:r w:rsidR="004E0BC2">
        <w:rPr>
          <w:rFonts w:ascii="Times New Roman" w:hAnsi="Times New Roman" w:cs="Times New Roman"/>
          <w:sz w:val="24"/>
        </w:rPr>
        <w:t>AMHG</w:t>
      </w:r>
      <w:r w:rsidR="00BC6407">
        <w:rPr>
          <w:rFonts w:ascii="Times New Roman" w:hAnsi="Times New Roman" w:cs="Times New Roman"/>
          <w:sz w:val="24"/>
        </w:rPr>
        <w:t xml:space="preserve"> and/or training data with a classification framework might </w:t>
      </w:r>
      <w:r w:rsidR="003D7AC3">
        <w:rPr>
          <w:rFonts w:ascii="Times New Roman" w:hAnsi="Times New Roman" w:cs="Times New Roman"/>
          <w:sz w:val="24"/>
        </w:rPr>
        <w:t>yield</w:t>
      </w:r>
      <w:r w:rsidR="00BC6407">
        <w:rPr>
          <w:rFonts w:ascii="Times New Roman" w:hAnsi="Times New Roman" w:cs="Times New Roman"/>
          <w:sz w:val="24"/>
        </w:rPr>
        <w:t xml:space="preserve"> the best results.</w:t>
      </w:r>
      <w:r w:rsidR="00A538C4">
        <w:rPr>
          <w:rFonts w:ascii="Times New Roman" w:hAnsi="Times New Roman" w:cs="Times New Roman"/>
          <w:sz w:val="24"/>
        </w:rPr>
        <w:t xml:space="preserve"> While these scores are very poor overall, </w:t>
      </w:r>
      <w:r w:rsidR="00FB73CF">
        <w:rPr>
          <w:rFonts w:ascii="Times New Roman" w:hAnsi="Times New Roman" w:cs="Times New Roman"/>
          <w:sz w:val="24"/>
        </w:rPr>
        <w:t>the relative changes</w:t>
      </w:r>
      <w:r w:rsidR="00A538C4">
        <w:rPr>
          <w:rFonts w:ascii="Times New Roman" w:hAnsi="Times New Roman" w:cs="Times New Roman"/>
          <w:sz w:val="24"/>
        </w:rPr>
        <w:t xml:space="preserve"> </w:t>
      </w:r>
      <w:r w:rsidR="00FB73CF">
        <w:rPr>
          <w:rFonts w:ascii="Times New Roman" w:hAnsi="Times New Roman" w:cs="Times New Roman"/>
          <w:sz w:val="24"/>
        </w:rPr>
        <w:t>successfully</w:t>
      </w:r>
      <w:r w:rsidR="00A538C4">
        <w:rPr>
          <w:rFonts w:ascii="Times New Roman" w:hAnsi="Times New Roman" w:cs="Times New Roman"/>
          <w:sz w:val="24"/>
        </w:rPr>
        <w:t xml:space="preserve"> highlight the fact that even in rivers with net performance degradation, statistical river classifications are yielding improvement and that there are occasions when our other interventions represent a river poorly.</w:t>
      </w:r>
      <w:r w:rsidR="005545CE">
        <w:rPr>
          <w:rFonts w:ascii="Times New Roman" w:hAnsi="Times New Roman" w:cs="Times New Roman"/>
          <w:sz w:val="24"/>
        </w:rPr>
        <w:t xml:space="preserve">  The topic of why some rivers improve from some interventions and others worsen is ripe for future research.</w:t>
      </w:r>
    </w:p>
    <w:p w14:paraId="7FA04688" w14:textId="06B107C1" w:rsidR="00A538C4" w:rsidRDefault="00060F33"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AB1B1F">
        <w:rPr>
          <w:rFonts w:ascii="Times New Roman" w:hAnsi="Times New Roman" w:cs="Times New Roman"/>
          <w:sz w:val="24"/>
        </w:rPr>
        <w:t>he SWOT-simulated</w:t>
      </w:r>
      <w:r w:rsidR="00A538C4" w:rsidRPr="008F6360">
        <w:rPr>
          <w:rFonts w:ascii="Times New Roman" w:hAnsi="Times New Roman" w:cs="Times New Roman"/>
          <w:sz w:val="24"/>
        </w:rPr>
        <w:t xml:space="preserve"> rivers are quite homogenous</w:t>
      </w:r>
      <w:r w:rsidR="00A538C4">
        <w:rPr>
          <w:rFonts w:ascii="Times New Roman" w:hAnsi="Times New Roman" w:cs="Times New Roman"/>
          <w:sz w:val="24"/>
        </w:rPr>
        <w:t xml:space="preserve"> (18/34 </w:t>
      </w:r>
      <w:r w:rsidR="00AB1B1F">
        <w:rPr>
          <w:rFonts w:ascii="Times New Roman" w:hAnsi="Times New Roman" w:cs="Times New Roman"/>
          <w:sz w:val="24"/>
        </w:rPr>
        <w:t>were assigned</w:t>
      </w:r>
      <w:r w:rsidR="00A538C4">
        <w:rPr>
          <w:rFonts w:ascii="Times New Roman" w:hAnsi="Times New Roman" w:cs="Times New Roman"/>
          <w:sz w:val="24"/>
        </w:rPr>
        <w:t xml:space="preserve"> the same class in </w:t>
      </w:r>
      <w:proofErr w:type="spellStart"/>
      <w:r w:rsidR="00A538C4">
        <w:rPr>
          <w:rFonts w:ascii="Times New Roman" w:hAnsi="Times New Roman" w:cs="Times New Roman"/>
          <w:sz w:val="24"/>
        </w:rPr>
        <w:t>geoBAM</w:t>
      </w:r>
      <w:proofErr w:type="spellEnd"/>
      <w:r w:rsidR="00A538C4">
        <w:rPr>
          <w:rFonts w:ascii="Times New Roman" w:hAnsi="Times New Roman" w:cs="Times New Roman"/>
          <w:sz w:val="24"/>
        </w:rPr>
        <w:t>)</w:t>
      </w:r>
      <w:r w:rsidR="00A538C4" w:rsidRPr="008F6360">
        <w:rPr>
          <w:rFonts w:ascii="Times New Roman" w:hAnsi="Times New Roman" w:cs="Times New Roman"/>
          <w:sz w:val="24"/>
        </w:rPr>
        <w:t xml:space="preserve"> and</w:t>
      </w:r>
      <w:r w:rsidR="00A538C4">
        <w:rPr>
          <w:rFonts w:ascii="Times New Roman" w:hAnsi="Times New Roman" w:cs="Times New Roman"/>
          <w:sz w:val="24"/>
        </w:rPr>
        <w:t xml:space="preserve"> while SWOT will be limited to rivers wider than 100m, they</w:t>
      </w:r>
      <w:r w:rsidR="00A538C4" w:rsidRPr="008F6360">
        <w:rPr>
          <w:rFonts w:ascii="Times New Roman" w:hAnsi="Times New Roman" w:cs="Times New Roman"/>
          <w:sz w:val="24"/>
        </w:rPr>
        <w:t xml:space="preserve"> aren’t reflective of the </w:t>
      </w:r>
      <w:r w:rsidR="00A538C4" w:rsidRPr="008F6360">
        <w:rPr>
          <w:rFonts w:ascii="Times New Roman" w:hAnsi="Times New Roman" w:cs="Times New Roman"/>
          <w:sz w:val="24"/>
        </w:rPr>
        <w:lastRenderedPageBreak/>
        <w:t>global variation in hydraulics and geomorphology SWOT will encounter.</w:t>
      </w:r>
      <w:r w:rsidR="007D0EBA">
        <w:rPr>
          <w:rFonts w:ascii="Times New Roman" w:hAnsi="Times New Roman" w:cs="Times New Roman"/>
          <w:sz w:val="24"/>
        </w:rPr>
        <w:t xml:space="preserve">  </w:t>
      </w:r>
      <w:r w:rsidR="00C71A57">
        <w:rPr>
          <w:rFonts w:ascii="Times New Roman" w:hAnsi="Times New Roman" w:cs="Times New Roman"/>
          <w:sz w:val="24"/>
        </w:rPr>
        <w:t xml:space="preserve">While this has been noted in the past (Durand et al. 2016), until now there has not been a </w:t>
      </w:r>
      <w:proofErr w:type="spellStart"/>
      <w:r w:rsidR="00C71A57">
        <w:rPr>
          <w:rFonts w:ascii="Times New Roman" w:hAnsi="Times New Roman" w:cs="Times New Roman"/>
          <w:sz w:val="24"/>
        </w:rPr>
        <w:t>geomorphically</w:t>
      </w:r>
      <w:proofErr w:type="spellEnd"/>
      <w:r w:rsidR="00C71A57">
        <w:rPr>
          <w:rFonts w:ascii="Times New Roman" w:hAnsi="Times New Roman" w:cs="Times New Roman"/>
          <w:sz w:val="24"/>
        </w:rPr>
        <w:t xml:space="preserve"> explicit way to quantify the homogeneity between SWOT-simulated test cases.  What is thus needed is a wider range of river types for validating and testing </w:t>
      </w:r>
      <w:proofErr w:type="spellStart"/>
      <w:r w:rsidR="00C71A57">
        <w:rPr>
          <w:rFonts w:ascii="Times New Roman" w:hAnsi="Times New Roman" w:cs="Times New Roman"/>
          <w:sz w:val="24"/>
        </w:rPr>
        <w:t>McFLIs</w:t>
      </w:r>
      <w:proofErr w:type="spellEnd"/>
      <w:r w:rsidR="00C71A57">
        <w:rPr>
          <w:rFonts w:ascii="Times New Roman" w:hAnsi="Times New Roman" w:cs="Times New Roman"/>
          <w:sz w:val="24"/>
        </w:rPr>
        <w:t xml:space="preserve"> before SWOT launches.  </w:t>
      </w:r>
      <w:r w:rsidR="007D0EBA">
        <w:rPr>
          <w:rFonts w:ascii="Times New Roman" w:hAnsi="Times New Roman" w:cs="Times New Roman"/>
          <w:sz w:val="24"/>
        </w:rPr>
        <w:t xml:space="preserve">These results also highlight the significant variation in </w:t>
      </w:r>
      <w:proofErr w:type="spellStart"/>
      <w:r w:rsidR="007D0EBA">
        <w:rPr>
          <w:rFonts w:ascii="Times New Roman" w:hAnsi="Times New Roman" w:cs="Times New Roman"/>
          <w:sz w:val="24"/>
        </w:rPr>
        <w:t>McFLI</w:t>
      </w:r>
      <w:proofErr w:type="spellEnd"/>
      <w:r w:rsidR="007D0EBA">
        <w:rPr>
          <w:rFonts w:ascii="Times New Roman" w:hAnsi="Times New Roman" w:cs="Times New Roman"/>
          <w:sz w:val="24"/>
        </w:rPr>
        <w:t xml:space="preserve"> performance within river types</w:t>
      </w:r>
      <w:r w:rsidR="00CE7894">
        <w:rPr>
          <w:rFonts w:ascii="Times New Roman" w:hAnsi="Times New Roman" w:cs="Times New Roman"/>
          <w:sz w:val="24"/>
        </w:rPr>
        <w:t xml:space="preserve"> (i.e. for river type 8, NSE ranges from -21.7 for the Tanana to 0.94 in the Cumberland)</w:t>
      </w:r>
      <w:r w:rsidR="007D0EBA">
        <w:rPr>
          <w:rFonts w:ascii="Times New Roman" w:hAnsi="Times New Roman" w:cs="Times New Roman"/>
          <w:sz w:val="24"/>
        </w:rPr>
        <w:t xml:space="preserve">.  Future work </w:t>
      </w:r>
      <w:r w:rsidR="00B44EF8">
        <w:rPr>
          <w:rFonts w:ascii="Times New Roman" w:hAnsi="Times New Roman" w:cs="Times New Roman"/>
          <w:sz w:val="24"/>
        </w:rPr>
        <w:t>should</w:t>
      </w:r>
      <w:r w:rsidR="007D0EBA">
        <w:rPr>
          <w:rFonts w:ascii="Times New Roman" w:hAnsi="Times New Roman" w:cs="Times New Roman"/>
          <w:sz w:val="24"/>
        </w:rPr>
        <w:t xml:space="preserve"> attempt to parse out specific river types that </w:t>
      </w:r>
      <w:r w:rsidR="002C3F8E">
        <w:rPr>
          <w:rFonts w:ascii="Times New Roman" w:hAnsi="Times New Roman" w:cs="Times New Roman"/>
          <w:sz w:val="24"/>
        </w:rPr>
        <w:t>different</w:t>
      </w:r>
      <w:r w:rsidR="007D0EBA">
        <w:rPr>
          <w:rFonts w:ascii="Times New Roman" w:hAnsi="Times New Roman" w:cs="Times New Roman"/>
          <w:sz w:val="24"/>
        </w:rPr>
        <w:t xml:space="preserve"> </w:t>
      </w:r>
      <w:proofErr w:type="spellStart"/>
      <w:r w:rsidR="007D0EBA">
        <w:rPr>
          <w:rFonts w:ascii="Times New Roman" w:hAnsi="Times New Roman" w:cs="Times New Roman"/>
          <w:sz w:val="24"/>
        </w:rPr>
        <w:t>McFLIs</w:t>
      </w:r>
      <w:proofErr w:type="spellEnd"/>
      <w:r w:rsidR="007D0EBA">
        <w:rPr>
          <w:rFonts w:ascii="Times New Roman" w:hAnsi="Times New Roman" w:cs="Times New Roman"/>
          <w:sz w:val="24"/>
        </w:rPr>
        <w:t xml:space="preserve"> model quite well, and those that </w:t>
      </w:r>
      <w:proofErr w:type="spellStart"/>
      <w:r w:rsidR="007D0EBA">
        <w:rPr>
          <w:rFonts w:ascii="Times New Roman" w:hAnsi="Times New Roman" w:cs="Times New Roman"/>
          <w:sz w:val="24"/>
        </w:rPr>
        <w:t>McFLIs</w:t>
      </w:r>
      <w:proofErr w:type="spellEnd"/>
      <w:r w:rsidR="007D0EBA">
        <w:rPr>
          <w:rFonts w:ascii="Times New Roman" w:hAnsi="Times New Roman" w:cs="Times New Roman"/>
          <w:sz w:val="24"/>
        </w:rPr>
        <w:t xml:space="preserve"> </w:t>
      </w:r>
      <w:r w:rsidR="00E55653">
        <w:rPr>
          <w:rFonts w:ascii="Times New Roman" w:hAnsi="Times New Roman" w:cs="Times New Roman"/>
          <w:sz w:val="24"/>
        </w:rPr>
        <w:t>model</w:t>
      </w:r>
      <w:r w:rsidR="007D0EBA">
        <w:rPr>
          <w:rFonts w:ascii="Times New Roman" w:hAnsi="Times New Roman" w:cs="Times New Roman"/>
          <w:sz w:val="24"/>
        </w:rPr>
        <w:t xml:space="preserve"> </w:t>
      </w:r>
      <w:r w:rsidR="00E55653">
        <w:rPr>
          <w:rFonts w:ascii="Times New Roman" w:hAnsi="Times New Roman" w:cs="Times New Roman"/>
          <w:sz w:val="24"/>
        </w:rPr>
        <w:t>poorly.</w:t>
      </w:r>
    </w:p>
    <w:p w14:paraId="3E77BBDA" w14:textId="10C92C79" w:rsidR="00445D12" w:rsidRPr="00EA1072" w:rsidRDefault="00060F33" w:rsidP="00EA1072">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Other</w:t>
      </w:r>
      <w:r w:rsidR="0076402F">
        <w:rPr>
          <w:rFonts w:ascii="Times New Roman" w:hAnsi="Times New Roman" w:cs="Times New Roman"/>
          <w:sz w:val="24"/>
        </w:rPr>
        <w:t xml:space="preserve"> future work should address the reliance on Manning’s constants and Manning’s equation.  The new AMHG flow law is easily generalizable and so is the Manning’s implementation within BAM.  Manning’s equation has been shown to </w:t>
      </w:r>
      <w:r w:rsidR="00F7742C">
        <w:rPr>
          <w:rFonts w:ascii="Times New Roman" w:hAnsi="Times New Roman" w:cs="Times New Roman"/>
          <w:sz w:val="24"/>
        </w:rPr>
        <w:t>not introduce too much prediction error in</w:t>
      </w:r>
      <w:r w:rsidR="0076402F">
        <w:rPr>
          <w:rFonts w:ascii="Times New Roman" w:hAnsi="Times New Roman" w:cs="Times New Roman"/>
          <w:sz w:val="24"/>
        </w:rPr>
        <w:t xml:space="preserve"> larger rivers, however if the ultimate goal is network-scale </w:t>
      </w:r>
      <w:r w:rsidR="0076402F">
        <w:rPr>
          <w:rFonts w:ascii="Times New Roman" w:hAnsi="Times New Roman" w:cs="Times New Roman"/>
          <w:i/>
          <w:sz w:val="24"/>
        </w:rPr>
        <w:t xml:space="preserve">Q </w:t>
      </w:r>
      <w:r w:rsidR="0076402F">
        <w:rPr>
          <w:rFonts w:ascii="Times New Roman" w:hAnsi="Times New Roman" w:cs="Times New Roman"/>
          <w:sz w:val="24"/>
        </w:rPr>
        <w:t xml:space="preserve">prediction </w:t>
      </w:r>
      <w:r w:rsidR="008F2D11">
        <w:rPr>
          <w:rFonts w:ascii="Times New Roman" w:hAnsi="Times New Roman" w:cs="Times New Roman"/>
          <w:sz w:val="24"/>
        </w:rPr>
        <w:t>(</w:t>
      </w:r>
      <w:r w:rsidR="0076402F">
        <w:rPr>
          <w:rFonts w:ascii="Times New Roman" w:hAnsi="Times New Roman" w:cs="Times New Roman"/>
          <w:sz w:val="24"/>
        </w:rPr>
        <w:t>as we have done in the Mackenzie basin</w:t>
      </w:r>
      <w:r w:rsidR="008F2D11">
        <w:rPr>
          <w:rFonts w:ascii="Times New Roman" w:hAnsi="Times New Roman" w:cs="Times New Roman"/>
          <w:sz w:val="24"/>
        </w:rPr>
        <w:t>)</w:t>
      </w:r>
      <w:r w:rsidR="0076402F">
        <w:rPr>
          <w:rFonts w:ascii="Times New Roman" w:hAnsi="Times New Roman" w:cs="Times New Roman"/>
          <w:sz w:val="24"/>
        </w:rPr>
        <w:t xml:space="preserve">, generalized </w:t>
      </w:r>
      <w:proofErr w:type="spellStart"/>
      <w:r w:rsidR="000E16AE">
        <w:rPr>
          <w:rFonts w:ascii="Times New Roman" w:hAnsi="Times New Roman" w:cs="Times New Roman"/>
          <w:sz w:val="24"/>
        </w:rPr>
        <w:t>flow</w:t>
      </w:r>
      <w:r w:rsidR="0076402F">
        <w:rPr>
          <w:rFonts w:ascii="Times New Roman" w:hAnsi="Times New Roman" w:cs="Times New Roman"/>
          <w:sz w:val="24"/>
        </w:rPr>
        <w:t>~roughness</w:t>
      </w:r>
      <w:proofErr w:type="spellEnd"/>
      <w:r w:rsidR="0076402F">
        <w:rPr>
          <w:rFonts w:ascii="Times New Roman" w:hAnsi="Times New Roman" w:cs="Times New Roman"/>
          <w:sz w:val="24"/>
        </w:rPr>
        <w:t xml:space="preserve"> relations would ideally be used and hypothetically improve</w:t>
      </w:r>
      <w:r w:rsidR="000E63C3">
        <w:rPr>
          <w:rFonts w:ascii="Times New Roman" w:hAnsi="Times New Roman" w:cs="Times New Roman"/>
          <w:sz w:val="24"/>
        </w:rPr>
        <w:t xml:space="preserve"> prediction accuracy in smaller</w:t>
      </w:r>
      <w:r w:rsidR="0076402F">
        <w:rPr>
          <w:rFonts w:ascii="Times New Roman" w:hAnsi="Times New Roman" w:cs="Times New Roman"/>
          <w:sz w:val="24"/>
        </w:rPr>
        <w:t>, low-order streams.</w:t>
      </w:r>
    </w:p>
    <w:p w14:paraId="69D87446" w14:textId="50B71AF6" w:rsidR="002F3B11" w:rsidRDefault="00F21FC0" w:rsidP="00293BDF">
      <w:pPr>
        <w:pStyle w:val="Heading-Main"/>
        <w:spacing w:line="480" w:lineRule="auto"/>
      </w:pPr>
      <w:r>
        <w:t>7</w:t>
      </w:r>
      <w:r w:rsidR="002F3B11">
        <w:t xml:space="preserve"> Conclusions</w:t>
      </w:r>
    </w:p>
    <w:p w14:paraId="4A04E2E5" w14:textId="3FE5D277"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r w:rsidR="004E2CDA">
        <w:rPr>
          <w:rFonts w:ascii="Times New Roman" w:hAnsi="Times New Roman" w:cs="Times New Roman"/>
          <w:sz w:val="24"/>
        </w:rPr>
        <w:t xml:space="preserve">priors on </w:t>
      </w:r>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river reaches using </w:t>
      </w:r>
      <w:r w:rsidR="001B4607">
        <w:rPr>
          <w:rFonts w:ascii="Times New Roman" w:hAnsi="Times New Roman" w:cs="Times New Roman"/>
          <w:sz w:val="24"/>
        </w:rPr>
        <w:t>just</w:t>
      </w:r>
      <w:r w:rsidR="008E29F3">
        <w:rPr>
          <w:rFonts w:ascii="Times New Roman" w:hAnsi="Times New Roman" w:cs="Times New Roman"/>
          <w:sz w:val="24"/>
        </w:rPr>
        <w:t xml:space="preserve"> </w:t>
      </w:r>
      <w:r w:rsidR="004E2CDA">
        <w:rPr>
          <w:rFonts w:ascii="Times New Roman" w:hAnsi="Times New Roman" w:cs="Times New Roman"/>
          <w:sz w:val="24"/>
        </w:rPr>
        <w:t xml:space="preserve">Landsat imagery and simulated rivers representing data the NASA SWOT satellite will provide upon launch in 2021.  We found very significant improvement in the accuracy of our </w:t>
      </w:r>
      <w:r w:rsidR="000B4598">
        <w:rPr>
          <w:rFonts w:ascii="Times New Roman" w:hAnsi="Times New Roman" w:cs="Times New Roman"/>
          <w:i/>
          <w:iCs/>
          <w:sz w:val="24"/>
        </w:rPr>
        <w:t>Q</w:t>
      </w:r>
      <w:r w:rsidR="004E2CDA">
        <w:rPr>
          <w:rFonts w:ascii="Times New Roman" w:hAnsi="Times New Roman" w:cs="Times New Roman"/>
          <w:sz w:val="24"/>
        </w:rPr>
        <w:t xml:space="preserve"> predictions for both test cases, with the median percent improvement of NSE in the Arctic rivers to be 78%.  When testing the explicit sensitivity of </w:t>
      </w:r>
      <w:r w:rsidR="000B4598">
        <w:rPr>
          <w:rFonts w:ascii="Times New Roman" w:hAnsi="Times New Roman" w:cs="Times New Roman"/>
          <w:sz w:val="24"/>
        </w:rPr>
        <w:t xml:space="preserve">various </w:t>
      </w:r>
      <w:r w:rsidR="004E2CDA">
        <w:rPr>
          <w:rFonts w:ascii="Times New Roman" w:hAnsi="Times New Roman" w:cs="Times New Roman"/>
          <w:sz w:val="24"/>
        </w:rPr>
        <w:t>prior</w:t>
      </w:r>
      <w:r w:rsidR="000B4598">
        <w:rPr>
          <w:rFonts w:ascii="Times New Roman" w:hAnsi="Times New Roman" w:cs="Times New Roman"/>
          <w:sz w:val="24"/>
        </w:rPr>
        <w:t xml:space="preserve"> estimation methods</w:t>
      </w:r>
      <w:r w:rsidR="004E2CDA">
        <w:rPr>
          <w:rFonts w:ascii="Times New Roman" w:hAnsi="Times New Roman" w:cs="Times New Roman"/>
          <w:sz w:val="24"/>
        </w:rPr>
        <w:t xml:space="preserve"> for the SWOT-simulated </w:t>
      </w:r>
      <w:proofErr w:type="gramStart"/>
      <w:r w:rsidR="004E2CDA">
        <w:rPr>
          <w:rFonts w:ascii="Times New Roman" w:hAnsi="Times New Roman" w:cs="Times New Roman"/>
          <w:sz w:val="24"/>
        </w:rPr>
        <w:t>rivers</w:t>
      </w:r>
      <w:proofErr w:type="gramEnd"/>
      <w:r w:rsidR="004E2CDA">
        <w:rPr>
          <w:rFonts w:ascii="Times New Roman" w:hAnsi="Times New Roman" w:cs="Times New Roman"/>
          <w:sz w:val="24"/>
        </w:rPr>
        <w:t xml:space="preserve">, we found marginal differences across methods tested, but all yielded significant improvement over the current approaches to prior estimation.  Statistically classifying rivers and truncating </w:t>
      </w:r>
      <w:proofErr w:type="gramStart"/>
      <w:r w:rsidR="004E2CDA">
        <w:rPr>
          <w:rFonts w:ascii="Times New Roman" w:hAnsi="Times New Roman" w:cs="Times New Roman"/>
          <w:sz w:val="24"/>
        </w:rPr>
        <w:t>priors</w:t>
      </w:r>
      <w:proofErr w:type="gramEnd"/>
      <w:r w:rsidR="004E2CDA">
        <w:rPr>
          <w:rFonts w:ascii="Times New Roman" w:hAnsi="Times New Roman" w:cs="Times New Roman"/>
          <w:sz w:val="24"/>
        </w:rPr>
        <w:t xml:space="preserve"> yielded </w:t>
      </w:r>
      <w:r w:rsidR="004E2CDA">
        <w:rPr>
          <w:rFonts w:ascii="Times New Roman" w:hAnsi="Times New Roman" w:cs="Times New Roman"/>
          <w:sz w:val="24"/>
        </w:rPr>
        <w:lastRenderedPageBreak/>
        <w:t xml:space="preserve">further improvement.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both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river at hand</w:t>
      </w:r>
      <w:r w:rsidR="007853DC">
        <w:rPr>
          <w:rFonts w:ascii="Times New Roman" w:hAnsi="Times New Roman" w:cs="Times New Roman"/>
          <w:sz w:val="24"/>
        </w:rPr>
        <w:t xml:space="preserve"> yields more accurate results.  These priors are</w:t>
      </w:r>
      <w:r w:rsidR="004E2CDA" w:rsidRPr="004E2CDA">
        <w:rPr>
          <w:rFonts w:ascii="Times New Roman" w:hAnsi="Times New Roman" w:cs="Times New Roman"/>
          <w:sz w:val="24"/>
        </w:rPr>
        <w:t xml:space="preserve"> implementable in any </w:t>
      </w:r>
      <w:proofErr w:type="spellStart"/>
      <w:r w:rsidR="004E2CDA" w:rsidRPr="004E2CDA">
        <w:rPr>
          <w:rFonts w:ascii="Times New Roman" w:hAnsi="Times New Roman" w:cs="Times New Roman"/>
          <w:sz w:val="24"/>
        </w:rPr>
        <w:t>McFLI</w:t>
      </w:r>
      <w:proofErr w:type="spellEnd"/>
      <w:r w:rsidR="004E2CDA" w:rsidRPr="004E2CDA">
        <w:rPr>
          <w:rFonts w:ascii="Times New Roman" w:hAnsi="Times New Roman" w:cs="Times New Roman"/>
          <w:sz w:val="24"/>
        </w:rPr>
        <w:t xml:space="preserve"> and 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 both current </w:t>
      </w:r>
      <w:r w:rsidR="006D67CA">
        <w:rPr>
          <w:rFonts w:ascii="Times New Roman" w:hAnsi="Times New Roman" w:cs="Times New Roman"/>
          <w:sz w:val="24"/>
        </w:rPr>
        <w:t>efforts to</w:t>
      </w:r>
      <w:r w:rsidR="004E2CDA" w:rsidRPr="004E2CDA">
        <w:rPr>
          <w:rFonts w:ascii="Times New Roman" w:hAnsi="Times New Roman" w:cs="Times New Roman"/>
          <w:sz w:val="24"/>
        </w:rPr>
        <w:t xml:space="preserve"> remotely-sense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w:t>
      </w:r>
      <w:r w:rsidR="006D67CA">
        <w:rPr>
          <w:rFonts w:ascii="Times New Roman" w:hAnsi="Times New Roman" w:cs="Times New Roman"/>
          <w:sz w:val="24"/>
        </w:rPr>
        <w:t xml:space="preserve">across global-scale river networks </w:t>
      </w:r>
      <w:r w:rsidR="004E2CDA" w:rsidRPr="004E2CDA">
        <w:rPr>
          <w:rFonts w:ascii="Times New Roman" w:hAnsi="Times New Roman" w:cs="Times New Roman"/>
          <w:sz w:val="24"/>
        </w:rPr>
        <w:t xml:space="preserve">as well as future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estimates from SWOT, where prior knowledge is essential to estimating flow in ungauged rivers </w:t>
      </w:r>
      <w:r w:rsidR="006D67CA">
        <w:rPr>
          <w:rFonts w:ascii="Times New Roman" w:hAnsi="Times New Roman" w:cs="Times New Roman"/>
          <w:sz w:val="24"/>
        </w:rPr>
        <w:t>where</w:t>
      </w:r>
      <w:r w:rsidR="004E2CDA" w:rsidRPr="004E2CDA">
        <w:rPr>
          <w:rFonts w:ascii="Times New Roman" w:hAnsi="Times New Roman" w:cs="Times New Roman"/>
          <w:sz w:val="24"/>
        </w:rPr>
        <w:t xml:space="preserve"> nothing</w:t>
      </w:r>
      <w:r w:rsidR="006D67CA">
        <w:rPr>
          <w:rFonts w:ascii="Times New Roman" w:hAnsi="Times New Roman" w:cs="Times New Roman"/>
          <w:sz w:val="24"/>
        </w:rPr>
        <w:t xml:space="preserve"> is</w:t>
      </w:r>
      <w:r w:rsidR="004E2CDA" w:rsidRPr="004E2CDA">
        <w:rPr>
          <w:rFonts w:ascii="Times New Roman" w:hAnsi="Times New Roman" w:cs="Times New Roman"/>
          <w:sz w:val="24"/>
        </w:rPr>
        <w:t xml:space="preserve"> known </w:t>
      </w:r>
      <w:r w:rsidR="004E2CDA" w:rsidRPr="004E2CDA">
        <w:rPr>
          <w:rFonts w:ascii="Times New Roman" w:hAnsi="Times New Roman" w:cs="Times New Roman"/>
          <w:i/>
          <w:sz w:val="24"/>
        </w:rPr>
        <w:t>a priori.</w:t>
      </w:r>
    </w:p>
    <w:p w14:paraId="73F80CAB" w14:textId="684A10C3" w:rsidR="00B120F3" w:rsidRDefault="1ACF9879" w:rsidP="00293BDF">
      <w:pPr>
        <w:pStyle w:val="Heading-Main"/>
        <w:spacing w:line="480" w:lineRule="auto"/>
      </w:pPr>
      <w:r>
        <w:t>Acknowledgments</w:t>
      </w:r>
    </w:p>
    <w:p w14:paraId="48862FD4" w14:textId="1AA0DE26" w:rsidR="00F56810" w:rsidRDefault="0012508A" w:rsidP="00F56810">
      <w:pPr>
        <w:pStyle w:val="Text"/>
        <w:spacing w:line="480" w:lineRule="auto"/>
        <w:jc w:val="both"/>
        <w:rPr>
          <w:bCs/>
        </w:rPr>
      </w:pPr>
      <w:r>
        <w:t xml:space="preserve">C. B. Brinkerhoff was supported by a grant to C. J. Gleason through the NSF </w:t>
      </w:r>
      <w:proofErr w:type="spellStart"/>
      <w:r>
        <w:t>RoL</w:t>
      </w:r>
      <w:proofErr w:type="spellEnd"/>
      <w:r>
        <w:t xml:space="preserve"> FELS RAISE program (PI Peter Raymond, Grant 1840243).  </w:t>
      </w:r>
      <w:r w:rsidR="0072157D">
        <w:rPr>
          <w:bCs/>
        </w:rPr>
        <w:t>Code to ru</w:t>
      </w:r>
      <w:r w:rsidR="000839B3">
        <w:rPr>
          <w:bCs/>
        </w:rPr>
        <w:t>n</w:t>
      </w:r>
      <w:r w:rsidR="0072157D">
        <w:rPr>
          <w:bCs/>
        </w:rPr>
        <w:t xml:space="preserve"> our analysis is available at </w:t>
      </w:r>
      <w:hyperlink r:id="rId15" w:history="1">
        <w:r w:rsidR="0072157D" w:rsidRPr="00EE4E31">
          <w:rPr>
            <w:rStyle w:val="Hyperlink"/>
            <w:bCs/>
          </w:rPr>
          <w:t>https://github.com/craigbrinkerhoff/2019_GeoClass</w:t>
        </w:r>
      </w:hyperlink>
      <w:r w:rsidR="0072157D">
        <w:rPr>
          <w:bCs/>
        </w:rPr>
        <w:t xml:space="preserve">. </w:t>
      </w:r>
      <w:proofErr w:type="spellStart"/>
      <w:proofErr w:type="gramStart"/>
      <w:r w:rsidR="00AF3A87">
        <w:rPr>
          <w:bCs/>
        </w:rPr>
        <w:t>geoBAM</w:t>
      </w:r>
      <w:proofErr w:type="spellEnd"/>
      <w:proofErr w:type="gramEnd"/>
      <w:r w:rsidR="00AF3A87">
        <w:rPr>
          <w:bCs/>
        </w:rPr>
        <w:t xml:space="preserve"> is available in </w:t>
      </w:r>
      <w:r w:rsidR="0072157D">
        <w:rPr>
          <w:bCs/>
        </w:rPr>
        <w:t>the R programmi</w:t>
      </w:r>
      <w:r w:rsidR="004E139A">
        <w:rPr>
          <w:bCs/>
        </w:rPr>
        <w:t xml:space="preserve">ng language at </w:t>
      </w:r>
      <w:hyperlink r:id="rId16"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w:t>
      </w:r>
      <w:proofErr w:type="spellStart"/>
      <w:r w:rsidR="00CC696B">
        <w:rPr>
          <w:bCs/>
        </w:rPr>
        <w:t>Hagemann</w:t>
      </w:r>
      <w:proofErr w:type="spellEnd"/>
      <w:r w:rsidR="00CC696B">
        <w:rPr>
          <w:bCs/>
        </w:rPr>
        <w:t xml:space="preserve"> </w:t>
      </w:r>
      <w:r w:rsidR="00EF04DE">
        <w:rPr>
          <w:bCs/>
        </w:rPr>
        <w:t xml:space="preserve">for </w:t>
      </w:r>
      <w:r w:rsidR="00A04871">
        <w:rPr>
          <w:bCs/>
        </w:rPr>
        <w:t xml:space="preserve">constructive comments </w:t>
      </w:r>
      <w:r w:rsidR="00DE70E1">
        <w:rPr>
          <w:bCs/>
        </w:rPr>
        <w:t>during</w:t>
      </w:r>
      <w:r w:rsidR="00604212">
        <w:rPr>
          <w:bCs/>
        </w:rPr>
        <w:t xml:space="preserve"> this</w:t>
      </w:r>
      <w:r w:rsidR="00A04871">
        <w:rPr>
          <w:bCs/>
        </w:rPr>
        <w:t xml:space="preserve"> project</w:t>
      </w:r>
      <w:r w:rsidR="001F1F64">
        <w:rPr>
          <w:bCs/>
        </w:rPr>
        <w:t>, and 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17"/>
      <w:footerReference w:type="default" r:id="rId18"/>
      <w:headerReference w:type="first" r:id="rId19"/>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Craig Brinkerhoff" w:date="2020-03-03T16:14:00Z" w:initials="CB">
    <w:p w14:paraId="0AAA51F6" w14:textId="4753A302" w:rsidR="0098175D" w:rsidRDefault="0098175D">
      <w:pPr>
        <w:pStyle w:val="CommentText"/>
      </w:pPr>
      <w:r>
        <w:rPr>
          <w:rStyle w:val="CommentReference"/>
        </w:rPr>
        <w:annotationRef/>
      </w:r>
      <w:r>
        <w:t>We only ran on 17… Should I run tests on Ganges and CT?</w:t>
      </w:r>
    </w:p>
  </w:comment>
  <w:comment w:id="6" w:author="Colin Gleason" w:date="2020-03-06T09:55:00Z" w:initials="CG">
    <w:p w14:paraId="5B8B8B97" w14:textId="55DEB521" w:rsidR="0098175D" w:rsidRDefault="0098175D">
      <w:pPr>
        <w:pStyle w:val="CommentText"/>
      </w:pPr>
      <w:r>
        <w:rPr>
          <w:rStyle w:val="CommentReference"/>
        </w:rPr>
        <w:annotationRef/>
      </w:r>
      <w:r>
        <w:t>Give it a rip and see what happens. We’re ok to cherry pick in those cases because we know the models are bad.</w:t>
      </w:r>
    </w:p>
  </w:comment>
  <w:comment w:id="7" w:author="Craig Brinkerhoff" w:date="2020-03-10T08:53:00Z" w:initials="CB">
    <w:p w14:paraId="7AAEE477" w14:textId="7C8A95E8" w:rsidR="0098175D" w:rsidRDefault="0098175D">
      <w:pPr>
        <w:pStyle w:val="CommentText"/>
      </w:pPr>
      <w:r>
        <w:rPr>
          <w:rStyle w:val="CommentReference"/>
        </w:rPr>
        <w:annotationRef/>
      </w:r>
      <w:r>
        <w:t>Probably need a different citation here</w:t>
      </w:r>
    </w:p>
  </w:comment>
  <w:comment w:id="8" w:author="Colin Gleason" w:date="2020-03-06T10:10:00Z" w:initials="CG">
    <w:p w14:paraId="52BB56E4" w14:textId="77777777" w:rsidR="0098175D" w:rsidRDefault="0098175D" w:rsidP="004622F1">
      <w:pPr>
        <w:pStyle w:val="CommentText"/>
      </w:pPr>
      <w:r>
        <w:rPr>
          <w:rStyle w:val="CommentReference"/>
        </w:rPr>
        <w:annotationRef/>
      </w:r>
      <w:r>
        <w:t xml:space="preserve">Flip flopping on this. Put those boxplots in the SI and keep this paper focused on </w:t>
      </w:r>
      <w:proofErr w:type="spellStart"/>
      <w:r>
        <w:t>geomorph</w:t>
      </w:r>
      <w:proofErr w:type="spellEnd"/>
      <w:r>
        <w:t>. Given the intro, this complicates it a bit.</w:t>
      </w:r>
    </w:p>
  </w:comment>
  <w:comment w:id="9" w:author="Craig Brinkerhoff [2]" w:date="2020-03-06T13:43:00Z" w:initials="CB">
    <w:p w14:paraId="780148F5" w14:textId="77777777" w:rsidR="0098175D" w:rsidRDefault="0098175D" w:rsidP="004622F1">
      <w:pPr>
        <w:pStyle w:val="CommentText"/>
      </w:pPr>
      <w:r>
        <w:rPr>
          <w:rStyle w:val="CommentReference"/>
        </w:rPr>
        <w:annotationRef/>
      </w:r>
      <w:r>
        <w:t>I don’t understand this comment. Is this referring to the boxplots I have for SWOT?</w:t>
      </w:r>
    </w:p>
  </w:comment>
  <w:comment w:id="15" w:author="Craig Brinkerhoff [2]" w:date="2020-03-09T16:45:00Z" w:initials="CB">
    <w:p w14:paraId="61E0B080" w14:textId="62951035" w:rsidR="0098175D" w:rsidRDefault="0098175D">
      <w:pPr>
        <w:pStyle w:val="CommentText"/>
      </w:pPr>
      <w:r>
        <w:rPr>
          <w:rStyle w:val="CommentReference"/>
        </w:rPr>
        <w:annotationRef/>
      </w:r>
      <w:r>
        <w:t>I’m really struggling with explaining this</w:t>
      </w:r>
    </w:p>
  </w:comment>
  <w:comment w:id="17" w:author="Craig Brinkerhoff [2]" w:date="2020-03-09T14:48:00Z" w:initials="CB">
    <w:p w14:paraId="30FEF04A" w14:textId="0011D077" w:rsidR="0098175D" w:rsidRDefault="0098175D" w:rsidP="00AC7826">
      <w:pPr>
        <w:pStyle w:val="CommentText"/>
      </w:pPr>
      <w:r>
        <w:rPr>
          <w:rStyle w:val="CommentReference"/>
        </w:rPr>
        <w:annotationRef/>
      </w:r>
      <w:r w:rsidR="005E2144">
        <w:t xml:space="preserve">We need to chat about whether all the </w:t>
      </w:r>
      <w:proofErr w:type="spellStart"/>
      <w:r w:rsidR="005E2144">
        <w:t>pepsi</w:t>
      </w:r>
      <w:proofErr w:type="spellEnd"/>
      <w:r w:rsidR="005E2144">
        <w:t xml:space="preserve"> tests we performed will be included or not.</w:t>
      </w:r>
    </w:p>
  </w:comment>
  <w:comment w:id="18" w:author="Craig Brinkerhoff [2]" w:date="2020-02-14T12:50:00Z" w:initials="CB">
    <w:p w14:paraId="5D23A52C" w14:textId="2876F507" w:rsidR="0098175D" w:rsidRDefault="0098175D">
      <w:pPr>
        <w:pStyle w:val="CommentText"/>
      </w:pPr>
      <w:r>
        <w:rPr>
          <w:rStyle w:val="CommentReference"/>
        </w:rPr>
        <w:annotationRef/>
      </w:r>
      <w:r>
        <w:t>For all 34 rivers. Needs to be updated.</w:t>
      </w:r>
    </w:p>
  </w:comment>
  <w:comment w:id="19" w:author="Craig Brinkerhoff [2]" w:date="2020-02-14T13:06:00Z" w:initials="CB">
    <w:p w14:paraId="7B67305D" w14:textId="7ED21763" w:rsidR="0098175D" w:rsidRDefault="0098175D">
      <w:pPr>
        <w:pStyle w:val="CommentText"/>
      </w:pPr>
      <w:r>
        <w:rPr>
          <w:rStyle w:val="CommentReference"/>
        </w:rPr>
        <w:annotationRef/>
      </w:r>
      <w:r>
        <w:t>Across 34 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AA51F6" w15:done="0"/>
  <w15:commentEx w15:paraId="5B8B8B97" w15:paraIdParent="0AAA51F6" w15:done="0"/>
  <w15:commentEx w15:paraId="7AAEE477" w15:done="0"/>
  <w15:commentEx w15:paraId="52BB56E4" w15:done="0"/>
  <w15:commentEx w15:paraId="780148F5" w15:paraIdParent="52BB56E4" w15:done="0"/>
  <w15:commentEx w15:paraId="61E0B080" w15:done="0"/>
  <w15:commentEx w15:paraId="30FEF04A" w15:done="0"/>
  <w15:commentEx w15:paraId="5D23A52C" w15:done="0"/>
  <w15:commentEx w15:paraId="7B6730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C9BC4" w16cex:dateUtc="2020-03-06T14:52:00Z"/>
  <w16cex:commentExtensible w16cex:durableId="220C9C9B" w16cex:dateUtc="2020-03-06T14:55:00Z"/>
  <w16cex:commentExtensible w16cex:durableId="220C9C78" w16cex:dateUtc="2020-03-06T14:55:00Z"/>
  <w16cex:commentExtensible w16cex:durableId="220C9D5C" w16cex:dateUtc="2020-03-06T14:58:00Z"/>
  <w16cex:commentExtensible w16cex:durableId="220C9D22" w16cex:dateUtc="2020-03-06T14:57:00Z"/>
  <w16cex:commentExtensible w16cex:durableId="220CA015" w16cex:dateUtc="2020-03-06T15:10:00Z"/>
  <w16cex:commentExtensible w16cex:durableId="220CA09C" w16cex:dateUtc="2020-03-06T15:12:00Z"/>
  <w16cex:commentExtensible w16cex:durableId="220CA116" w16cex:dateUtc="2020-03-06T15:14:00Z"/>
  <w16cex:commentExtensible w16cex:durableId="220CA0D4" w16cex:dateUtc="2020-03-06T15:13:00Z"/>
  <w16cex:commentExtensible w16cex:durableId="220CA15B" w16cex:dateUtc="2020-03-06T15:15:00Z"/>
  <w16cex:commentExtensible w16cex:durableId="220CA189" w16cex:dateUtc="2020-03-06T15:16:00Z"/>
  <w16cex:commentExtensible w16cex:durableId="220CA1EF" w16cex:dateUtc="2020-03-06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A51F6" w16cid:durableId="22090102"/>
  <w16cid:commentId w16cid:paraId="5B8B8B97" w16cid:durableId="220C9C78"/>
  <w16cid:commentId w16cid:paraId="23803D40" w16cid:durableId="2211D525"/>
  <w16cid:commentId w16cid:paraId="7AAEE477" w16cid:durableId="2211D3FC"/>
  <w16cid:commentId w16cid:paraId="52BB56E4" w16cid:durableId="2211CFF5"/>
  <w16cid:commentId w16cid:paraId="780148F5" w16cid:durableId="2211CFF6"/>
  <w16cid:commentId w16cid:paraId="61E0B080" w16cid:durableId="2211CFF7"/>
  <w16cid:commentId w16cid:paraId="30FEF04A" w16cid:durableId="2211CFF4"/>
  <w16cid:commentId w16cid:paraId="5D23A52C" w16cid:durableId="21F24CBC"/>
  <w16cid:commentId w16cid:paraId="7B67305D" w16cid:durableId="21F24CB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FC505E" w14:textId="77777777" w:rsidR="00A369C4" w:rsidRDefault="00A369C4" w:rsidP="000379AB">
      <w:r>
        <w:separator/>
      </w:r>
    </w:p>
  </w:endnote>
  <w:endnote w:type="continuationSeparator" w:id="0">
    <w:p w14:paraId="60B8629B" w14:textId="77777777" w:rsidR="00A369C4" w:rsidRDefault="00A369C4"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962503"/>
      <w:docPartObj>
        <w:docPartGallery w:val="Page Numbers (Bottom of Page)"/>
        <w:docPartUnique/>
      </w:docPartObj>
    </w:sdtPr>
    <w:sdtEndPr>
      <w:rPr>
        <w:noProof/>
      </w:rPr>
    </w:sdtEndPr>
    <w:sdtContent>
      <w:p w14:paraId="577BA34B" w14:textId="39E556A8" w:rsidR="0098175D" w:rsidRDefault="0098175D">
        <w:pPr>
          <w:pStyle w:val="Footer"/>
          <w:jc w:val="center"/>
        </w:pPr>
        <w:r>
          <w:t>-</w:t>
        </w:r>
        <w:r>
          <w:fldChar w:fldCharType="begin"/>
        </w:r>
        <w:r>
          <w:instrText xml:space="preserve"> PAGE   \* MERGEFORMAT </w:instrText>
        </w:r>
        <w:r>
          <w:fldChar w:fldCharType="separate"/>
        </w:r>
        <w:r w:rsidR="00EB23A4">
          <w:rPr>
            <w:noProof/>
          </w:rPr>
          <w:t>19</w:t>
        </w:r>
        <w:r>
          <w:rPr>
            <w:noProof/>
          </w:rPr>
          <w:fldChar w:fldCharType="end"/>
        </w:r>
        <w:r>
          <w:rPr>
            <w:noProof/>
          </w:rPr>
          <w:t>-</w:t>
        </w:r>
      </w:p>
    </w:sdtContent>
  </w:sdt>
  <w:p w14:paraId="67FAD72B" w14:textId="77777777" w:rsidR="0098175D" w:rsidRDefault="00981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29B1" w14:textId="77777777" w:rsidR="00A369C4" w:rsidRDefault="00A369C4" w:rsidP="000379AB">
      <w:r>
        <w:separator/>
      </w:r>
    </w:p>
  </w:footnote>
  <w:footnote w:type="continuationSeparator" w:id="0">
    <w:p w14:paraId="58898C34" w14:textId="77777777" w:rsidR="00A369C4" w:rsidRDefault="00A369C4"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5FE63" w14:textId="035B3A9C" w:rsidR="0098175D" w:rsidRDefault="0098175D"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75CCC" w14:textId="2816AD77" w:rsidR="0098175D" w:rsidRDefault="0098175D"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4"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0"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A2952"/>
    <w:multiLevelType w:val="multilevel"/>
    <w:tmpl w:val="7AD0F26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6"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5"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24"/>
  </w:num>
  <w:num w:numId="4">
    <w:abstractNumId w:val="12"/>
  </w:num>
  <w:num w:numId="5">
    <w:abstractNumId w:val="14"/>
  </w:num>
  <w:num w:numId="6">
    <w:abstractNumId w:val="21"/>
  </w:num>
  <w:num w:numId="7">
    <w:abstractNumId w:val="22"/>
  </w:num>
  <w:num w:numId="8">
    <w:abstractNumId w:val="23"/>
  </w:num>
  <w:num w:numId="9">
    <w:abstractNumId w:val="6"/>
  </w:num>
  <w:num w:numId="10">
    <w:abstractNumId w:val="18"/>
  </w:num>
  <w:num w:numId="11">
    <w:abstractNumId w:val="3"/>
  </w:num>
  <w:num w:numId="12">
    <w:abstractNumId w:val="25"/>
  </w:num>
  <w:num w:numId="13">
    <w:abstractNumId w:val="26"/>
  </w:num>
  <w:num w:numId="14">
    <w:abstractNumId w:val="5"/>
  </w:num>
  <w:num w:numId="15">
    <w:abstractNumId w:val="20"/>
  </w:num>
  <w:num w:numId="16">
    <w:abstractNumId w:val="16"/>
  </w:num>
  <w:num w:numId="17">
    <w:abstractNumId w:val="8"/>
  </w:num>
  <w:num w:numId="18">
    <w:abstractNumId w:val="11"/>
  </w:num>
  <w:num w:numId="19">
    <w:abstractNumId w:val="4"/>
  </w:num>
  <w:num w:numId="20">
    <w:abstractNumId w:val="27"/>
  </w:num>
  <w:num w:numId="21">
    <w:abstractNumId w:val="17"/>
  </w:num>
  <w:num w:numId="22">
    <w:abstractNumId w:val="19"/>
  </w:num>
  <w:num w:numId="23">
    <w:abstractNumId w:val="10"/>
  </w:num>
  <w:num w:numId="24">
    <w:abstractNumId w:val="7"/>
  </w:num>
  <w:num w:numId="25">
    <w:abstractNumId w:val="0"/>
  </w:num>
  <w:num w:numId="26">
    <w:abstractNumId w:val="9"/>
  </w:num>
  <w:num w:numId="27">
    <w:abstractNumId w:val="13"/>
  </w:num>
  <w:num w:numId="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Gleason">
    <w15:presenceInfo w15:providerId="AD" w15:userId="S::cjgleason@umass.edu::d3f2cade-24a9-41f0-932d-d6a66b7cdbdb"/>
  </w15:person>
  <w15:person w15:author="Craig Brinkerhoff">
    <w15:presenceInfo w15:providerId="Windows Live" w15:userId="6e5cf8784bf467dc"/>
  </w15:person>
  <w15:person w15:author="Craig Brinkerhoff [2]">
    <w15:presenceInfo w15:providerId="AD" w15:userId="S-1-5-21-2876571829-1334996891-2675354618-145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E3F"/>
    <w:rsid w:val="000066AD"/>
    <w:rsid w:val="00007A5E"/>
    <w:rsid w:val="00007FA3"/>
    <w:rsid w:val="00010F92"/>
    <w:rsid w:val="0001108F"/>
    <w:rsid w:val="00011A9F"/>
    <w:rsid w:val="00012263"/>
    <w:rsid w:val="00012979"/>
    <w:rsid w:val="00012980"/>
    <w:rsid w:val="00012C69"/>
    <w:rsid w:val="000136AA"/>
    <w:rsid w:val="00014725"/>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3CA"/>
    <w:rsid w:val="00025A50"/>
    <w:rsid w:val="00025E46"/>
    <w:rsid w:val="00026D5D"/>
    <w:rsid w:val="00027140"/>
    <w:rsid w:val="00027251"/>
    <w:rsid w:val="00030AB0"/>
    <w:rsid w:val="00031829"/>
    <w:rsid w:val="00032930"/>
    <w:rsid w:val="00033070"/>
    <w:rsid w:val="00034C3C"/>
    <w:rsid w:val="00034C53"/>
    <w:rsid w:val="00034F18"/>
    <w:rsid w:val="00035FB8"/>
    <w:rsid w:val="0003695F"/>
    <w:rsid w:val="00036E19"/>
    <w:rsid w:val="00037084"/>
    <w:rsid w:val="000373D0"/>
    <w:rsid w:val="000379AB"/>
    <w:rsid w:val="000400FE"/>
    <w:rsid w:val="00040B74"/>
    <w:rsid w:val="00040D3A"/>
    <w:rsid w:val="00040DB1"/>
    <w:rsid w:val="00042439"/>
    <w:rsid w:val="000424F5"/>
    <w:rsid w:val="00042849"/>
    <w:rsid w:val="00044138"/>
    <w:rsid w:val="00044675"/>
    <w:rsid w:val="00044A42"/>
    <w:rsid w:val="00044E7C"/>
    <w:rsid w:val="0004633D"/>
    <w:rsid w:val="00047455"/>
    <w:rsid w:val="00047C86"/>
    <w:rsid w:val="00047D81"/>
    <w:rsid w:val="00051E06"/>
    <w:rsid w:val="00052668"/>
    <w:rsid w:val="000527F7"/>
    <w:rsid w:val="00053D3F"/>
    <w:rsid w:val="000542D1"/>
    <w:rsid w:val="00054440"/>
    <w:rsid w:val="00054C48"/>
    <w:rsid w:val="0005547C"/>
    <w:rsid w:val="00055AEF"/>
    <w:rsid w:val="0005618A"/>
    <w:rsid w:val="00056371"/>
    <w:rsid w:val="0005644B"/>
    <w:rsid w:val="00056455"/>
    <w:rsid w:val="000564F9"/>
    <w:rsid w:val="00056E3E"/>
    <w:rsid w:val="00057510"/>
    <w:rsid w:val="0005756B"/>
    <w:rsid w:val="000576EF"/>
    <w:rsid w:val="00057DBE"/>
    <w:rsid w:val="00060277"/>
    <w:rsid w:val="00060F33"/>
    <w:rsid w:val="00061C20"/>
    <w:rsid w:val="00063208"/>
    <w:rsid w:val="00063254"/>
    <w:rsid w:val="00063E8D"/>
    <w:rsid w:val="00064085"/>
    <w:rsid w:val="000642C6"/>
    <w:rsid w:val="000646B6"/>
    <w:rsid w:val="00064758"/>
    <w:rsid w:val="00064C0A"/>
    <w:rsid w:val="000657C6"/>
    <w:rsid w:val="00065B2F"/>
    <w:rsid w:val="00066185"/>
    <w:rsid w:val="00066BDE"/>
    <w:rsid w:val="00070326"/>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77E"/>
    <w:rsid w:val="000802D6"/>
    <w:rsid w:val="00080A8E"/>
    <w:rsid w:val="00080EA1"/>
    <w:rsid w:val="00081921"/>
    <w:rsid w:val="00081A78"/>
    <w:rsid w:val="00081E34"/>
    <w:rsid w:val="000823A0"/>
    <w:rsid w:val="000825AF"/>
    <w:rsid w:val="00082B95"/>
    <w:rsid w:val="00082D40"/>
    <w:rsid w:val="00083128"/>
    <w:rsid w:val="00083144"/>
    <w:rsid w:val="00083798"/>
    <w:rsid w:val="000839B3"/>
    <w:rsid w:val="00083FF6"/>
    <w:rsid w:val="0008430A"/>
    <w:rsid w:val="000851C6"/>
    <w:rsid w:val="000853DF"/>
    <w:rsid w:val="000868ED"/>
    <w:rsid w:val="00087504"/>
    <w:rsid w:val="000875D7"/>
    <w:rsid w:val="00087616"/>
    <w:rsid w:val="0008791E"/>
    <w:rsid w:val="00087F3B"/>
    <w:rsid w:val="00090109"/>
    <w:rsid w:val="0009062B"/>
    <w:rsid w:val="00090ED9"/>
    <w:rsid w:val="00091CF4"/>
    <w:rsid w:val="000923FB"/>
    <w:rsid w:val="00092C52"/>
    <w:rsid w:val="0009324F"/>
    <w:rsid w:val="00093295"/>
    <w:rsid w:val="000935B0"/>
    <w:rsid w:val="00093AC0"/>
    <w:rsid w:val="00093E54"/>
    <w:rsid w:val="000942C5"/>
    <w:rsid w:val="00094CFD"/>
    <w:rsid w:val="00095DB4"/>
    <w:rsid w:val="00096712"/>
    <w:rsid w:val="00096CF8"/>
    <w:rsid w:val="00097DB5"/>
    <w:rsid w:val="00097EEA"/>
    <w:rsid w:val="000A03E1"/>
    <w:rsid w:val="000A05E7"/>
    <w:rsid w:val="000A08C3"/>
    <w:rsid w:val="000A0CC4"/>
    <w:rsid w:val="000A0D6C"/>
    <w:rsid w:val="000A0EF1"/>
    <w:rsid w:val="000A10C8"/>
    <w:rsid w:val="000A1104"/>
    <w:rsid w:val="000A18FA"/>
    <w:rsid w:val="000A351E"/>
    <w:rsid w:val="000A3C24"/>
    <w:rsid w:val="000A4567"/>
    <w:rsid w:val="000A4B33"/>
    <w:rsid w:val="000A4F90"/>
    <w:rsid w:val="000A6640"/>
    <w:rsid w:val="000A667A"/>
    <w:rsid w:val="000A6A05"/>
    <w:rsid w:val="000A7467"/>
    <w:rsid w:val="000A7683"/>
    <w:rsid w:val="000B0A25"/>
    <w:rsid w:val="000B0CAC"/>
    <w:rsid w:val="000B1A3B"/>
    <w:rsid w:val="000B22EF"/>
    <w:rsid w:val="000B29EF"/>
    <w:rsid w:val="000B3DB6"/>
    <w:rsid w:val="000B4598"/>
    <w:rsid w:val="000B5EFC"/>
    <w:rsid w:val="000B6499"/>
    <w:rsid w:val="000B6E8D"/>
    <w:rsid w:val="000B78DC"/>
    <w:rsid w:val="000B795F"/>
    <w:rsid w:val="000B7D6D"/>
    <w:rsid w:val="000C06E5"/>
    <w:rsid w:val="000C0D1F"/>
    <w:rsid w:val="000C16F2"/>
    <w:rsid w:val="000C2421"/>
    <w:rsid w:val="000C597A"/>
    <w:rsid w:val="000C59C6"/>
    <w:rsid w:val="000C5CF2"/>
    <w:rsid w:val="000C6FA4"/>
    <w:rsid w:val="000C7BB8"/>
    <w:rsid w:val="000C7BBF"/>
    <w:rsid w:val="000D004D"/>
    <w:rsid w:val="000D020C"/>
    <w:rsid w:val="000D2340"/>
    <w:rsid w:val="000D2591"/>
    <w:rsid w:val="000D2BC1"/>
    <w:rsid w:val="000D31FD"/>
    <w:rsid w:val="000D5381"/>
    <w:rsid w:val="000D6A0C"/>
    <w:rsid w:val="000D7276"/>
    <w:rsid w:val="000D75F1"/>
    <w:rsid w:val="000D7734"/>
    <w:rsid w:val="000D77A5"/>
    <w:rsid w:val="000E10AA"/>
    <w:rsid w:val="000E10FC"/>
    <w:rsid w:val="000E16AE"/>
    <w:rsid w:val="000E25B7"/>
    <w:rsid w:val="000E27FE"/>
    <w:rsid w:val="000E2E28"/>
    <w:rsid w:val="000E32C2"/>
    <w:rsid w:val="000E431E"/>
    <w:rsid w:val="000E4B82"/>
    <w:rsid w:val="000E4D86"/>
    <w:rsid w:val="000E63C3"/>
    <w:rsid w:val="000E6AC1"/>
    <w:rsid w:val="000E7429"/>
    <w:rsid w:val="000E74C9"/>
    <w:rsid w:val="000E769A"/>
    <w:rsid w:val="000E7995"/>
    <w:rsid w:val="000F020C"/>
    <w:rsid w:val="000F2754"/>
    <w:rsid w:val="000F2A93"/>
    <w:rsid w:val="000F423E"/>
    <w:rsid w:val="000F439B"/>
    <w:rsid w:val="000F5178"/>
    <w:rsid w:val="000F59F3"/>
    <w:rsid w:val="000F702E"/>
    <w:rsid w:val="000F7415"/>
    <w:rsid w:val="000F771A"/>
    <w:rsid w:val="000F7C65"/>
    <w:rsid w:val="00100075"/>
    <w:rsid w:val="001000F0"/>
    <w:rsid w:val="0010189E"/>
    <w:rsid w:val="001030A4"/>
    <w:rsid w:val="0010396E"/>
    <w:rsid w:val="00104CF3"/>
    <w:rsid w:val="00104D5A"/>
    <w:rsid w:val="0010647F"/>
    <w:rsid w:val="0010658C"/>
    <w:rsid w:val="001069B5"/>
    <w:rsid w:val="00107C5C"/>
    <w:rsid w:val="00110110"/>
    <w:rsid w:val="0011072C"/>
    <w:rsid w:val="0011141D"/>
    <w:rsid w:val="001114E3"/>
    <w:rsid w:val="00111E71"/>
    <w:rsid w:val="00112685"/>
    <w:rsid w:val="00112D45"/>
    <w:rsid w:val="001131CC"/>
    <w:rsid w:val="00113C4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CEE"/>
    <w:rsid w:val="0012427C"/>
    <w:rsid w:val="00124707"/>
    <w:rsid w:val="0012508A"/>
    <w:rsid w:val="00126032"/>
    <w:rsid w:val="00126208"/>
    <w:rsid w:val="0012639A"/>
    <w:rsid w:val="00127018"/>
    <w:rsid w:val="0013038D"/>
    <w:rsid w:val="0013105E"/>
    <w:rsid w:val="00131602"/>
    <w:rsid w:val="00131F50"/>
    <w:rsid w:val="001326F1"/>
    <w:rsid w:val="00133508"/>
    <w:rsid w:val="0013388F"/>
    <w:rsid w:val="0013474B"/>
    <w:rsid w:val="001352B6"/>
    <w:rsid w:val="001365C5"/>
    <w:rsid w:val="00136F69"/>
    <w:rsid w:val="001371F9"/>
    <w:rsid w:val="00137737"/>
    <w:rsid w:val="00137A00"/>
    <w:rsid w:val="00137C24"/>
    <w:rsid w:val="0014094D"/>
    <w:rsid w:val="00141134"/>
    <w:rsid w:val="001417E7"/>
    <w:rsid w:val="001427CE"/>
    <w:rsid w:val="00142A7E"/>
    <w:rsid w:val="001431C2"/>
    <w:rsid w:val="0014343A"/>
    <w:rsid w:val="001436A6"/>
    <w:rsid w:val="0014462A"/>
    <w:rsid w:val="00145921"/>
    <w:rsid w:val="0014642A"/>
    <w:rsid w:val="00147A8A"/>
    <w:rsid w:val="00154925"/>
    <w:rsid w:val="001550D3"/>
    <w:rsid w:val="0015556C"/>
    <w:rsid w:val="001556A8"/>
    <w:rsid w:val="0015595C"/>
    <w:rsid w:val="001561CA"/>
    <w:rsid w:val="00156EB9"/>
    <w:rsid w:val="00157E0F"/>
    <w:rsid w:val="00161BE6"/>
    <w:rsid w:val="00162313"/>
    <w:rsid w:val="00162667"/>
    <w:rsid w:val="00162B23"/>
    <w:rsid w:val="00162BFF"/>
    <w:rsid w:val="00163E25"/>
    <w:rsid w:val="0016424A"/>
    <w:rsid w:val="00165ACB"/>
    <w:rsid w:val="00165B56"/>
    <w:rsid w:val="0016614A"/>
    <w:rsid w:val="0016674E"/>
    <w:rsid w:val="001674F2"/>
    <w:rsid w:val="00167532"/>
    <w:rsid w:val="0017076F"/>
    <w:rsid w:val="001708AF"/>
    <w:rsid w:val="00171487"/>
    <w:rsid w:val="00171921"/>
    <w:rsid w:val="00171D98"/>
    <w:rsid w:val="00171F5A"/>
    <w:rsid w:val="0017204B"/>
    <w:rsid w:val="00173426"/>
    <w:rsid w:val="00174903"/>
    <w:rsid w:val="0017557A"/>
    <w:rsid w:val="00176014"/>
    <w:rsid w:val="00176161"/>
    <w:rsid w:val="001767D6"/>
    <w:rsid w:val="0018001F"/>
    <w:rsid w:val="0018012F"/>
    <w:rsid w:val="0018075B"/>
    <w:rsid w:val="00180D74"/>
    <w:rsid w:val="0018391A"/>
    <w:rsid w:val="00183ED5"/>
    <w:rsid w:val="00184334"/>
    <w:rsid w:val="00184EE5"/>
    <w:rsid w:val="00184F2F"/>
    <w:rsid w:val="00185C80"/>
    <w:rsid w:val="0018696F"/>
    <w:rsid w:val="00186C6B"/>
    <w:rsid w:val="001870F6"/>
    <w:rsid w:val="00187226"/>
    <w:rsid w:val="001875ED"/>
    <w:rsid w:val="00187FA1"/>
    <w:rsid w:val="00190284"/>
    <w:rsid w:val="00190496"/>
    <w:rsid w:val="001916A4"/>
    <w:rsid w:val="00192800"/>
    <w:rsid w:val="00192F5B"/>
    <w:rsid w:val="00193D8C"/>
    <w:rsid w:val="00193E9A"/>
    <w:rsid w:val="0019425E"/>
    <w:rsid w:val="00194C85"/>
    <w:rsid w:val="00196129"/>
    <w:rsid w:val="001963D1"/>
    <w:rsid w:val="00196735"/>
    <w:rsid w:val="0019695C"/>
    <w:rsid w:val="0019747A"/>
    <w:rsid w:val="001A04E0"/>
    <w:rsid w:val="001A09E8"/>
    <w:rsid w:val="001A0D34"/>
    <w:rsid w:val="001A0F55"/>
    <w:rsid w:val="001A14F5"/>
    <w:rsid w:val="001A1D1B"/>
    <w:rsid w:val="001A262A"/>
    <w:rsid w:val="001A263C"/>
    <w:rsid w:val="001A3250"/>
    <w:rsid w:val="001A3417"/>
    <w:rsid w:val="001A3A4B"/>
    <w:rsid w:val="001A4013"/>
    <w:rsid w:val="001A4257"/>
    <w:rsid w:val="001A531B"/>
    <w:rsid w:val="001A6647"/>
    <w:rsid w:val="001A7829"/>
    <w:rsid w:val="001A7BC9"/>
    <w:rsid w:val="001B0224"/>
    <w:rsid w:val="001B0AF2"/>
    <w:rsid w:val="001B128F"/>
    <w:rsid w:val="001B15F4"/>
    <w:rsid w:val="001B1A45"/>
    <w:rsid w:val="001B2CE8"/>
    <w:rsid w:val="001B3B52"/>
    <w:rsid w:val="001B3B9B"/>
    <w:rsid w:val="001B4607"/>
    <w:rsid w:val="001B4ABB"/>
    <w:rsid w:val="001B5396"/>
    <w:rsid w:val="001B5548"/>
    <w:rsid w:val="001B5B91"/>
    <w:rsid w:val="001B60DF"/>
    <w:rsid w:val="001B60E4"/>
    <w:rsid w:val="001B6BC5"/>
    <w:rsid w:val="001B7883"/>
    <w:rsid w:val="001B789B"/>
    <w:rsid w:val="001B79D1"/>
    <w:rsid w:val="001C0566"/>
    <w:rsid w:val="001C0684"/>
    <w:rsid w:val="001C1194"/>
    <w:rsid w:val="001C12E7"/>
    <w:rsid w:val="001C1591"/>
    <w:rsid w:val="001C23CC"/>
    <w:rsid w:val="001C2B0D"/>
    <w:rsid w:val="001C382D"/>
    <w:rsid w:val="001C3E8B"/>
    <w:rsid w:val="001C4135"/>
    <w:rsid w:val="001C437F"/>
    <w:rsid w:val="001C4428"/>
    <w:rsid w:val="001C547C"/>
    <w:rsid w:val="001C5CBD"/>
    <w:rsid w:val="001C5F2B"/>
    <w:rsid w:val="001C651C"/>
    <w:rsid w:val="001C7931"/>
    <w:rsid w:val="001C7CDD"/>
    <w:rsid w:val="001D02B3"/>
    <w:rsid w:val="001D0AF6"/>
    <w:rsid w:val="001D1653"/>
    <w:rsid w:val="001D1F37"/>
    <w:rsid w:val="001D1F6F"/>
    <w:rsid w:val="001D367F"/>
    <w:rsid w:val="001D3FB6"/>
    <w:rsid w:val="001D4F11"/>
    <w:rsid w:val="001D73A7"/>
    <w:rsid w:val="001D7433"/>
    <w:rsid w:val="001D7FD5"/>
    <w:rsid w:val="001E0629"/>
    <w:rsid w:val="001E0646"/>
    <w:rsid w:val="001E144F"/>
    <w:rsid w:val="001E2209"/>
    <w:rsid w:val="001E278A"/>
    <w:rsid w:val="001E2CF9"/>
    <w:rsid w:val="001E2D09"/>
    <w:rsid w:val="001E32DC"/>
    <w:rsid w:val="001E33EF"/>
    <w:rsid w:val="001E34E1"/>
    <w:rsid w:val="001E4517"/>
    <w:rsid w:val="001E47DA"/>
    <w:rsid w:val="001E4D24"/>
    <w:rsid w:val="001E4D5B"/>
    <w:rsid w:val="001E4F84"/>
    <w:rsid w:val="001E5441"/>
    <w:rsid w:val="001E549A"/>
    <w:rsid w:val="001E6CDA"/>
    <w:rsid w:val="001E7806"/>
    <w:rsid w:val="001E7EAB"/>
    <w:rsid w:val="001F0AB1"/>
    <w:rsid w:val="001F0E2E"/>
    <w:rsid w:val="001F1182"/>
    <w:rsid w:val="001F1937"/>
    <w:rsid w:val="001F1F64"/>
    <w:rsid w:val="001F2394"/>
    <w:rsid w:val="001F3473"/>
    <w:rsid w:val="001F3B01"/>
    <w:rsid w:val="001F4833"/>
    <w:rsid w:val="001F4E5F"/>
    <w:rsid w:val="001F517E"/>
    <w:rsid w:val="001F6C97"/>
    <w:rsid w:val="001F6D36"/>
    <w:rsid w:val="001F6E56"/>
    <w:rsid w:val="001F6EC4"/>
    <w:rsid w:val="002003DA"/>
    <w:rsid w:val="00200A81"/>
    <w:rsid w:val="00200BDF"/>
    <w:rsid w:val="0020102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B83"/>
    <w:rsid w:val="00205BC1"/>
    <w:rsid w:val="0021062A"/>
    <w:rsid w:val="002112B8"/>
    <w:rsid w:val="0021185A"/>
    <w:rsid w:val="0021200C"/>
    <w:rsid w:val="0021215C"/>
    <w:rsid w:val="00213D12"/>
    <w:rsid w:val="00214491"/>
    <w:rsid w:val="00214A09"/>
    <w:rsid w:val="00215894"/>
    <w:rsid w:val="0021639B"/>
    <w:rsid w:val="00216892"/>
    <w:rsid w:val="00216D16"/>
    <w:rsid w:val="00217231"/>
    <w:rsid w:val="002177F9"/>
    <w:rsid w:val="00217F14"/>
    <w:rsid w:val="002206F0"/>
    <w:rsid w:val="00220AC2"/>
    <w:rsid w:val="00221E22"/>
    <w:rsid w:val="00222055"/>
    <w:rsid w:val="00222208"/>
    <w:rsid w:val="00223428"/>
    <w:rsid w:val="00224916"/>
    <w:rsid w:val="00224CAB"/>
    <w:rsid w:val="00224F99"/>
    <w:rsid w:val="0022536D"/>
    <w:rsid w:val="002272C4"/>
    <w:rsid w:val="00230DD7"/>
    <w:rsid w:val="00230F96"/>
    <w:rsid w:val="00231D0B"/>
    <w:rsid w:val="00231FDC"/>
    <w:rsid w:val="00232B58"/>
    <w:rsid w:val="002330BD"/>
    <w:rsid w:val="00233A2E"/>
    <w:rsid w:val="0023428E"/>
    <w:rsid w:val="002343DF"/>
    <w:rsid w:val="00234FAA"/>
    <w:rsid w:val="002352D5"/>
    <w:rsid w:val="00235324"/>
    <w:rsid w:val="002353B7"/>
    <w:rsid w:val="002354A0"/>
    <w:rsid w:val="00236431"/>
    <w:rsid w:val="002366F0"/>
    <w:rsid w:val="00237295"/>
    <w:rsid w:val="00240008"/>
    <w:rsid w:val="00240AE5"/>
    <w:rsid w:val="00242405"/>
    <w:rsid w:val="0024257F"/>
    <w:rsid w:val="0024295B"/>
    <w:rsid w:val="0024320E"/>
    <w:rsid w:val="00243B84"/>
    <w:rsid w:val="00243CDA"/>
    <w:rsid w:val="00244341"/>
    <w:rsid w:val="0024492B"/>
    <w:rsid w:val="0024496E"/>
    <w:rsid w:val="002453DC"/>
    <w:rsid w:val="002455F4"/>
    <w:rsid w:val="00246197"/>
    <w:rsid w:val="002461E2"/>
    <w:rsid w:val="00246E73"/>
    <w:rsid w:val="0024721C"/>
    <w:rsid w:val="0024755D"/>
    <w:rsid w:val="002478B6"/>
    <w:rsid w:val="00250BFA"/>
    <w:rsid w:val="00250D6F"/>
    <w:rsid w:val="002516C8"/>
    <w:rsid w:val="002524EB"/>
    <w:rsid w:val="0025371E"/>
    <w:rsid w:val="0025411E"/>
    <w:rsid w:val="00254C5A"/>
    <w:rsid w:val="00255469"/>
    <w:rsid w:val="002558CD"/>
    <w:rsid w:val="00255992"/>
    <w:rsid w:val="00255D97"/>
    <w:rsid w:val="00255DB3"/>
    <w:rsid w:val="00256524"/>
    <w:rsid w:val="00256B24"/>
    <w:rsid w:val="002576E7"/>
    <w:rsid w:val="002606E5"/>
    <w:rsid w:val="002614CD"/>
    <w:rsid w:val="0026173C"/>
    <w:rsid w:val="00261F4B"/>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8A4"/>
    <w:rsid w:val="00275DD0"/>
    <w:rsid w:val="002776ED"/>
    <w:rsid w:val="00277FAE"/>
    <w:rsid w:val="00280369"/>
    <w:rsid w:val="00280965"/>
    <w:rsid w:val="00280FA7"/>
    <w:rsid w:val="002816D1"/>
    <w:rsid w:val="00282B62"/>
    <w:rsid w:val="002833F4"/>
    <w:rsid w:val="002836D2"/>
    <w:rsid w:val="00283FD7"/>
    <w:rsid w:val="0028514D"/>
    <w:rsid w:val="00285166"/>
    <w:rsid w:val="002854D5"/>
    <w:rsid w:val="00287481"/>
    <w:rsid w:val="002876BB"/>
    <w:rsid w:val="002901F4"/>
    <w:rsid w:val="00290441"/>
    <w:rsid w:val="00290AE4"/>
    <w:rsid w:val="00290CBB"/>
    <w:rsid w:val="00291546"/>
    <w:rsid w:val="00291723"/>
    <w:rsid w:val="002921CF"/>
    <w:rsid w:val="00293BDF"/>
    <w:rsid w:val="002943FC"/>
    <w:rsid w:val="00294AA8"/>
    <w:rsid w:val="00295154"/>
    <w:rsid w:val="002951EF"/>
    <w:rsid w:val="00295E91"/>
    <w:rsid w:val="00297820"/>
    <w:rsid w:val="00297893"/>
    <w:rsid w:val="00297A6A"/>
    <w:rsid w:val="002A223E"/>
    <w:rsid w:val="002A4833"/>
    <w:rsid w:val="002A4A0D"/>
    <w:rsid w:val="002A537B"/>
    <w:rsid w:val="002A54A1"/>
    <w:rsid w:val="002A6842"/>
    <w:rsid w:val="002A6A09"/>
    <w:rsid w:val="002A7912"/>
    <w:rsid w:val="002B0174"/>
    <w:rsid w:val="002B0B6A"/>
    <w:rsid w:val="002B1767"/>
    <w:rsid w:val="002B2404"/>
    <w:rsid w:val="002B2475"/>
    <w:rsid w:val="002B4138"/>
    <w:rsid w:val="002B46B9"/>
    <w:rsid w:val="002B48DB"/>
    <w:rsid w:val="002B59FF"/>
    <w:rsid w:val="002B5BBE"/>
    <w:rsid w:val="002B5C6C"/>
    <w:rsid w:val="002B6BA1"/>
    <w:rsid w:val="002B6F41"/>
    <w:rsid w:val="002B6F74"/>
    <w:rsid w:val="002B71D8"/>
    <w:rsid w:val="002B7693"/>
    <w:rsid w:val="002B7EFA"/>
    <w:rsid w:val="002C29C7"/>
    <w:rsid w:val="002C3172"/>
    <w:rsid w:val="002C3263"/>
    <w:rsid w:val="002C3830"/>
    <w:rsid w:val="002C3A0A"/>
    <w:rsid w:val="002C3F8E"/>
    <w:rsid w:val="002C4551"/>
    <w:rsid w:val="002C522D"/>
    <w:rsid w:val="002C554F"/>
    <w:rsid w:val="002C564A"/>
    <w:rsid w:val="002C6325"/>
    <w:rsid w:val="002C6B19"/>
    <w:rsid w:val="002C7085"/>
    <w:rsid w:val="002C7E5A"/>
    <w:rsid w:val="002D07EC"/>
    <w:rsid w:val="002D0D16"/>
    <w:rsid w:val="002D105F"/>
    <w:rsid w:val="002D125F"/>
    <w:rsid w:val="002D1A93"/>
    <w:rsid w:val="002D34BE"/>
    <w:rsid w:val="002D4310"/>
    <w:rsid w:val="002D4462"/>
    <w:rsid w:val="002D44BC"/>
    <w:rsid w:val="002D4945"/>
    <w:rsid w:val="002D5C4F"/>
    <w:rsid w:val="002D5D6C"/>
    <w:rsid w:val="002D6BEA"/>
    <w:rsid w:val="002D6F11"/>
    <w:rsid w:val="002E04D1"/>
    <w:rsid w:val="002E06B8"/>
    <w:rsid w:val="002E0E29"/>
    <w:rsid w:val="002E2816"/>
    <w:rsid w:val="002E351C"/>
    <w:rsid w:val="002E3590"/>
    <w:rsid w:val="002E3857"/>
    <w:rsid w:val="002E4C57"/>
    <w:rsid w:val="002E4EC5"/>
    <w:rsid w:val="002E5E94"/>
    <w:rsid w:val="002E6CC5"/>
    <w:rsid w:val="002E760B"/>
    <w:rsid w:val="002E7827"/>
    <w:rsid w:val="002E7FD8"/>
    <w:rsid w:val="002F04B7"/>
    <w:rsid w:val="002F0FEC"/>
    <w:rsid w:val="002F1316"/>
    <w:rsid w:val="002F151C"/>
    <w:rsid w:val="002F1720"/>
    <w:rsid w:val="002F1B06"/>
    <w:rsid w:val="002F1C2A"/>
    <w:rsid w:val="002F1E81"/>
    <w:rsid w:val="002F2289"/>
    <w:rsid w:val="002F2D55"/>
    <w:rsid w:val="002F3B11"/>
    <w:rsid w:val="002F5109"/>
    <w:rsid w:val="002F595E"/>
    <w:rsid w:val="002F5B98"/>
    <w:rsid w:val="002F6E15"/>
    <w:rsid w:val="002F7B04"/>
    <w:rsid w:val="00300253"/>
    <w:rsid w:val="00300271"/>
    <w:rsid w:val="00300BB4"/>
    <w:rsid w:val="003010CF"/>
    <w:rsid w:val="003012FC"/>
    <w:rsid w:val="00302239"/>
    <w:rsid w:val="00302873"/>
    <w:rsid w:val="00303341"/>
    <w:rsid w:val="00303B68"/>
    <w:rsid w:val="00303C46"/>
    <w:rsid w:val="00303C5F"/>
    <w:rsid w:val="00303E52"/>
    <w:rsid w:val="0030463A"/>
    <w:rsid w:val="00304F74"/>
    <w:rsid w:val="00305F20"/>
    <w:rsid w:val="003060F2"/>
    <w:rsid w:val="0030649D"/>
    <w:rsid w:val="003066FC"/>
    <w:rsid w:val="00306B8C"/>
    <w:rsid w:val="00307369"/>
    <w:rsid w:val="00310533"/>
    <w:rsid w:val="00310B1C"/>
    <w:rsid w:val="00310BDA"/>
    <w:rsid w:val="003120BF"/>
    <w:rsid w:val="00313317"/>
    <w:rsid w:val="00313449"/>
    <w:rsid w:val="003136DE"/>
    <w:rsid w:val="003137C3"/>
    <w:rsid w:val="003145C0"/>
    <w:rsid w:val="0031481B"/>
    <w:rsid w:val="00315231"/>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640C"/>
    <w:rsid w:val="00327C5E"/>
    <w:rsid w:val="00327E92"/>
    <w:rsid w:val="003319EE"/>
    <w:rsid w:val="00332B98"/>
    <w:rsid w:val="00332EBE"/>
    <w:rsid w:val="003340B6"/>
    <w:rsid w:val="003344A8"/>
    <w:rsid w:val="0033503D"/>
    <w:rsid w:val="003354D6"/>
    <w:rsid w:val="003356B9"/>
    <w:rsid w:val="00336BE9"/>
    <w:rsid w:val="003370DE"/>
    <w:rsid w:val="003378D0"/>
    <w:rsid w:val="00337A10"/>
    <w:rsid w:val="00340E96"/>
    <w:rsid w:val="00341363"/>
    <w:rsid w:val="003414C6"/>
    <w:rsid w:val="003418B5"/>
    <w:rsid w:val="00341BA7"/>
    <w:rsid w:val="003424E6"/>
    <w:rsid w:val="00343CC7"/>
    <w:rsid w:val="00344A1C"/>
    <w:rsid w:val="003453DA"/>
    <w:rsid w:val="003453E3"/>
    <w:rsid w:val="00346DF6"/>
    <w:rsid w:val="00347E63"/>
    <w:rsid w:val="003515F7"/>
    <w:rsid w:val="00351828"/>
    <w:rsid w:val="00351E32"/>
    <w:rsid w:val="00352665"/>
    <w:rsid w:val="00353ABC"/>
    <w:rsid w:val="003542E3"/>
    <w:rsid w:val="00354354"/>
    <w:rsid w:val="00355281"/>
    <w:rsid w:val="00355F01"/>
    <w:rsid w:val="00356C19"/>
    <w:rsid w:val="003571DE"/>
    <w:rsid w:val="00357C91"/>
    <w:rsid w:val="00360055"/>
    <w:rsid w:val="00360F82"/>
    <w:rsid w:val="003615C4"/>
    <w:rsid w:val="00361714"/>
    <w:rsid w:val="003624B4"/>
    <w:rsid w:val="0036280A"/>
    <w:rsid w:val="0036498B"/>
    <w:rsid w:val="0036519E"/>
    <w:rsid w:val="003663F3"/>
    <w:rsid w:val="00366B62"/>
    <w:rsid w:val="00366C88"/>
    <w:rsid w:val="00367607"/>
    <w:rsid w:val="00370781"/>
    <w:rsid w:val="003709F7"/>
    <w:rsid w:val="00370C39"/>
    <w:rsid w:val="00370FCA"/>
    <w:rsid w:val="0037168F"/>
    <w:rsid w:val="00371DD3"/>
    <w:rsid w:val="00372044"/>
    <w:rsid w:val="003722ED"/>
    <w:rsid w:val="00372873"/>
    <w:rsid w:val="00372EE0"/>
    <w:rsid w:val="00372F14"/>
    <w:rsid w:val="00374370"/>
    <w:rsid w:val="003744E4"/>
    <w:rsid w:val="003745DC"/>
    <w:rsid w:val="0037466A"/>
    <w:rsid w:val="00374B56"/>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593A"/>
    <w:rsid w:val="003877EB"/>
    <w:rsid w:val="00387A2E"/>
    <w:rsid w:val="003900D8"/>
    <w:rsid w:val="0039034B"/>
    <w:rsid w:val="003906DD"/>
    <w:rsid w:val="003917B1"/>
    <w:rsid w:val="003922A1"/>
    <w:rsid w:val="00392807"/>
    <w:rsid w:val="00394DCD"/>
    <w:rsid w:val="003967FA"/>
    <w:rsid w:val="00396B23"/>
    <w:rsid w:val="00397082"/>
    <w:rsid w:val="003971AD"/>
    <w:rsid w:val="003A05FA"/>
    <w:rsid w:val="003A08DB"/>
    <w:rsid w:val="003A093C"/>
    <w:rsid w:val="003A12BD"/>
    <w:rsid w:val="003A2012"/>
    <w:rsid w:val="003A3C3C"/>
    <w:rsid w:val="003A3CF1"/>
    <w:rsid w:val="003A40F5"/>
    <w:rsid w:val="003A606F"/>
    <w:rsid w:val="003A61F5"/>
    <w:rsid w:val="003A6302"/>
    <w:rsid w:val="003A6C50"/>
    <w:rsid w:val="003A70FB"/>
    <w:rsid w:val="003A713F"/>
    <w:rsid w:val="003A744A"/>
    <w:rsid w:val="003A78DF"/>
    <w:rsid w:val="003A7BC7"/>
    <w:rsid w:val="003A7D31"/>
    <w:rsid w:val="003B0367"/>
    <w:rsid w:val="003B038C"/>
    <w:rsid w:val="003B0B2C"/>
    <w:rsid w:val="003B12F7"/>
    <w:rsid w:val="003B15E1"/>
    <w:rsid w:val="003B1713"/>
    <w:rsid w:val="003B19BF"/>
    <w:rsid w:val="003B2BD1"/>
    <w:rsid w:val="003B2DD8"/>
    <w:rsid w:val="003B30CC"/>
    <w:rsid w:val="003B35AA"/>
    <w:rsid w:val="003B3929"/>
    <w:rsid w:val="003B3F49"/>
    <w:rsid w:val="003B3FE8"/>
    <w:rsid w:val="003B4305"/>
    <w:rsid w:val="003B4548"/>
    <w:rsid w:val="003B4F8F"/>
    <w:rsid w:val="003B53EB"/>
    <w:rsid w:val="003B5AFB"/>
    <w:rsid w:val="003B5CB1"/>
    <w:rsid w:val="003B6016"/>
    <w:rsid w:val="003B6072"/>
    <w:rsid w:val="003B6934"/>
    <w:rsid w:val="003B7D0D"/>
    <w:rsid w:val="003C0613"/>
    <w:rsid w:val="003C2D0B"/>
    <w:rsid w:val="003C2F18"/>
    <w:rsid w:val="003C2F78"/>
    <w:rsid w:val="003C3CD1"/>
    <w:rsid w:val="003C448A"/>
    <w:rsid w:val="003C4723"/>
    <w:rsid w:val="003C4C85"/>
    <w:rsid w:val="003C58FE"/>
    <w:rsid w:val="003C5F93"/>
    <w:rsid w:val="003C7312"/>
    <w:rsid w:val="003C76F2"/>
    <w:rsid w:val="003C77A8"/>
    <w:rsid w:val="003D0A53"/>
    <w:rsid w:val="003D24C6"/>
    <w:rsid w:val="003D2762"/>
    <w:rsid w:val="003D4911"/>
    <w:rsid w:val="003D4E3B"/>
    <w:rsid w:val="003D525E"/>
    <w:rsid w:val="003D5851"/>
    <w:rsid w:val="003D5C11"/>
    <w:rsid w:val="003D5F36"/>
    <w:rsid w:val="003D5F9A"/>
    <w:rsid w:val="003D6137"/>
    <w:rsid w:val="003D6B12"/>
    <w:rsid w:val="003D6B9D"/>
    <w:rsid w:val="003D6E7D"/>
    <w:rsid w:val="003D76F1"/>
    <w:rsid w:val="003D7A18"/>
    <w:rsid w:val="003D7AC3"/>
    <w:rsid w:val="003D7E75"/>
    <w:rsid w:val="003E143E"/>
    <w:rsid w:val="003E22EB"/>
    <w:rsid w:val="003E3E99"/>
    <w:rsid w:val="003E4F53"/>
    <w:rsid w:val="003E56F6"/>
    <w:rsid w:val="003E5C51"/>
    <w:rsid w:val="003E655A"/>
    <w:rsid w:val="003E6602"/>
    <w:rsid w:val="003E660A"/>
    <w:rsid w:val="003E6852"/>
    <w:rsid w:val="003E6CAE"/>
    <w:rsid w:val="003E72AB"/>
    <w:rsid w:val="003E7AB6"/>
    <w:rsid w:val="003F0013"/>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425"/>
    <w:rsid w:val="004009A6"/>
    <w:rsid w:val="00400A44"/>
    <w:rsid w:val="00400A64"/>
    <w:rsid w:val="00401946"/>
    <w:rsid w:val="00401FBE"/>
    <w:rsid w:val="004026C9"/>
    <w:rsid w:val="00403C84"/>
    <w:rsid w:val="00403DAD"/>
    <w:rsid w:val="00405C3C"/>
    <w:rsid w:val="00407844"/>
    <w:rsid w:val="00410370"/>
    <w:rsid w:val="00410482"/>
    <w:rsid w:val="00410620"/>
    <w:rsid w:val="00410A44"/>
    <w:rsid w:val="00410EE3"/>
    <w:rsid w:val="00412301"/>
    <w:rsid w:val="00412CC5"/>
    <w:rsid w:val="00412DD1"/>
    <w:rsid w:val="00413BCD"/>
    <w:rsid w:val="0041401F"/>
    <w:rsid w:val="00414398"/>
    <w:rsid w:val="004155F8"/>
    <w:rsid w:val="00416480"/>
    <w:rsid w:val="0041652E"/>
    <w:rsid w:val="00417E8E"/>
    <w:rsid w:val="004220C0"/>
    <w:rsid w:val="00422AED"/>
    <w:rsid w:val="004247B5"/>
    <w:rsid w:val="00424BD5"/>
    <w:rsid w:val="004250B0"/>
    <w:rsid w:val="004263F6"/>
    <w:rsid w:val="0042674B"/>
    <w:rsid w:val="00426C6A"/>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D12"/>
    <w:rsid w:val="0044785D"/>
    <w:rsid w:val="004511CC"/>
    <w:rsid w:val="0045122C"/>
    <w:rsid w:val="00451479"/>
    <w:rsid w:val="0045233E"/>
    <w:rsid w:val="00452C1D"/>
    <w:rsid w:val="0045371A"/>
    <w:rsid w:val="00454732"/>
    <w:rsid w:val="00454874"/>
    <w:rsid w:val="00454913"/>
    <w:rsid w:val="00454949"/>
    <w:rsid w:val="00454DA8"/>
    <w:rsid w:val="00455C40"/>
    <w:rsid w:val="00457038"/>
    <w:rsid w:val="0045741A"/>
    <w:rsid w:val="00457D62"/>
    <w:rsid w:val="004600FB"/>
    <w:rsid w:val="00460382"/>
    <w:rsid w:val="00461383"/>
    <w:rsid w:val="00461604"/>
    <w:rsid w:val="00461C35"/>
    <w:rsid w:val="004622F1"/>
    <w:rsid w:val="00463C65"/>
    <w:rsid w:val="00464316"/>
    <w:rsid w:val="00464C21"/>
    <w:rsid w:val="00465D84"/>
    <w:rsid w:val="00466CDC"/>
    <w:rsid w:val="00467C7A"/>
    <w:rsid w:val="00470A40"/>
    <w:rsid w:val="00471C21"/>
    <w:rsid w:val="004723B0"/>
    <w:rsid w:val="00472BAC"/>
    <w:rsid w:val="0047343D"/>
    <w:rsid w:val="0047420D"/>
    <w:rsid w:val="00474663"/>
    <w:rsid w:val="00474E19"/>
    <w:rsid w:val="00475440"/>
    <w:rsid w:val="00475935"/>
    <w:rsid w:val="004760D6"/>
    <w:rsid w:val="0047639B"/>
    <w:rsid w:val="00476515"/>
    <w:rsid w:val="00477F86"/>
    <w:rsid w:val="004800AC"/>
    <w:rsid w:val="00480FAA"/>
    <w:rsid w:val="004812FE"/>
    <w:rsid w:val="00481316"/>
    <w:rsid w:val="0048196C"/>
    <w:rsid w:val="004819C3"/>
    <w:rsid w:val="00481D78"/>
    <w:rsid w:val="0048200E"/>
    <w:rsid w:val="00482D12"/>
    <w:rsid w:val="00483555"/>
    <w:rsid w:val="00484043"/>
    <w:rsid w:val="00484E01"/>
    <w:rsid w:val="00486FA8"/>
    <w:rsid w:val="00487D01"/>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6E"/>
    <w:rsid w:val="004A69CD"/>
    <w:rsid w:val="004A6F1C"/>
    <w:rsid w:val="004A7DC6"/>
    <w:rsid w:val="004B002D"/>
    <w:rsid w:val="004B183C"/>
    <w:rsid w:val="004B2868"/>
    <w:rsid w:val="004B4002"/>
    <w:rsid w:val="004B40C2"/>
    <w:rsid w:val="004B4B08"/>
    <w:rsid w:val="004B63E0"/>
    <w:rsid w:val="004B74A0"/>
    <w:rsid w:val="004B79ED"/>
    <w:rsid w:val="004B7B20"/>
    <w:rsid w:val="004C13E6"/>
    <w:rsid w:val="004C184C"/>
    <w:rsid w:val="004C1BFE"/>
    <w:rsid w:val="004C241F"/>
    <w:rsid w:val="004C2EFF"/>
    <w:rsid w:val="004C3BB0"/>
    <w:rsid w:val="004C42E5"/>
    <w:rsid w:val="004C450A"/>
    <w:rsid w:val="004C5034"/>
    <w:rsid w:val="004C5B86"/>
    <w:rsid w:val="004C744D"/>
    <w:rsid w:val="004D2095"/>
    <w:rsid w:val="004D212F"/>
    <w:rsid w:val="004D2AC4"/>
    <w:rsid w:val="004D2B66"/>
    <w:rsid w:val="004D357C"/>
    <w:rsid w:val="004D38CC"/>
    <w:rsid w:val="004D3967"/>
    <w:rsid w:val="004D4270"/>
    <w:rsid w:val="004D4956"/>
    <w:rsid w:val="004D4A52"/>
    <w:rsid w:val="004D4D30"/>
    <w:rsid w:val="004D4E50"/>
    <w:rsid w:val="004D50B2"/>
    <w:rsid w:val="004D5EA2"/>
    <w:rsid w:val="004D6481"/>
    <w:rsid w:val="004D7E3D"/>
    <w:rsid w:val="004E0201"/>
    <w:rsid w:val="004E0BC2"/>
    <w:rsid w:val="004E12F5"/>
    <w:rsid w:val="004E139A"/>
    <w:rsid w:val="004E165E"/>
    <w:rsid w:val="004E193A"/>
    <w:rsid w:val="004E1C87"/>
    <w:rsid w:val="004E1FB1"/>
    <w:rsid w:val="004E20B8"/>
    <w:rsid w:val="004E2CDA"/>
    <w:rsid w:val="004E2E0F"/>
    <w:rsid w:val="004E44DC"/>
    <w:rsid w:val="004E4B01"/>
    <w:rsid w:val="004E4D35"/>
    <w:rsid w:val="004E5D07"/>
    <w:rsid w:val="004E7646"/>
    <w:rsid w:val="004E7844"/>
    <w:rsid w:val="004E7FEC"/>
    <w:rsid w:val="004F0566"/>
    <w:rsid w:val="004F1151"/>
    <w:rsid w:val="004F15D7"/>
    <w:rsid w:val="004F183B"/>
    <w:rsid w:val="004F1C0F"/>
    <w:rsid w:val="004F251D"/>
    <w:rsid w:val="004F276D"/>
    <w:rsid w:val="004F2796"/>
    <w:rsid w:val="004F2883"/>
    <w:rsid w:val="004F3BB8"/>
    <w:rsid w:val="004F4930"/>
    <w:rsid w:val="004F5173"/>
    <w:rsid w:val="004F57D7"/>
    <w:rsid w:val="004F6D9E"/>
    <w:rsid w:val="004F77A2"/>
    <w:rsid w:val="005000C2"/>
    <w:rsid w:val="00500998"/>
    <w:rsid w:val="00501FC6"/>
    <w:rsid w:val="00502616"/>
    <w:rsid w:val="00502A36"/>
    <w:rsid w:val="00502FB4"/>
    <w:rsid w:val="00503000"/>
    <w:rsid w:val="00503B24"/>
    <w:rsid w:val="00503D0F"/>
    <w:rsid w:val="00503E87"/>
    <w:rsid w:val="00504993"/>
    <w:rsid w:val="0050554A"/>
    <w:rsid w:val="00506323"/>
    <w:rsid w:val="00506664"/>
    <w:rsid w:val="00506C4D"/>
    <w:rsid w:val="005100C7"/>
    <w:rsid w:val="0051067F"/>
    <w:rsid w:val="00511DB1"/>
    <w:rsid w:val="005140CB"/>
    <w:rsid w:val="00514B33"/>
    <w:rsid w:val="00515C68"/>
    <w:rsid w:val="005167EA"/>
    <w:rsid w:val="00516903"/>
    <w:rsid w:val="005175E2"/>
    <w:rsid w:val="00520082"/>
    <w:rsid w:val="0052029A"/>
    <w:rsid w:val="005202CF"/>
    <w:rsid w:val="00520FFF"/>
    <w:rsid w:val="005223B1"/>
    <w:rsid w:val="005237A6"/>
    <w:rsid w:val="00523830"/>
    <w:rsid w:val="00527632"/>
    <w:rsid w:val="00530F63"/>
    <w:rsid w:val="00531790"/>
    <w:rsid w:val="00532C73"/>
    <w:rsid w:val="005332A0"/>
    <w:rsid w:val="005335BF"/>
    <w:rsid w:val="005336C4"/>
    <w:rsid w:val="00533A12"/>
    <w:rsid w:val="0053443A"/>
    <w:rsid w:val="0053463C"/>
    <w:rsid w:val="00535376"/>
    <w:rsid w:val="005353F2"/>
    <w:rsid w:val="00535728"/>
    <w:rsid w:val="005358D5"/>
    <w:rsid w:val="00536F5E"/>
    <w:rsid w:val="00540478"/>
    <w:rsid w:val="00540AAF"/>
    <w:rsid w:val="00541F8D"/>
    <w:rsid w:val="0054283E"/>
    <w:rsid w:val="00543231"/>
    <w:rsid w:val="005437A4"/>
    <w:rsid w:val="00543AE2"/>
    <w:rsid w:val="00544AF4"/>
    <w:rsid w:val="005458B6"/>
    <w:rsid w:val="00545B4D"/>
    <w:rsid w:val="00545B6C"/>
    <w:rsid w:val="00545D80"/>
    <w:rsid w:val="00546BBF"/>
    <w:rsid w:val="00547592"/>
    <w:rsid w:val="0055025C"/>
    <w:rsid w:val="00552E2F"/>
    <w:rsid w:val="00552EE4"/>
    <w:rsid w:val="00553E30"/>
    <w:rsid w:val="0055416B"/>
    <w:rsid w:val="005545CE"/>
    <w:rsid w:val="0055464C"/>
    <w:rsid w:val="005557AB"/>
    <w:rsid w:val="0055617C"/>
    <w:rsid w:val="00556395"/>
    <w:rsid w:val="00557C24"/>
    <w:rsid w:val="005612EC"/>
    <w:rsid w:val="00561476"/>
    <w:rsid w:val="00562C9F"/>
    <w:rsid w:val="00562CEC"/>
    <w:rsid w:val="00564C0D"/>
    <w:rsid w:val="00565069"/>
    <w:rsid w:val="005655AC"/>
    <w:rsid w:val="0056585E"/>
    <w:rsid w:val="00565E91"/>
    <w:rsid w:val="00565F93"/>
    <w:rsid w:val="00566740"/>
    <w:rsid w:val="00567807"/>
    <w:rsid w:val="00567AF8"/>
    <w:rsid w:val="00567B65"/>
    <w:rsid w:val="00567EF8"/>
    <w:rsid w:val="00567FF2"/>
    <w:rsid w:val="005702F9"/>
    <w:rsid w:val="005711BB"/>
    <w:rsid w:val="00571469"/>
    <w:rsid w:val="0057193D"/>
    <w:rsid w:val="00571E66"/>
    <w:rsid w:val="005721B3"/>
    <w:rsid w:val="0057235E"/>
    <w:rsid w:val="00573DAA"/>
    <w:rsid w:val="005744D4"/>
    <w:rsid w:val="005744E0"/>
    <w:rsid w:val="00575087"/>
    <w:rsid w:val="00575C0B"/>
    <w:rsid w:val="005761F3"/>
    <w:rsid w:val="0057624E"/>
    <w:rsid w:val="0057683C"/>
    <w:rsid w:val="005769B1"/>
    <w:rsid w:val="00576B07"/>
    <w:rsid w:val="00580A76"/>
    <w:rsid w:val="0058119B"/>
    <w:rsid w:val="00581CAB"/>
    <w:rsid w:val="005827A3"/>
    <w:rsid w:val="00583307"/>
    <w:rsid w:val="00583D54"/>
    <w:rsid w:val="0058418F"/>
    <w:rsid w:val="00585029"/>
    <w:rsid w:val="00585FC2"/>
    <w:rsid w:val="00587832"/>
    <w:rsid w:val="00590A27"/>
    <w:rsid w:val="00592485"/>
    <w:rsid w:val="0059283F"/>
    <w:rsid w:val="00592EE3"/>
    <w:rsid w:val="0059323A"/>
    <w:rsid w:val="00593759"/>
    <w:rsid w:val="00593A55"/>
    <w:rsid w:val="005947A4"/>
    <w:rsid w:val="00594ABC"/>
    <w:rsid w:val="00594DAA"/>
    <w:rsid w:val="00594E08"/>
    <w:rsid w:val="005950CB"/>
    <w:rsid w:val="00595C84"/>
    <w:rsid w:val="005961EE"/>
    <w:rsid w:val="005962B7"/>
    <w:rsid w:val="005962E2"/>
    <w:rsid w:val="00596534"/>
    <w:rsid w:val="005973E8"/>
    <w:rsid w:val="00597557"/>
    <w:rsid w:val="005A1B5E"/>
    <w:rsid w:val="005A2454"/>
    <w:rsid w:val="005A3C92"/>
    <w:rsid w:val="005A40E7"/>
    <w:rsid w:val="005A43D7"/>
    <w:rsid w:val="005A6D51"/>
    <w:rsid w:val="005A7024"/>
    <w:rsid w:val="005A7971"/>
    <w:rsid w:val="005A7AEE"/>
    <w:rsid w:val="005B2312"/>
    <w:rsid w:val="005B27EF"/>
    <w:rsid w:val="005B30BF"/>
    <w:rsid w:val="005B35AA"/>
    <w:rsid w:val="005B3F6E"/>
    <w:rsid w:val="005B48AE"/>
    <w:rsid w:val="005B490F"/>
    <w:rsid w:val="005B4954"/>
    <w:rsid w:val="005B578A"/>
    <w:rsid w:val="005B5828"/>
    <w:rsid w:val="005B68AD"/>
    <w:rsid w:val="005B6F7A"/>
    <w:rsid w:val="005B727E"/>
    <w:rsid w:val="005C1013"/>
    <w:rsid w:val="005C1020"/>
    <w:rsid w:val="005C1487"/>
    <w:rsid w:val="005C1D44"/>
    <w:rsid w:val="005C2BFA"/>
    <w:rsid w:val="005C2DFD"/>
    <w:rsid w:val="005C3367"/>
    <w:rsid w:val="005C451C"/>
    <w:rsid w:val="005C5CAF"/>
    <w:rsid w:val="005C6447"/>
    <w:rsid w:val="005C6CDA"/>
    <w:rsid w:val="005C6D80"/>
    <w:rsid w:val="005C700B"/>
    <w:rsid w:val="005C7621"/>
    <w:rsid w:val="005C7952"/>
    <w:rsid w:val="005D0914"/>
    <w:rsid w:val="005D0DB2"/>
    <w:rsid w:val="005D12BA"/>
    <w:rsid w:val="005D1A57"/>
    <w:rsid w:val="005D4380"/>
    <w:rsid w:val="005D4995"/>
    <w:rsid w:val="005D56BB"/>
    <w:rsid w:val="005D5AA4"/>
    <w:rsid w:val="005D60F5"/>
    <w:rsid w:val="005D6272"/>
    <w:rsid w:val="005D63C5"/>
    <w:rsid w:val="005D7D8C"/>
    <w:rsid w:val="005E0555"/>
    <w:rsid w:val="005E0D3D"/>
    <w:rsid w:val="005E173C"/>
    <w:rsid w:val="005E188D"/>
    <w:rsid w:val="005E1A7C"/>
    <w:rsid w:val="005E2144"/>
    <w:rsid w:val="005E2B45"/>
    <w:rsid w:val="005E43CE"/>
    <w:rsid w:val="005E598E"/>
    <w:rsid w:val="005E5FB7"/>
    <w:rsid w:val="005E7D1D"/>
    <w:rsid w:val="005F01C3"/>
    <w:rsid w:val="005F02A9"/>
    <w:rsid w:val="005F11A3"/>
    <w:rsid w:val="005F1982"/>
    <w:rsid w:val="005F2107"/>
    <w:rsid w:val="005F21A8"/>
    <w:rsid w:val="005F2274"/>
    <w:rsid w:val="005F3193"/>
    <w:rsid w:val="005F5D06"/>
    <w:rsid w:val="005F77F6"/>
    <w:rsid w:val="006000E5"/>
    <w:rsid w:val="006005DA"/>
    <w:rsid w:val="006009A3"/>
    <w:rsid w:val="00600FA4"/>
    <w:rsid w:val="006015E4"/>
    <w:rsid w:val="00601CD8"/>
    <w:rsid w:val="00601F90"/>
    <w:rsid w:val="00602084"/>
    <w:rsid w:val="0060226A"/>
    <w:rsid w:val="00602414"/>
    <w:rsid w:val="00602671"/>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397"/>
    <w:rsid w:val="006203B2"/>
    <w:rsid w:val="006206C4"/>
    <w:rsid w:val="0062081C"/>
    <w:rsid w:val="0062099F"/>
    <w:rsid w:val="00620A3E"/>
    <w:rsid w:val="00620AB7"/>
    <w:rsid w:val="00621744"/>
    <w:rsid w:val="00621D9C"/>
    <w:rsid w:val="00622A44"/>
    <w:rsid w:val="00622EB7"/>
    <w:rsid w:val="006233D0"/>
    <w:rsid w:val="00624062"/>
    <w:rsid w:val="006244D6"/>
    <w:rsid w:val="00626A94"/>
    <w:rsid w:val="00627279"/>
    <w:rsid w:val="00627409"/>
    <w:rsid w:val="006305F7"/>
    <w:rsid w:val="00630D46"/>
    <w:rsid w:val="0063112A"/>
    <w:rsid w:val="00631394"/>
    <w:rsid w:val="0063168E"/>
    <w:rsid w:val="00631BBF"/>
    <w:rsid w:val="00631EA1"/>
    <w:rsid w:val="0063285A"/>
    <w:rsid w:val="006332DA"/>
    <w:rsid w:val="006347E5"/>
    <w:rsid w:val="0063640D"/>
    <w:rsid w:val="00636560"/>
    <w:rsid w:val="00637EBE"/>
    <w:rsid w:val="00640150"/>
    <w:rsid w:val="006406D9"/>
    <w:rsid w:val="00640951"/>
    <w:rsid w:val="00640D09"/>
    <w:rsid w:val="006412BA"/>
    <w:rsid w:val="00641FE0"/>
    <w:rsid w:val="00642A61"/>
    <w:rsid w:val="006437BA"/>
    <w:rsid w:val="00643FC4"/>
    <w:rsid w:val="00644237"/>
    <w:rsid w:val="0064453B"/>
    <w:rsid w:val="00644FAE"/>
    <w:rsid w:val="00646A37"/>
    <w:rsid w:val="00647227"/>
    <w:rsid w:val="00647839"/>
    <w:rsid w:val="0065083C"/>
    <w:rsid w:val="00651274"/>
    <w:rsid w:val="006515A8"/>
    <w:rsid w:val="00651CA5"/>
    <w:rsid w:val="00651CB0"/>
    <w:rsid w:val="006525E4"/>
    <w:rsid w:val="00652933"/>
    <w:rsid w:val="00653D37"/>
    <w:rsid w:val="00654672"/>
    <w:rsid w:val="00654EC6"/>
    <w:rsid w:val="0065586E"/>
    <w:rsid w:val="00655C4B"/>
    <w:rsid w:val="0065609C"/>
    <w:rsid w:val="006565C1"/>
    <w:rsid w:val="00656AC7"/>
    <w:rsid w:val="00660543"/>
    <w:rsid w:val="006606D8"/>
    <w:rsid w:val="006615F8"/>
    <w:rsid w:val="00661835"/>
    <w:rsid w:val="00662594"/>
    <w:rsid w:val="006636D6"/>
    <w:rsid w:val="0066375A"/>
    <w:rsid w:val="00664148"/>
    <w:rsid w:val="00664388"/>
    <w:rsid w:val="00664992"/>
    <w:rsid w:val="00664B6A"/>
    <w:rsid w:val="006663D3"/>
    <w:rsid w:val="0067043A"/>
    <w:rsid w:val="00670AE1"/>
    <w:rsid w:val="0067159A"/>
    <w:rsid w:val="00671C85"/>
    <w:rsid w:val="00673990"/>
    <w:rsid w:val="00673ED7"/>
    <w:rsid w:val="00674E1A"/>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624"/>
    <w:rsid w:val="0069767E"/>
    <w:rsid w:val="006976FC"/>
    <w:rsid w:val="00697AD7"/>
    <w:rsid w:val="006A1988"/>
    <w:rsid w:val="006A1CC1"/>
    <w:rsid w:val="006A1FE1"/>
    <w:rsid w:val="006A2913"/>
    <w:rsid w:val="006A2B46"/>
    <w:rsid w:val="006A2CC2"/>
    <w:rsid w:val="006A4A63"/>
    <w:rsid w:val="006A4F9D"/>
    <w:rsid w:val="006A5EC7"/>
    <w:rsid w:val="006A6127"/>
    <w:rsid w:val="006A6462"/>
    <w:rsid w:val="006A7228"/>
    <w:rsid w:val="006A7731"/>
    <w:rsid w:val="006B05ED"/>
    <w:rsid w:val="006B150E"/>
    <w:rsid w:val="006B1EBE"/>
    <w:rsid w:val="006B2939"/>
    <w:rsid w:val="006B2BEA"/>
    <w:rsid w:val="006B31BC"/>
    <w:rsid w:val="006B3B78"/>
    <w:rsid w:val="006B4ED3"/>
    <w:rsid w:val="006B5BA0"/>
    <w:rsid w:val="006B6730"/>
    <w:rsid w:val="006B6C81"/>
    <w:rsid w:val="006B708F"/>
    <w:rsid w:val="006B7970"/>
    <w:rsid w:val="006B7F5B"/>
    <w:rsid w:val="006C0D5D"/>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F5A"/>
    <w:rsid w:val="006D0F7B"/>
    <w:rsid w:val="006D1BFB"/>
    <w:rsid w:val="006D225A"/>
    <w:rsid w:val="006D33AE"/>
    <w:rsid w:val="006D4305"/>
    <w:rsid w:val="006D46E1"/>
    <w:rsid w:val="006D489E"/>
    <w:rsid w:val="006D61F4"/>
    <w:rsid w:val="006D629D"/>
    <w:rsid w:val="006D67AA"/>
    <w:rsid w:val="006D67CA"/>
    <w:rsid w:val="006D6926"/>
    <w:rsid w:val="006D7B1A"/>
    <w:rsid w:val="006D7EA5"/>
    <w:rsid w:val="006E0E24"/>
    <w:rsid w:val="006E11EF"/>
    <w:rsid w:val="006E1D46"/>
    <w:rsid w:val="006E244B"/>
    <w:rsid w:val="006E3017"/>
    <w:rsid w:val="006E4860"/>
    <w:rsid w:val="006E49BE"/>
    <w:rsid w:val="006E5155"/>
    <w:rsid w:val="006E5713"/>
    <w:rsid w:val="006E5A57"/>
    <w:rsid w:val="006E5B62"/>
    <w:rsid w:val="006E616C"/>
    <w:rsid w:val="006E6BB3"/>
    <w:rsid w:val="006E7223"/>
    <w:rsid w:val="006E7FBB"/>
    <w:rsid w:val="006F00AA"/>
    <w:rsid w:val="006F101D"/>
    <w:rsid w:val="006F1086"/>
    <w:rsid w:val="006F109A"/>
    <w:rsid w:val="006F171C"/>
    <w:rsid w:val="006F267A"/>
    <w:rsid w:val="006F2B08"/>
    <w:rsid w:val="006F3174"/>
    <w:rsid w:val="006F4F6A"/>
    <w:rsid w:val="006F5B62"/>
    <w:rsid w:val="006F5C45"/>
    <w:rsid w:val="006F662E"/>
    <w:rsid w:val="006F6A43"/>
    <w:rsid w:val="006F6B3B"/>
    <w:rsid w:val="00700112"/>
    <w:rsid w:val="00701624"/>
    <w:rsid w:val="00701AD1"/>
    <w:rsid w:val="00701B49"/>
    <w:rsid w:val="00702029"/>
    <w:rsid w:val="007021C3"/>
    <w:rsid w:val="00702DE1"/>
    <w:rsid w:val="00703501"/>
    <w:rsid w:val="00703F7B"/>
    <w:rsid w:val="0070406B"/>
    <w:rsid w:val="0070429C"/>
    <w:rsid w:val="007053D5"/>
    <w:rsid w:val="007057B0"/>
    <w:rsid w:val="00707AC2"/>
    <w:rsid w:val="00707E65"/>
    <w:rsid w:val="00710094"/>
    <w:rsid w:val="007109C7"/>
    <w:rsid w:val="00711601"/>
    <w:rsid w:val="00711D16"/>
    <w:rsid w:val="007128AC"/>
    <w:rsid w:val="00712CC4"/>
    <w:rsid w:val="00713518"/>
    <w:rsid w:val="0071383E"/>
    <w:rsid w:val="00713DBD"/>
    <w:rsid w:val="00714B6D"/>
    <w:rsid w:val="00714E65"/>
    <w:rsid w:val="00716805"/>
    <w:rsid w:val="007169A4"/>
    <w:rsid w:val="00717419"/>
    <w:rsid w:val="00717D56"/>
    <w:rsid w:val="00720140"/>
    <w:rsid w:val="00720408"/>
    <w:rsid w:val="0072157D"/>
    <w:rsid w:val="007216F4"/>
    <w:rsid w:val="0072189F"/>
    <w:rsid w:val="00721964"/>
    <w:rsid w:val="00723C1D"/>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A4D"/>
    <w:rsid w:val="00737464"/>
    <w:rsid w:val="00737CE0"/>
    <w:rsid w:val="0074024F"/>
    <w:rsid w:val="007411EB"/>
    <w:rsid w:val="007415E9"/>
    <w:rsid w:val="007420EB"/>
    <w:rsid w:val="00743853"/>
    <w:rsid w:val="00743BD6"/>
    <w:rsid w:val="00743C8E"/>
    <w:rsid w:val="007455BD"/>
    <w:rsid w:val="00745A46"/>
    <w:rsid w:val="00745AB0"/>
    <w:rsid w:val="00745C6F"/>
    <w:rsid w:val="00745EB6"/>
    <w:rsid w:val="0074614B"/>
    <w:rsid w:val="0074695A"/>
    <w:rsid w:val="00746BE8"/>
    <w:rsid w:val="007471F2"/>
    <w:rsid w:val="00750534"/>
    <w:rsid w:val="00751A72"/>
    <w:rsid w:val="00751DEE"/>
    <w:rsid w:val="007526A8"/>
    <w:rsid w:val="007528D8"/>
    <w:rsid w:val="00753D33"/>
    <w:rsid w:val="007541BD"/>
    <w:rsid w:val="007546E8"/>
    <w:rsid w:val="00754AE3"/>
    <w:rsid w:val="00755A84"/>
    <w:rsid w:val="007563FB"/>
    <w:rsid w:val="007572FF"/>
    <w:rsid w:val="00757308"/>
    <w:rsid w:val="00760487"/>
    <w:rsid w:val="007606A5"/>
    <w:rsid w:val="00760AB3"/>
    <w:rsid w:val="007613F4"/>
    <w:rsid w:val="007620FF"/>
    <w:rsid w:val="007627D0"/>
    <w:rsid w:val="00762C15"/>
    <w:rsid w:val="0076402F"/>
    <w:rsid w:val="00764498"/>
    <w:rsid w:val="007648E3"/>
    <w:rsid w:val="007649FD"/>
    <w:rsid w:val="007655BB"/>
    <w:rsid w:val="00765A94"/>
    <w:rsid w:val="00765C32"/>
    <w:rsid w:val="00765C57"/>
    <w:rsid w:val="0076721D"/>
    <w:rsid w:val="00771F6E"/>
    <w:rsid w:val="00772A1B"/>
    <w:rsid w:val="007736B1"/>
    <w:rsid w:val="0077435E"/>
    <w:rsid w:val="007745B6"/>
    <w:rsid w:val="007746FC"/>
    <w:rsid w:val="007748D5"/>
    <w:rsid w:val="007749EE"/>
    <w:rsid w:val="00775D5D"/>
    <w:rsid w:val="007763BB"/>
    <w:rsid w:val="0077662B"/>
    <w:rsid w:val="00776838"/>
    <w:rsid w:val="00776986"/>
    <w:rsid w:val="007778ED"/>
    <w:rsid w:val="00780B28"/>
    <w:rsid w:val="007825A4"/>
    <w:rsid w:val="00782B3D"/>
    <w:rsid w:val="00783090"/>
    <w:rsid w:val="007831BB"/>
    <w:rsid w:val="007834D0"/>
    <w:rsid w:val="00784799"/>
    <w:rsid w:val="00784D75"/>
    <w:rsid w:val="007853DC"/>
    <w:rsid w:val="00785412"/>
    <w:rsid w:val="007856DD"/>
    <w:rsid w:val="00785715"/>
    <w:rsid w:val="00786548"/>
    <w:rsid w:val="00786808"/>
    <w:rsid w:val="007868FC"/>
    <w:rsid w:val="00786ECC"/>
    <w:rsid w:val="00787564"/>
    <w:rsid w:val="00790762"/>
    <w:rsid w:val="00792869"/>
    <w:rsid w:val="007928E0"/>
    <w:rsid w:val="00792D28"/>
    <w:rsid w:val="007941B2"/>
    <w:rsid w:val="00794DE5"/>
    <w:rsid w:val="00794F8B"/>
    <w:rsid w:val="00795F58"/>
    <w:rsid w:val="0079680A"/>
    <w:rsid w:val="00796FB8"/>
    <w:rsid w:val="00796FC5"/>
    <w:rsid w:val="007975B4"/>
    <w:rsid w:val="00797890"/>
    <w:rsid w:val="00797B84"/>
    <w:rsid w:val="00797BC7"/>
    <w:rsid w:val="007A0D61"/>
    <w:rsid w:val="007A1506"/>
    <w:rsid w:val="007A19FD"/>
    <w:rsid w:val="007A2760"/>
    <w:rsid w:val="007A27ED"/>
    <w:rsid w:val="007A2B11"/>
    <w:rsid w:val="007A2EFC"/>
    <w:rsid w:val="007A3152"/>
    <w:rsid w:val="007A369F"/>
    <w:rsid w:val="007A3F18"/>
    <w:rsid w:val="007A4F45"/>
    <w:rsid w:val="007A6025"/>
    <w:rsid w:val="007A6239"/>
    <w:rsid w:val="007A62E3"/>
    <w:rsid w:val="007B13F8"/>
    <w:rsid w:val="007B15B4"/>
    <w:rsid w:val="007B15DB"/>
    <w:rsid w:val="007B1EAA"/>
    <w:rsid w:val="007B23F7"/>
    <w:rsid w:val="007B2599"/>
    <w:rsid w:val="007B281C"/>
    <w:rsid w:val="007B305D"/>
    <w:rsid w:val="007B4441"/>
    <w:rsid w:val="007B468E"/>
    <w:rsid w:val="007B46DF"/>
    <w:rsid w:val="007B470D"/>
    <w:rsid w:val="007B4FCB"/>
    <w:rsid w:val="007B6537"/>
    <w:rsid w:val="007B6DB9"/>
    <w:rsid w:val="007B6E29"/>
    <w:rsid w:val="007B7A11"/>
    <w:rsid w:val="007C00DE"/>
    <w:rsid w:val="007C0DAD"/>
    <w:rsid w:val="007C127B"/>
    <w:rsid w:val="007C175E"/>
    <w:rsid w:val="007C2164"/>
    <w:rsid w:val="007C24D6"/>
    <w:rsid w:val="007C31C8"/>
    <w:rsid w:val="007C5289"/>
    <w:rsid w:val="007C531C"/>
    <w:rsid w:val="007C59A4"/>
    <w:rsid w:val="007C65E8"/>
    <w:rsid w:val="007C69F5"/>
    <w:rsid w:val="007C6A09"/>
    <w:rsid w:val="007C6FA0"/>
    <w:rsid w:val="007C7CD4"/>
    <w:rsid w:val="007D0AD4"/>
    <w:rsid w:val="007D0DBC"/>
    <w:rsid w:val="007D0EBA"/>
    <w:rsid w:val="007D1BC9"/>
    <w:rsid w:val="007D2840"/>
    <w:rsid w:val="007D301C"/>
    <w:rsid w:val="007D3509"/>
    <w:rsid w:val="007D3ABF"/>
    <w:rsid w:val="007D430E"/>
    <w:rsid w:val="007D45CA"/>
    <w:rsid w:val="007D4842"/>
    <w:rsid w:val="007D525B"/>
    <w:rsid w:val="007D5338"/>
    <w:rsid w:val="007D53BC"/>
    <w:rsid w:val="007D5982"/>
    <w:rsid w:val="007D5EC3"/>
    <w:rsid w:val="007D7528"/>
    <w:rsid w:val="007D7F67"/>
    <w:rsid w:val="007D7FBB"/>
    <w:rsid w:val="007E0FD2"/>
    <w:rsid w:val="007E1747"/>
    <w:rsid w:val="007E1D46"/>
    <w:rsid w:val="007E2C5D"/>
    <w:rsid w:val="007E3240"/>
    <w:rsid w:val="007E3255"/>
    <w:rsid w:val="007E69CF"/>
    <w:rsid w:val="007E6DA8"/>
    <w:rsid w:val="007E74AC"/>
    <w:rsid w:val="007E7C6A"/>
    <w:rsid w:val="007F0223"/>
    <w:rsid w:val="007F0597"/>
    <w:rsid w:val="007F1264"/>
    <w:rsid w:val="007F1D99"/>
    <w:rsid w:val="007F2079"/>
    <w:rsid w:val="007F2657"/>
    <w:rsid w:val="007F328B"/>
    <w:rsid w:val="007F350E"/>
    <w:rsid w:val="007F37E7"/>
    <w:rsid w:val="007F394D"/>
    <w:rsid w:val="007F398E"/>
    <w:rsid w:val="007F3C50"/>
    <w:rsid w:val="007F453D"/>
    <w:rsid w:val="007F4664"/>
    <w:rsid w:val="007F4E27"/>
    <w:rsid w:val="007F4F34"/>
    <w:rsid w:val="007F548F"/>
    <w:rsid w:val="007F673D"/>
    <w:rsid w:val="007F6CD4"/>
    <w:rsid w:val="007F7992"/>
    <w:rsid w:val="007F7D41"/>
    <w:rsid w:val="00800A81"/>
    <w:rsid w:val="00800F06"/>
    <w:rsid w:val="008017E1"/>
    <w:rsid w:val="00801B43"/>
    <w:rsid w:val="00801D01"/>
    <w:rsid w:val="008021DB"/>
    <w:rsid w:val="00802289"/>
    <w:rsid w:val="008026A4"/>
    <w:rsid w:val="008026BE"/>
    <w:rsid w:val="0080278C"/>
    <w:rsid w:val="00802E09"/>
    <w:rsid w:val="00803143"/>
    <w:rsid w:val="0080395D"/>
    <w:rsid w:val="008048AD"/>
    <w:rsid w:val="00804EF3"/>
    <w:rsid w:val="008059AD"/>
    <w:rsid w:val="00805E9B"/>
    <w:rsid w:val="00805FA9"/>
    <w:rsid w:val="0080625D"/>
    <w:rsid w:val="0080690C"/>
    <w:rsid w:val="00806A89"/>
    <w:rsid w:val="00810017"/>
    <w:rsid w:val="00811BE3"/>
    <w:rsid w:val="00811C1B"/>
    <w:rsid w:val="008122A0"/>
    <w:rsid w:val="008122D0"/>
    <w:rsid w:val="008127AC"/>
    <w:rsid w:val="00812AB5"/>
    <w:rsid w:val="00812AC4"/>
    <w:rsid w:val="00812FBB"/>
    <w:rsid w:val="00813315"/>
    <w:rsid w:val="0081570C"/>
    <w:rsid w:val="00816BE7"/>
    <w:rsid w:val="00817AD1"/>
    <w:rsid w:val="00817B6F"/>
    <w:rsid w:val="00821507"/>
    <w:rsid w:val="008219DF"/>
    <w:rsid w:val="00821FB5"/>
    <w:rsid w:val="00822234"/>
    <w:rsid w:val="008224A2"/>
    <w:rsid w:val="008225E6"/>
    <w:rsid w:val="00822672"/>
    <w:rsid w:val="008230B4"/>
    <w:rsid w:val="008244C0"/>
    <w:rsid w:val="0082534F"/>
    <w:rsid w:val="00825533"/>
    <w:rsid w:val="008266A1"/>
    <w:rsid w:val="00827224"/>
    <w:rsid w:val="00830454"/>
    <w:rsid w:val="00830CC7"/>
    <w:rsid w:val="00831A45"/>
    <w:rsid w:val="00831FA8"/>
    <w:rsid w:val="008323B3"/>
    <w:rsid w:val="00832B58"/>
    <w:rsid w:val="008334AB"/>
    <w:rsid w:val="008349CC"/>
    <w:rsid w:val="0083537F"/>
    <w:rsid w:val="00835753"/>
    <w:rsid w:val="00836919"/>
    <w:rsid w:val="008375D2"/>
    <w:rsid w:val="00837BE3"/>
    <w:rsid w:val="00837E5D"/>
    <w:rsid w:val="0084012C"/>
    <w:rsid w:val="008401B4"/>
    <w:rsid w:val="0084046D"/>
    <w:rsid w:val="00840F9F"/>
    <w:rsid w:val="00841897"/>
    <w:rsid w:val="00841F50"/>
    <w:rsid w:val="0084267C"/>
    <w:rsid w:val="00843714"/>
    <w:rsid w:val="00847A78"/>
    <w:rsid w:val="00847BC5"/>
    <w:rsid w:val="0085018D"/>
    <w:rsid w:val="00850517"/>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3077"/>
    <w:rsid w:val="00864230"/>
    <w:rsid w:val="00865AB6"/>
    <w:rsid w:val="00865BFA"/>
    <w:rsid w:val="00866918"/>
    <w:rsid w:val="00866959"/>
    <w:rsid w:val="00866A8C"/>
    <w:rsid w:val="00867907"/>
    <w:rsid w:val="008703F4"/>
    <w:rsid w:val="00870DEF"/>
    <w:rsid w:val="00871D54"/>
    <w:rsid w:val="00871F1C"/>
    <w:rsid w:val="00872592"/>
    <w:rsid w:val="008755E2"/>
    <w:rsid w:val="00875DCC"/>
    <w:rsid w:val="00875EA4"/>
    <w:rsid w:val="00875F73"/>
    <w:rsid w:val="00876251"/>
    <w:rsid w:val="008769F3"/>
    <w:rsid w:val="00877BD1"/>
    <w:rsid w:val="00877EC8"/>
    <w:rsid w:val="0088037E"/>
    <w:rsid w:val="00880FDF"/>
    <w:rsid w:val="00882227"/>
    <w:rsid w:val="008823A9"/>
    <w:rsid w:val="00882795"/>
    <w:rsid w:val="00882E0E"/>
    <w:rsid w:val="0088320C"/>
    <w:rsid w:val="008845C3"/>
    <w:rsid w:val="00884B4B"/>
    <w:rsid w:val="00884EC6"/>
    <w:rsid w:val="00884ECA"/>
    <w:rsid w:val="00884F04"/>
    <w:rsid w:val="00887027"/>
    <w:rsid w:val="00887137"/>
    <w:rsid w:val="00891299"/>
    <w:rsid w:val="00891EFA"/>
    <w:rsid w:val="00891FD5"/>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EBF"/>
    <w:rsid w:val="008A1B5B"/>
    <w:rsid w:val="008A1ED6"/>
    <w:rsid w:val="008A2555"/>
    <w:rsid w:val="008A27CF"/>
    <w:rsid w:val="008A2E2C"/>
    <w:rsid w:val="008A34AF"/>
    <w:rsid w:val="008A34BF"/>
    <w:rsid w:val="008A382C"/>
    <w:rsid w:val="008A3E0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D1B"/>
    <w:rsid w:val="008B6006"/>
    <w:rsid w:val="008B6085"/>
    <w:rsid w:val="008B6EE5"/>
    <w:rsid w:val="008B70CA"/>
    <w:rsid w:val="008B7642"/>
    <w:rsid w:val="008B7B75"/>
    <w:rsid w:val="008C0860"/>
    <w:rsid w:val="008C0BE7"/>
    <w:rsid w:val="008C20A1"/>
    <w:rsid w:val="008C37E9"/>
    <w:rsid w:val="008C3FF1"/>
    <w:rsid w:val="008C5141"/>
    <w:rsid w:val="008C52A3"/>
    <w:rsid w:val="008D0B5E"/>
    <w:rsid w:val="008D135C"/>
    <w:rsid w:val="008D17E1"/>
    <w:rsid w:val="008D1898"/>
    <w:rsid w:val="008D264B"/>
    <w:rsid w:val="008D3087"/>
    <w:rsid w:val="008D3F45"/>
    <w:rsid w:val="008D42CC"/>
    <w:rsid w:val="008D59B8"/>
    <w:rsid w:val="008D60C6"/>
    <w:rsid w:val="008D766F"/>
    <w:rsid w:val="008E06B1"/>
    <w:rsid w:val="008E0A27"/>
    <w:rsid w:val="008E0EDA"/>
    <w:rsid w:val="008E1987"/>
    <w:rsid w:val="008E255F"/>
    <w:rsid w:val="008E29CF"/>
    <w:rsid w:val="008E29F3"/>
    <w:rsid w:val="008E2B63"/>
    <w:rsid w:val="008E34A0"/>
    <w:rsid w:val="008E595B"/>
    <w:rsid w:val="008E6984"/>
    <w:rsid w:val="008E6ADD"/>
    <w:rsid w:val="008F017D"/>
    <w:rsid w:val="008F0C5A"/>
    <w:rsid w:val="008F1015"/>
    <w:rsid w:val="008F2D11"/>
    <w:rsid w:val="008F3A13"/>
    <w:rsid w:val="008F3A54"/>
    <w:rsid w:val="008F3A84"/>
    <w:rsid w:val="008F3BDA"/>
    <w:rsid w:val="008F431F"/>
    <w:rsid w:val="008F5363"/>
    <w:rsid w:val="008F56D7"/>
    <w:rsid w:val="008F5753"/>
    <w:rsid w:val="008F59B6"/>
    <w:rsid w:val="008F6353"/>
    <w:rsid w:val="008F6360"/>
    <w:rsid w:val="008F6C05"/>
    <w:rsid w:val="008F719D"/>
    <w:rsid w:val="008F747E"/>
    <w:rsid w:val="00900C6D"/>
    <w:rsid w:val="00900E05"/>
    <w:rsid w:val="00901070"/>
    <w:rsid w:val="00901970"/>
    <w:rsid w:val="00901E9D"/>
    <w:rsid w:val="009029E3"/>
    <w:rsid w:val="00903BF9"/>
    <w:rsid w:val="009040BA"/>
    <w:rsid w:val="00904CAC"/>
    <w:rsid w:val="00904D21"/>
    <w:rsid w:val="0090506B"/>
    <w:rsid w:val="0090531E"/>
    <w:rsid w:val="00905C6C"/>
    <w:rsid w:val="00906620"/>
    <w:rsid w:val="00907807"/>
    <w:rsid w:val="00907926"/>
    <w:rsid w:val="00907DAB"/>
    <w:rsid w:val="00907FB9"/>
    <w:rsid w:val="00910610"/>
    <w:rsid w:val="00911DF8"/>
    <w:rsid w:val="00912239"/>
    <w:rsid w:val="00912323"/>
    <w:rsid w:val="009123E9"/>
    <w:rsid w:val="00912EF7"/>
    <w:rsid w:val="00912F19"/>
    <w:rsid w:val="00913F5F"/>
    <w:rsid w:val="009147BF"/>
    <w:rsid w:val="00916C7D"/>
    <w:rsid w:val="00916D4B"/>
    <w:rsid w:val="0091713D"/>
    <w:rsid w:val="009207B0"/>
    <w:rsid w:val="00920864"/>
    <w:rsid w:val="009209A2"/>
    <w:rsid w:val="00920E6F"/>
    <w:rsid w:val="009227FA"/>
    <w:rsid w:val="009232CA"/>
    <w:rsid w:val="0092373D"/>
    <w:rsid w:val="00923AE1"/>
    <w:rsid w:val="0092470D"/>
    <w:rsid w:val="00924859"/>
    <w:rsid w:val="00925DE9"/>
    <w:rsid w:val="00926257"/>
    <w:rsid w:val="009269BE"/>
    <w:rsid w:val="009274E3"/>
    <w:rsid w:val="009301A7"/>
    <w:rsid w:val="00930781"/>
    <w:rsid w:val="00930CBC"/>
    <w:rsid w:val="00930FEA"/>
    <w:rsid w:val="009329B0"/>
    <w:rsid w:val="00932C4E"/>
    <w:rsid w:val="00932C63"/>
    <w:rsid w:val="00932D19"/>
    <w:rsid w:val="00934655"/>
    <w:rsid w:val="00936996"/>
    <w:rsid w:val="00936A92"/>
    <w:rsid w:val="009374C3"/>
    <w:rsid w:val="009401D7"/>
    <w:rsid w:val="00941BE8"/>
    <w:rsid w:val="009426F4"/>
    <w:rsid w:val="00942AE8"/>
    <w:rsid w:val="00942F8C"/>
    <w:rsid w:val="009434B5"/>
    <w:rsid w:val="00944228"/>
    <w:rsid w:val="009442D8"/>
    <w:rsid w:val="0094474F"/>
    <w:rsid w:val="00944E82"/>
    <w:rsid w:val="009454B5"/>
    <w:rsid w:val="00945D7A"/>
    <w:rsid w:val="00947A2B"/>
    <w:rsid w:val="00947CED"/>
    <w:rsid w:val="0095066A"/>
    <w:rsid w:val="00950DF4"/>
    <w:rsid w:val="009514DD"/>
    <w:rsid w:val="009515B6"/>
    <w:rsid w:val="00951978"/>
    <w:rsid w:val="00951B88"/>
    <w:rsid w:val="009524B5"/>
    <w:rsid w:val="009538BD"/>
    <w:rsid w:val="00954CFC"/>
    <w:rsid w:val="00955591"/>
    <w:rsid w:val="00957D35"/>
    <w:rsid w:val="009624CA"/>
    <w:rsid w:val="00962C23"/>
    <w:rsid w:val="00962CDC"/>
    <w:rsid w:val="00962DA0"/>
    <w:rsid w:val="00963148"/>
    <w:rsid w:val="00965563"/>
    <w:rsid w:val="009662DE"/>
    <w:rsid w:val="009662F8"/>
    <w:rsid w:val="009674AE"/>
    <w:rsid w:val="0097135D"/>
    <w:rsid w:val="00971556"/>
    <w:rsid w:val="00971B41"/>
    <w:rsid w:val="00971FA5"/>
    <w:rsid w:val="0097213C"/>
    <w:rsid w:val="00972326"/>
    <w:rsid w:val="00972A1D"/>
    <w:rsid w:val="00974452"/>
    <w:rsid w:val="009748B9"/>
    <w:rsid w:val="00975467"/>
    <w:rsid w:val="00975833"/>
    <w:rsid w:val="00975D9D"/>
    <w:rsid w:val="00976611"/>
    <w:rsid w:val="00976804"/>
    <w:rsid w:val="00977174"/>
    <w:rsid w:val="00980462"/>
    <w:rsid w:val="00980AB3"/>
    <w:rsid w:val="0098175D"/>
    <w:rsid w:val="009819F4"/>
    <w:rsid w:val="009823A3"/>
    <w:rsid w:val="00982713"/>
    <w:rsid w:val="009829A0"/>
    <w:rsid w:val="0098375F"/>
    <w:rsid w:val="0098382F"/>
    <w:rsid w:val="00983B45"/>
    <w:rsid w:val="00984BEE"/>
    <w:rsid w:val="00985EC1"/>
    <w:rsid w:val="0098619A"/>
    <w:rsid w:val="00986CAC"/>
    <w:rsid w:val="009876D6"/>
    <w:rsid w:val="00987C7D"/>
    <w:rsid w:val="00990466"/>
    <w:rsid w:val="0099094D"/>
    <w:rsid w:val="00990A0C"/>
    <w:rsid w:val="00991A3B"/>
    <w:rsid w:val="0099218B"/>
    <w:rsid w:val="0099278F"/>
    <w:rsid w:val="00992C43"/>
    <w:rsid w:val="009936E6"/>
    <w:rsid w:val="00993CC9"/>
    <w:rsid w:val="009956C7"/>
    <w:rsid w:val="0099625A"/>
    <w:rsid w:val="00996439"/>
    <w:rsid w:val="0099666F"/>
    <w:rsid w:val="00997A9B"/>
    <w:rsid w:val="009A0076"/>
    <w:rsid w:val="009A035E"/>
    <w:rsid w:val="009A23A6"/>
    <w:rsid w:val="009A4ECC"/>
    <w:rsid w:val="009A5B61"/>
    <w:rsid w:val="009A5ECB"/>
    <w:rsid w:val="009A6C51"/>
    <w:rsid w:val="009A6EAD"/>
    <w:rsid w:val="009A6EAF"/>
    <w:rsid w:val="009A6F5B"/>
    <w:rsid w:val="009A78F5"/>
    <w:rsid w:val="009A7A8F"/>
    <w:rsid w:val="009B09A0"/>
    <w:rsid w:val="009B1ECA"/>
    <w:rsid w:val="009B1F5B"/>
    <w:rsid w:val="009B2749"/>
    <w:rsid w:val="009B3661"/>
    <w:rsid w:val="009B380D"/>
    <w:rsid w:val="009B39F3"/>
    <w:rsid w:val="009B4133"/>
    <w:rsid w:val="009B47B1"/>
    <w:rsid w:val="009B5008"/>
    <w:rsid w:val="009B5DD6"/>
    <w:rsid w:val="009B5FDC"/>
    <w:rsid w:val="009B623C"/>
    <w:rsid w:val="009B6348"/>
    <w:rsid w:val="009B6ABA"/>
    <w:rsid w:val="009B6C82"/>
    <w:rsid w:val="009B72C9"/>
    <w:rsid w:val="009C2737"/>
    <w:rsid w:val="009C2CE1"/>
    <w:rsid w:val="009C31D8"/>
    <w:rsid w:val="009C4B02"/>
    <w:rsid w:val="009C4F29"/>
    <w:rsid w:val="009C597A"/>
    <w:rsid w:val="009C6404"/>
    <w:rsid w:val="009D07AA"/>
    <w:rsid w:val="009D1F2B"/>
    <w:rsid w:val="009D2287"/>
    <w:rsid w:val="009D46A9"/>
    <w:rsid w:val="009D5037"/>
    <w:rsid w:val="009D537B"/>
    <w:rsid w:val="009D688C"/>
    <w:rsid w:val="009D700F"/>
    <w:rsid w:val="009E0AB6"/>
    <w:rsid w:val="009E1369"/>
    <w:rsid w:val="009E166B"/>
    <w:rsid w:val="009E1CD0"/>
    <w:rsid w:val="009E27C9"/>
    <w:rsid w:val="009E2890"/>
    <w:rsid w:val="009E2C9D"/>
    <w:rsid w:val="009E3FDB"/>
    <w:rsid w:val="009E45AD"/>
    <w:rsid w:val="009E4FDE"/>
    <w:rsid w:val="009E64EF"/>
    <w:rsid w:val="009E6B5B"/>
    <w:rsid w:val="009E6DEC"/>
    <w:rsid w:val="009F0607"/>
    <w:rsid w:val="009F0662"/>
    <w:rsid w:val="009F091E"/>
    <w:rsid w:val="009F15B7"/>
    <w:rsid w:val="009F16BA"/>
    <w:rsid w:val="009F1907"/>
    <w:rsid w:val="009F1E36"/>
    <w:rsid w:val="009F219B"/>
    <w:rsid w:val="009F289D"/>
    <w:rsid w:val="009F29A5"/>
    <w:rsid w:val="009F37D6"/>
    <w:rsid w:val="009F5044"/>
    <w:rsid w:val="009F5195"/>
    <w:rsid w:val="009F563D"/>
    <w:rsid w:val="009F6538"/>
    <w:rsid w:val="009F6A38"/>
    <w:rsid w:val="009F6BBC"/>
    <w:rsid w:val="009F6C47"/>
    <w:rsid w:val="009F7E28"/>
    <w:rsid w:val="00A001E1"/>
    <w:rsid w:val="00A00326"/>
    <w:rsid w:val="00A00CA5"/>
    <w:rsid w:val="00A00FF2"/>
    <w:rsid w:val="00A0183B"/>
    <w:rsid w:val="00A01854"/>
    <w:rsid w:val="00A03494"/>
    <w:rsid w:val="00A034B4"/>
    <w:rsid w:val="00A035CB"/>
    <w:rsid w:val="00A03B66"/>
    <w:rsid w:val="00A04290"/>
    <w:rsid w:val="00A04871"/>
    <w:rsid w:val="00A0532B"/>
    <w:rsid w:val="00A055BC"/>
    <w:rsid w:val="00A05C3E"/>
    <w:rsid w:val="00A06555"/>
    <w:rsid w:val="00A06950"/>
    <w:rsid w:val="00A06E0A"/>
    <w:rsid w:val="00A10386"/>
    <w:rsid w:val="00A11FA6"/>
    <w:rsid w:val="00A125B1"/>
    <w:rsid w:val="00A1296C"/>
    <w:rsid w:val="00A12F89"/>
    <w:rsid w:val="00A13290"/>
    <w:rsid w:val="00A1382E"/>
    <w:rsid w:val="00A145CC"/>
    <w:rsid w:val="00A14F00"/>
    <w:rsid w:val="00A17466"/>
    <w:rsid w:val="00A17DCB"/>
    <w:rsid w:val="00A201ED"/>
    <w:rsid w:val="00A208A3"/>
    <w:rsid w:val="00A2096C"/>
    <w:rsid w:val="00A215B9"/>
    <w:rsid w:val="00A21673"/>
    <w:rsid w:val="00A22919"/>
    <w:rsid w:val="00A23840"/>
    <w:rsid w:val="00A23F65"/>
    <w:rsid w:val="00A24F96"/>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3AB"/>
    <w:rsid w:val="00A40DFC"/>
    <w:rsid w:val="00A4181D"/>
    <w:rsid w:val="00A41C23"/>
    <w:rsid w:val="00A41D12"/>
    <w:rsid w:val="00A43763"/>
    <w:rsid w:val="00A43991"/>
    <w:rsid w:val="00A452D8"/>
    <w:rsid w:val="00A4568B"/>
    <w:rsid w:val="00A45C75"/>
    <w:rsid w:val="00A46CC0"/>
    <w:rsid w:val="00A47427"/>
    <w:rsid w:val="00A474D5"/>
    <w:rsid w:val="00A479DD"/>
    <w:rsid w:val="00A47C19"/>
    <w:rsid w:val="00A47CDA"/>
    <w:rsid w:val="00A47F7A"/>
    <w:rsid w:val="00A500A0"/>
    <w:rsid w:val="00A501CE"/>
    <w:rsid w:val="00A50FA6"/>
    <w:rsid w:val="00A5116F"/>
    <w:rsid w:val="00A51785"/>
    <w:rsid w:val="00A521A4"/>
    <w:rsid w:val="00A521B2"/>
    <w:rsid w:val="00A52D97"/>
    <w:rsid w:val="00A53439"/>
    <w:rsid w:val="00A5358D"/>
    <w:rsid w:val="00A536A2"/>
    <w:rsid w:val="00A538C4"/>
    <w:rsid w:val="00A53BF6"/>
    <w:rsid w:val="00A5558A"/>
    <w:rsid w:val="00A55593"/>
    <w:rsid w:val="00A55A03"/>
    <w:rsid w:val="00A55DE7"/>
    <w:rsid w:val="00A562EC"/>
    <w:rsid w:val="00A570E0"/>
    <w:rsid w:val="00A61935"/>
    <w:rsid w:val="00A62199"/>
    <w:rsid w:val="00A627BB"/>
    <w:rsid w:val="00A628B0"/>
    <w:rsid w:val="00A62BD3"/>
    <w:rsid w:val="00A63500"/>
    <w:rsid w:val="00A638E2"/>
    <w:rsid w:val="00A64674"/>
    <w:rsid w:val="00A6485E"/>
    <w:rsid w:val="00A64FA9"/>
    <w:rsid w:val="00A651C7"/>
    <w:rsid w:val="00A6559B"/>
    <w:rsid w:val="00A65A5D"/>
    <w:rsid w:val="00A664CB"/>
    <w:rsid w:val="00A678B1"/>
    <w:rsid w:val="00A67F98"/>
    <w:rsid w:val="00A71714"/>
    <w:rsid w:val="00A71C54"/>
    <w:rsid w:val="00A721BA"/>
    <w:rsid w:val="00A7298D"/>
    <w:rsid w:val="00A72B32"/>
    <w:rsid w:val="00A72E38"/>
    <w:rsid w:val="00A73D81"/>
    <w:rsid w:val="00A74DC2"/>
    <w:rsid w:val="00A753C4"/>
    <w:rsid w:val="00A7571A"/>
    <w:rsid w:val="00A76D0E"/>
    <w:rsid w:val="00A76D3C"/>
    <w:rsid w:val="00A77214"/>
    <w:rsid w:val="00A7747E"/>
    <w:rsid w:val="00A77923"/>
    <w:rsid w:val="00A81267"/>
    <w:rsid w:val="00A8155A"/>
    <w:rsid w:val="00A81876"/>
    <w:rsid w:val="00A828B7"/>
    <w:rsid w:val="00A8354E"/>
    <w:rsid w:val="00A85532"/>
    <w:rsid w:val="00A85539"/>
    <w:rsid w:val="00A8701A"/>
    <w:rsid w:val="00A87851"/>
    <w:rsid w:val="00A9176F"/>
    <w:rsid w:val="00A9347B"/>
    <w:rsid w:val="00A93689"/>
    <w:rsid w:val="00A93A58"/>
    <w:rsid w:val="00A94158"/>
    <w:rsid w:val="00A9478C"/>
    <w:rsid w:val="00A96B83"/>
    <w:rsid w:val="00A96DEA"/>
    <w:rsid w:val="00A9795B"/>
    <w:rsid w:val="00A979D6"/>
    <w:rsid w:val="00A97B97"/>
    <w:rsid w:val="00A97E01"/>
    <w:rsid w:val="00AA04EB"/>
    <w:rsid w:val="00AA082F"/>
    <w:rsid w:val="00AA2698"/>
    <w:rsid w:val="00AA2994"/>
    <w:rsid w:val="00AA2CE8"/>
    <w:rsid w:val="00AA3904"/>
    <w:rsid w:val="00AA4431"/>
    <w:rsid w:val="00AA47F9"/>
    <w:rsid w:val="00AA51EF"/>
    <w:rsid w:val="00AA5299"/>
    <w:rsid w:val="00AA5506"/>
    <w:rsid w:val="00AA58A8"/>
    <w:rsid w:val="00AA6298"/>
    <w:rsid w:val="00AA6B03"/>
    <w:rsid w:val="00AA7DAD"/>
    <w:rsid w:val="00AA7DC6"/>
    <w:rsid w:val="00AB0664"/>
    <w:rsid w:val="00AB1B1F"/>
    <w:rsid w:val="00AB2112"/>
    <w:rsid w:val="00AB2150"/>
    <w:rsid w:val="00AB21D7"/>
    <w:rsid w:val="00AB2289"/>
    <w:rsid w:val="00AB27EF"/>
    <w:rsid w:val="00AB2C1F"/>
    <w:rsid w:val="00AB2E2A"/>
    <w:rsid w:val="00AB334C"/>
    <w:rsid w:val="00AB36AB"/>
    <w:rsid w:val="00AB38C0"/>
    <w:rsid w:val="00AB3AAB"/>
    <w:rsid w:val="00AB4613"/>
    <w:rsid w:val="00AB46CF"/>
    <w:rsid w:val="00AB4A04"/>
    <w:rsid w:val="00AB4A58"/>
    <w:rsid w:val="00AB52B7"/>
    <w:rsid w:val="00AB56CD"/>
    <w:rsid w:val="00AB5AC0"/>
    <w:rsid w:val="00AB6AD0"/>
    <w:rsid w:val="00AC05D1"/>
    <w:rsid w:val="00AC3927"/>
    <w:rsid w:val="00AC3ACD"/>
    <w:rsid w:val="00AC4961"/>
    <w:rsid w:val="00AC57CD"/>
    <w:rsid w:val="00AC60D7"/>
    <w:rsid w:val="00AC679F"/>
    <w:rsid w:val="00AC69EA"/>
    <w:rsid w:val="00AC73A3"/>
    <w:rsid w:val="00AC7826"/>
    <w:rsid w:val="00AD0A2C"/>
    <w:rsid w:val="00AD0B1B"/>
    <w:rsid w:val="00AD0FCA"/>
    <w:rsid w:val="00AD1837"/>
    <w:rsid w:val="00AD1C52"/>
    <w:rsid w:val="00AD2694"/>
    <w:rsid w:val="00AD272D"/>
    <w:rsid w:val="00AD2D41"/>
    <w:rsid w:val="00AD4D40"/>
    <w:rsid w:val="00AD51EB"/>
    <w:rsid w:val="00AD5E73"/>
    <w:rsid w:val="00AD5FB3"/>
    <w:rsid w:val="00AE2107"/>
    <w:rsid w:val="00AE2B7C"/>
    <w:rsid w:val="00AE3C5F"/>
    <w:rsid w:val="00AE3DE5"/>
    <w:rsid w:val="00AE47FA"/>
    <w:rsid w:val="00AE4992"/>
    <w:rsid w:val="00AE655C"/>
    <w:rsid w:val="00AE7448"/>
    <w:rsid w:val="00AE748D"/>
    <w:rsid w:val="00AE76F6"/>
    <w:rsid w:val="00AE799B"/>
    <w:rsid w:val="00AF00F7"/>
    <w:rsid w:val="00AF1346"/>
    <w:rsid w:val="00AF266F"/>
    <w:rsid w:val="00AF3035"/>
    <w:rsid w:val="00AF30CB"/>
    <w:rsid w:val="00AF33DA"/>
    <w:rsid w:val="00AF35C5"/>
    <w:rsid w:val="00AF3A87"/>
    <w:rsid w:val="00AF3FB2"/>
    <w:rsid w:val="00AF4866"/>
    <w:rsid w:val="00AF4FE1"/>
    <w:rsid w:val="00AF5B1C"/>
    <w:rsid w:val="00AF5B27"/>
    <w:rsid w:val="00AF6C19"/>
    <w:rsid w:val="00AF7399"/>
    <w:rsid w:val="00B00377"/>
    <w:rsid w:val="00B009F5"/>
    <w:rsid w:val="00B012C3"/>
    <w:rsid w:val="00B021DF"/>
    <w:rsid w:val="00B025C2"/>
    <w:rsid w:val="00B032E7"/>
    <w:rsid w:val="00B04693"/>
    <w:rsid w:val="00B04B93"/>
    <w:rsid w:val="00B05EF2"/>
    <w:rsid w:val="00B06253"/>
    <w:rsid w:val="00B068EB"/>
    <w:rsid w:val="00B10356"/>
    <w:rsid w:val="00B10633"/>
    <w:rsid w:val="00B10CCC"/>
    <w:rsid w:val="00B120F3"/>
    <w:rsid w:val="00B12EC7"/>
    <w:rsid w:val="00B1366E"/>
    <w:rsid w:val="00B13769"/>
    <w:rsid w:val="00B14313"/>
    <w:rsid w:val="00B149EE"/>
    <w:rsid w:val="00B14E4E"/>
    <w:rsid w:val="00B15DD3"/>
    <w:rsid w:val="00B166C0"/>
    <w:rsid w:val="00B17582"/>
    <w:rsid w:val="00B17ACA"/>
    <w:rsid w:val="00B17B22"/>
    <w:rsid w:val="00B17DDE"/>
    <w:rsid w:val="00B17F3A"/>
    <w:rsid w:val="00B20073"/>
    <w:rsid w:val="00B20C13"/>
    <w:rsid w:val="00B211D6"/>
    <w:rsid w:val="00B21662"/>
    <w:rsid w:val="00B21F06"/>
    <w:rsid w:val="00B22B52"/>
    <w:rsid w:val="00B22D3D"/>
    <w:rsid w:val="00B23BCE"/>
    <w:rsid w:val="00B25CBC"/>
    <w:rsid w:val="00B26A2F"/>
    <w:rsid w:val="00B26BCB"/>
    <w:rsid w:val="00B27180"/>
    <w:rsid w:val="00B27381"/>
    <w:rsid w:val="00B27D7D"/>
    <w:rsid w:val="00B30529"/>
    <w:rsid w:val="00B313F5"/>
    <w:rsid w:val="00B31895"/>
    <w:rsid w:val="00B32453"/>
    <w:rsid w:val="00B325DF"/>
    <w:rsid w:val="00B32DF1"/>
    <w:rsid w:val="00B331A8"/>
    <w:rsid w:val="00B33871"/>
    <w:rsid w:val="00B338BC"/>
    <w:rsid w:val="00B33BFC"/>
    <w:rsid w:val="00B35A98"/>
    <w:rsid w:val="00B35E36"/>
    <w:rsid w:val="00B37374"/>
    <w:rsid w:val="00B3767D"/>
    <w:rsid w:val="00B37CA6"/>
    <w:rsid w:val="00B4063B"/>
    <w:rsid w:val="00B4068A"/>
    <w:rsid w:val="00B413C5"/>
    <w:rsid w:val="00B42493"/>
    <w:rsid w:val="00B428D1"/>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CAF"/>
    <w:rsid w:val="00B543B8"/>
    <w:rsid w:val="00B54503"/>
    <w:rsid w:val="00B549B6"/>
    <w:rsid w:val="00B55B69"/>
    <w:rsid w:val="00B55EF6"/>
    <w:rsid w:val="00B577EA"/>
    <w:rsid w:val="00B57DBB"/>
    <w:rsid w:val="00B621D1"/>
    <w:rsid w:val="00B63C34"/>
    <w:rsid w:val="00B648E7"/>
    <w:rsid w:val="00B6517F"/>
    <w:rsid w:val="00B67099"/>
    <w:rsid w:val="00B67315"/>
    <w:rsid w:val="00B708E0"/>
    <w:rsid w:val="00B70C40"/>
    <w:rsid w:val="00B719C8"/>
    <w:rsid w:val="00B71D09"/>
    <w:rsid w:val="00B7239A"/>
    <w:rsid w:val="00B74A9B"/>
    <w:rsid w:val="00B7514D"/>
    <w:rsid w:val="00B75FF8"/>
    <w:rsid w:val="00B7675C"/>
    <w:rsid w:val="00B767D9"/>
    <w:rsid w:val="00B77368"/>
    <w:rsid w:val="00B77A3F"/>
    <w:rsid w:val="00B77DE9"/>
    <w:rsid w:val="00B77F82"/>
    <w:rsid w:val="00B80CDA"/>
    <w:rsid w:val="00B81B69"/>
    <w:rsid w:val="00B822F5"/>
    <w:rsid w:val="00B82556"/>
    <w:rsid w:val="00B82649"/>
    <w:rsid w:val="00B8452C"/>
    <w:rsid w:val="00B857B3"/>
    <w:rsid w:val="00B85ECA"/>
    <w:rsid w:val="00B86101"/>
    <w:rsid w:val="00B865A9"/>
    <w:rsid w:val="00B86719"/>
    <w:rsid w:val="00B87860"/>
    <w:rsid w:val="00B9031C"/>
    <w:rsid w:val="00B9063C"/>
    <w:rsid w:val="00B909AA"/>
    <w:rsid w:val="00B91E42"/>
    <w:rsid w:val="00B93702"/>
    <w:rsid w:val="00B939B5"/>
    <w:rsid w:val="00B941AB"/>
    <w:rsid w:val="00B944A4"/>
    <w:rsid w:val="00B9486D"/>
    <w:rsid w:val="00B94B3D"/>
    <w:rsid w:val="00B9508A"/>
    <w:rsid w:val="00B953E2"/>
    <w:rsid w:val="00B957C4"/>
    <w:rsid w:val="00B95B3E"/>
    <w:rsid w:val="00B96960"/>
    <w:rsid w:val="00B96D9B"/>
    <w:rsid w:val="00B9766E"/>
    <w:rsid w:val="00BA040F"/>
    <w:rsid w:val="00BA0B4F"/>
    <w:rsid w:val="00BA0CC4"/>
    <w:rsid w:val="00BA0D69"/>
    <w:rsid w:val="00BA1C4E"/>
    <w:rsid w:val="00BA21C0"/>
    <w:rsid w:val="00BA281D"/>
    <w:rsid w:val="00BA47ED"/>
    <w:rsid w:val="00BA50B6"/>
    <w:rsid w:val="00BA523C"/>
    <w:rsid w:val="00BA552B"/>
    <w:rsid w:val="00BA5637"/>
    <w:rsid w:val="00BA58F2"/>
    <w:rsid w:val="00BA701F"/>
    <w:rsid w:val="00BA7B9B"/>
    <w:rsid w:val="00BA7F7C"/>
    <w:rsid w:val="00BB001B"/>
    <w:rsid w:val="00BB0195"/>
    <w:rsid w:val="00BB1562"/>
    <w:rsid w:val="00BB173E"/>
    <w:rsid w:val="00BB1762"/>
    <w:rsid w:val="00BB207C"/>
    <w:rsid w:val="00BB2770"/>
    <w:rsid w:val="00BB291D"/>
    <w:rsid w:val="00BB2BBA"/>
    <w:rsid w:val="00BB311F"/>
    <w:rsid w:val="00BB3957"/>
    <w:rsid w:val="00BB4D7F"/>
    <w:rsid w:val="00BB5ABD"/>
    <w:rsid w:val="00BB5F45"/>
    <w:rsid w:val="00BB72E8"/>
    <w:rsid w:val="00BB7375"/>
    <w:rsid w:val="00BB7D4A"/>
    <w:rsid w:val="00BC045B"/>
    <w:rsid w:val="00BC04AC"/>
    <w:rsid w:val="00BC0A44"/>
    <w:rsid w:val="00BC0AF1"/>
    <w:rsid w:val="00BC1AAB"/>
    <w:rsid w:val="00BC25E1"/>
    <w:rsid w:val="00BC2862"/>
    <w:rsid w:val="00BC2A6D"/>
    <w:rsid w:val="00BC50B0"/>
    <w:rsid w:val="00BC5261"/>
    <w:rsid w:val="00BC57EF"/>
    <w:rsid w:val="00BC5805"/>
    <w:rsid w:val="00BC5C02"/>
    <w:rsid w:val="00BC5E8E"/>
    <w:rsid w:val="00BC6407"/>
    <w:rsid w:val="00BC6536"/>
    <w:rsid w:val="00BC6B15"/>
    <w:rsid w:val="00BC7648"/>
    <w:rsid w:val="00BC7719"/>
    <w:rsid w:val="00BC7F42"/>
    <w:rsid w:val="00BD1331"/>
    <w:rsid w:val="00BD1737"/>
    <w:rsid w:val="00BD208D"/>
    <w:rsid w:val="00BD2571"/>
    <w:rsid w:val="00BD26CF"/>
    <w:rsid w:val="00BD2E9D"/>
    <w:rsid w:val="00BD31B5"/>
    <w:rsid w:val="00BD3C48"/>
    <w:rsid w:val="00BD4783"/>
    <w:rsid w:val="00BD4A23"/>
    <w:rsid w:val="00BD51AD"/>
    <w:rsid w:val="00BD56EF"/>
    <w:rsid w:val="00BD5905"/>
    <w:rsid w:val="00BD5E42"/>
    <w:rsid w:val="00BD641F"/>
    <w:rsid w:val="00BD6EBE"/>
    <w:rsid w:val="00BD74C9"/>
    <w:rsid w:val="00BD7F71"/>
    <w:rsid w:val="00BD7F9E"/>
    <w:rsid w:val="00BE0324"/>
    <w:rsid w:val="00BE0F0D"/>
    <w:rsid w:val="00BE111A"/>
    <w:rsid w:val="00BE1F46"/>
    <w:rsid w:val="00BE1F88"/>
    <w:rsid w:val="00BE2298"/>
    <w:rsid w:val="00BE23AC"/>
    <w:rsid w:val="00BE2F7B"/>
    <w:rsid w:val="00BE3107"/>
    <w:rsid w:val="00BE344D"/>
    <w:rsid w:val="00BE397F"/>
    <w:rsid w:val="00BE4ABA"/>
    <w:rsid w:val="00BE5E3B"/>
    <w:rsid w:val="00BE620F"/>
    <w:rsid w:val="00BE7905"/>
    <w:rsid w:val="00BF0028"/>
    <w:rsid w:val="00BF0144"/>
    <w:rsid w:val="00BF02B7"/>
    <w:rsid w:val="00BF0638"/>
    <w:rsid w:val="00BF0D1B"/>
    <w:rsid w:val="00BF0E50"/>
    <w:rsid w:val="00BF1A2E"/>
    <w:rsid w:val="00BF1ACD"/>
    <w:rsid w:val="00BF1DC9"/>
    <w:rsid w:val="00BF4A03"/>
    <w:rsid w:val="00BF4C28"/>
    <w:rsid w:val="00BF5886"/>
    <w:rsid w:val="00BF58B0"/>
    <w:rsid w:val="00BF5B36"/>
    <w:rsid w:val="00BF6709"/>
    <w:rsid w:val="00BF726D"/>
    <w:rsid w:val="00BF7C2B"/>
    <w:rsid w:val="00BF7C52"/>
    <w:rsid w:val="00C00B8E"/>
    <w:rsid w:val="00C00ED6"/>
    <w:rsid w:val="00C01B23"/>
    <w:rsid w:val="00C01CFC"/>
    <w:rsid w:val="00C01D01"/>
    <w:rsid w:val="00C01D11"/>
    <w:rsid w:val="00C02B0C"/>
    <w:rsid w:val="00C031A8"/>
    <w:rsid w:val="00C03D72"/>
    <w:rsid w:val="00C03D8B"/>
    <w:rsid w:val="00C043BB"/>
    <w:rsid w:val="00C060B8"/>
    <w:rsid w:val="00C067E3"/>
    <w:rsid w:val="00C07230"/>
    <w:rsid w:val="00C079D5"/>
    <w:rsid w:val="00C11048"/>
    <w:rsid w:val="00C1128D"/>
    <w:rsid w:val="00C11744"/>
    <w:rsid w:val="00C12993"/>
    <w:rsid w:val="00C13762"/>
    <w:rsid w:val="00C142E7"/>
    <w:rsid w:val="00C1431E"/>
    <w:rsid w:val="00C143F9"/>
    <w:rsid w:val="00C157EF"/>
    <w:rsid w:val="00C1692B"/>
    <w:rsid w:val="00C16F41"/>
    <w:rsid w:val="00C17D70"/>
    <w:rsid w:val="00C20719"/>
    <w:rsid w:val="00C208FF"/>
    <w:rsid w:val="00C21DE0"/>
    <w:rsid w:val="00C22E3D"/>
    <w:rsid w:val="00C23104"/>
    <w:rsid w:val="00C24047"/>
    <w:rsid w:val="00C25AAD"/>
    <w:rsid w:val="00C25F71"/>
    <w:rsid w:val="00C26620"/>
    <w:rsid w:val="00C26E18"/>
    <w:rsid w:val="00C26F5C"/>
    <w:rsid w:val="00C27C90"/>
    <w:rsid w:val="00C30239"/>
    <w:rsid w:val="00C30732"/>
    <w:rsid w:val="00C307C0"/>
    <w:rsid w:val="00C30A19"/>
    <w:rsid w:val="00C31481"/>
    <w:rsid w:val="00C3162D"/>
    <w:rsid w:val="00C31AB4"/>
    <w:rsid w:val="00C32372"/>
    <w:rsid w:val="00C32852"/>
    <w:rsid w:val="00C32C0C"/>
    <w:rsid w:val="00C33048"/>
    <w:rsid w:val="00C3323E"/>
    <w:rsid w:val="00C337A4"/>
    <w:rsid w:val="00C341A0"/>
    <w:rsid w:val="00C34276"/>
    <w:rsid w:val="00C359A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50104"/>
    <w:rsid w:val="00C50733"/>
    <w:rsid w:val="00C50871"/>
    <w:rsid w:val="00C509B3"/>
    <w:rsid w:val="00C50C56"/>
    <w:rsid w:val="00C50DF7"/>
    <w:rsid w:val="00C51497"/>
    <w:rsid w:val="00C51DBD"/>
    <w:rsid w:val="00C52182"/>
    <w:rsid w:val="00C52CD7"/>
    <w:rsid w:val="00C54848"/>
    <w:rsid w:val="00C55191"/>
    <w:rsid w:val="00C55D18"/>
    <w:rsid w:val="00C5606F"/>
    <w:rsid w:val="00C565D1"/>
    <w:rsid w:val="00C567B2"/>
    <w:rsid w:val="00C567E8"/>
    <w:rsid w:val="00C57841"/>
    <w:rsid w:val="00C61627"/>
    <w:rsid w:val="00C63CB0"/>
    <w:rsid w:val="00C64931"/>
    <w:rsid w:val="00C64CB9"/>
    <w:rsid w:val="00C64E54"/>
    <w:rsid w:val="00C66043"/>
    <w:rsid w:val="00C67945"/>
    <w:rsid w:val="00C67E5B"/>
    <w:rsid w:val="00C71A57"/>
    <w:rsid w:val="00C725DA"/>
    <w:rsid w:val="00C73AEB"/>
    <w:rsid w:val="00C74697"/>
    <w:rsid w:val="00C74903"/>
    <w:rsid w:val="00C74979"/>
    <w:rsid w:val="00C777DF"/>
    <w:rsid w:val="00C77E68"/>
    <w:rsid w:val="00C81368"/>
    <w:rsid w:val="00C81692"/>
    <w:rsid w:val="00C8186D"/>
    <w:rsid w:val="00C81A44"/>
    <w:rsid w:val="00C83BA1"/>
    <w:rsid w:val="00C843ED"/>
    <w:rsid w:val="00C845A4"/>
    <w:rsid w:val="00C8536F"/>
    <w:rsid w:val="00C85AB0"/>
    <w:rsid w:val="00C86C0E"/>
    <w:rsid w:val="00C86E59"/>
    <w:rsid w:val="00C90056"/>
    <w:rsid w:val="00C90F5D"/>
    <w:rsid w:val="00C91E5B"/>
    <w:rsid w:val="00C92C59"/>
    <w:rsid w:val="00C92FC4"/>
    <w:rsid w:val="00C946B4"/>
    <w:rsid w:val="00C94AA5"/>
    <w:rsid w:val="00C95958"/>
    <w:rsid w:val="00C96D75"/>
    <w:rsid w:val="00C97968"/>
    <w:rsid w:val="00C97A68"/>
    <w:rsid w:val="00C97E2F"/>
    <w:rsid w:val="00CA0401"/>
    <w:rsid w:val="00CA054B"/>
    <w:rsid w:val="00CA090A"/>
    <w:rsid w:val="00CA10B0"/>
    <w:rsid w:val="00CA2326"/>
    <w:rsid w:val="00CA31F8"/>
    <w:rsid w:val="00CA34E7"/>
    <w:rsid w:val="00CA390F"/>
    <w:rsid w:val="00CA3EB1"/>
    <w:rsid w:val="00CA4C0D"/>
    <w:rsid w:val="00CA6F5C"/>
    <w:rsid w:val="00CA713E"/>
    <w:rsid w:val="00CA71BC"/>
    <w:rsid w:val="00CA7960"/>
    <w:rsid w:val="00CA7AC5"/>
    <w:rsid w:val="00CB0AAC"/>
    <w:rsid w:val="00CB1CE5"/>
    <w:rsid w:val="00CB2987"/>
    <w:rsid w:val="00CB29E2"/>
    <w:rsid w:val="00CB4804"/>
    <w:rsid w:val="00CB506E"/>
    <w:rsid w:val="00CB5708"/>
    <w:rsid w:val="00CB5C6A"/>
    <w:rsid w:val="00CB5E47"/>
    <w:rsid w:val="00CB63D3"/>
    <w:rsid w:val="00CB66CD"/>
    <w:rsid w:val="00CB66E5"/>
    <w:rsid w:val="00CB7BED"/>
    <w:rsid w:val="00CB7E31"/>
    <w:rsid w:val="00CC0B73"/>
    <w:rsid w:val="00CC17A6"/>
    <w:rsid w:val="00CC1C70"/>
    <w:rsid w:val="00CC20DC"/>
    <w:rsid w:val="00CC26A9"/>
    <w:rsid w:val="00CC2786"/>
    <w:rsid w:val="00CC29D6"/>
    <w:rsid w:val="00CC5581"/>
    <w:rsid w:val="00CC565C"/>
    <w:rsid w:val="00CC5D73"/>
    <w:rsid w:val="00CC6116"/>
    <w:rsid w:val="00CC6152"/>
    <w:rsid w:val="00CC61AA"/>
    <w:rsid w:val="00CC65DB"/>
    <w:rsid w:val="00CC696B"/>
    <w:rsid w:val="00CC6A2F"/>
    <w:rsid w:val="00CC7090"/>
    <w:rsid w:val="00CC7C7D"/>
    <w:rsid w:val="00CD0CF2"/>
    <w:rsid w:val="00CD0E8B"/>
    <w:rsid w:val="00CD1384"/>
    <w:rsid w:val="00CD15BF"/>
    <w:rsid w:val="00CD184B"/>
    <w:rsid w:val="00CD1AC2"/>
    <w:rsid w:val="00CD1FFC"/>
    <w:rsid w:val="00CD3499"/>
    <w:rsid w:val="00CD44A3"/>
    <w:rsid w:val="00CD4C38"/>
    <w:rsid w:val="00CD6C4F"/>
    <w:rsid w:val="00CD6E48"/>
    <w:rsid w:val="00CD757A"/>
    <w:rsid w:val="00CE0D90"/>
    <w:rsid w:val="00CE0E0F"/>
    <w:rsid w:val="00CE18E1"/>
    <w:rsid w:val="00CE1D37"/>
    <w:rsid w:val="00CE3E10"/>
    <w:rsid w:val="00CE3E3D"/>
    <w:rsid w:val="00CE4537"/>
    <w:rsid w:val="00CE4741"/>
    <w:rsid w:val="00CE5533"/>
    <w:rsid w:val="00CE57D0"/>
    <w:rsid w:val="00CE7894"/>
    <w:rsid w:val="00CF008C"/>
    <w:rsid w:val="00CF0A6D"/>
    <w:rsid w:val="00CF1320"/>
    <w:rsid w:val="00CF343C"/>
    <w:rsid w:val="00CF366E"/>
    <w:rsid w:val="00CF3A34"/>
    <w:rsid w:val="00CF3B8A"/>
    <w:rsid w:val="00CF51EB"/>
    <w:rsid w:val="00CF666E"/>
    <w:rsid w:val="00CF67A8"/>
    <w:rsid w:val="00CF7C7A"/>
    <w:rsid w:val="00D00093"/>
    <w:rsid w:val="00D00AE6"/>
    <w:rsid w:val="00D00EA6"/>
    <w:rsid w:val="00D0189D"/>
    <w:rsid w:val="00D01F0E"/>
    <w:rsid w:val="00D0385E"/>
    <w:rsid w:val="00D04147"/>
    <w:rsid w:val="00D050D9"/>
    <w:rsid w:val="00D07916"/>
    <w:rsid w:val="00D104E0"/>
    <w:rsid w:val="00D10D77"/>
    <w:rsid w:val="00D11EB1"/>
    <w:rsid w:val="00D12457"/>
    <w:rsid w:val="00D131F5"/>
    <w:rsid w:val="00D132EB"/>
    <w:rsid w:val="00D135F5"/>
    <w:rsid w:val="00D14E78"/>
    <w:rsid w:val="00D15BCA"/>
    <w:rsid w:val="00D16315"/>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C4B"/>
    <w:rsid w:val="00D25E75"/>
    <w:rsid w:val="00D26826"/>
    <w:rsid w:val="00D27151"/>
    <w:rsid w:val="00D2721E"/>
    <w:rsid w:val="00D27C2E"/>
    <w:rsid w:val="00D27E2E"/>
    <w:rsid w:val="00D27EC5"/>
    <w:rsid w:val="00D326BE"/>
    <w:rsid w:val="00D33511"/>
    <w:rsid w:val="00D3390D"/>
    <w:rsid w:val="00D34B4E"/>
    <w:rsid w:val="00D34BCC"/>
    <w:rsid w:val="00D3565C"/>
    <w:rsid w:val="00D3779B"/>
    <w:rsid w:val="00D40B73"/>
    <w:rsid w:val="00D40F42"/>
    <w:rsid w:val="00D41855"/>
    <w:rsid w:val="00D42478"/>
    <w:rsid w:val="00D437B6"/>
    <w:rsid w:val="00D44967"/>
    <w:rsid w:val="00D4507E"/>
    <w:rsid w:val="00D45AC4"/>
    <w:rsid w:val="00D46828"/>
    <w:rsid w:val="00D4687C"/>
    <w:rsid w:val="00D470ED"/>
    <w:rsid w:val="00D47CCD"/>
    <w:rsid w:val="00D503FA"/>
    <w:rsid w:val="00D5054B"/>
    <w:rsid w:val="00D51EFE"/>
    <w:rsid w:val="00D5253E"/>
    <w:rsid w:val="00D52594"/>
    <w:rsid w:val="00D52B5B"/>
    <w:rsid w:val="00D52F3A"/>
    <w:rsid w:val="00D531D1"/>
    <w:rsid w:val="00D533FE"/>
    <w:rsid w:val="00D54404"/>
    <w:rsid w:val="00D55123"/>
    <w:rsid w:val="00D551D5"/>
    <w:rsid w:val="00D559C0"/>
    <w:rsid w:val="00D5606B"/>
    <w:rsid w:val="00D56452"/>
    <w:rsid w:val="00D61385"/>
    <w:rsid w:val="00D61CBD"/>
    <w:rsid w:val="00D6204B"/>
    <w:rsid w:val="00D625AD"/>
    <w:rsid w:val="00D62B95"/>
    <w:rsid w:val="00D63847"/>
    <w:rsid w:val="00D63A6D"/>
    <w:rsid w:val="00D6458E"/>
    <w:rsid w:val="00D648A5"/>
    <w:rsid w:val="00D64A19"/>
    <w:rsid w:val="00D661B7"/>
    <w:rsid w:val="00D662DC"/>
    <w:rsid w:val="00D700B6"/>
    <w:rsid w:val="00D702C4"/>
    <w:rsid w:val="00D7277D"/>
    <w:rsid w:val="00D735D6"/>
    <w:rsid w:val="00D73D50"/>
    <w:rsid w:val="00D75D87"/>
    <w:rsid w:val="00D76CA1"/>
    <w:rsid w:val="00D773CD"/>
    <w:rsid w:val="00D77771"/>
    <w:rsid w:val="00D777A9"/>
    <w:rsid w:val="00D777AD"/>
    <w:rsid w:val="00D80040"/>
    <w:rsid w:val="00D80EC3"/>
    <w:rsid w:val="00D810BF"/>
    <w:rsid w:val="00D810E5"/>
    <w:rsid w:val="00D81171"/>
    <w:rsid w:val="00D81549"/>
    <w:rsid w:val="00D819FB"/>
    <w:rsid w:val="00D82FBC"/>
    <w:rsid w:val="00D83089"/>
    <w:rsid w:val="00D8448C"/>
    <w:rsid w:val="00D84721"/>
    <w:rsid w:val="00D854E2"/>
    <w:rsid w:val="00D86239"/>
    <w:rsid w:val="00D864A6"/>
    <w:rsid w:val="00D86E1C"/>
    <w:rsid w:val="00D87D14"/>
    <w:rsid w:val="00D87EBC"/>
    <w:rsid w:val="00D902B5"/>
    <w:rsid w:val="00D903F0"/>
    <w:rsid w:val="00D909F8"/>
    <w:rsid w:val="00D92099"/>
    <w:rsid w:val="00D9339B"/>
    <w:rsid w:val="00D93C40"/>
    <w:rsid w:val="00D93CC7"/>
    <w:rsid w:val="00D93FEC"/>
    <w:rsid w:val="00D94309"/>
    <w:rsid w:val="00D947A5"/>
    <w:rsid w:val="00D94839"/>
    <w:rsid w:val="00D94A59"/>
    <w:rsid w:val="00D94FBE"/>
    <w:rsid w:val="00D9528F"/>
    <w:rsid w:val="00D9592F"/>
    <w:rsid w:val="00D96072"/>
    <w:rsid w:val="00D96367"/>
    <w:rsid w:val="00D9674C"/>
    <w:rsid w:val="00D96D8C"/>
    <w:rsid w:val="00D9730C"/>
    <w:rsid w:val="00D97609"/>
    <w:rsid w:val="00D97687"/>
    <w:rsid w:val="00D97E19"/>
    <w:rsid w:val="00DA01CE"/>
    <w:rsid w:val="00DA06C7"/>
    <w:rsid w:val="00DA076A"/>
    <w:rsid w:val="00DA0A68"/>
    <w:rsid w:val="00DA128D"/>
    <w:rsid w:val="00DA227B"/>
    <w:rsid w:val="00DA26DA"/>
    <w:rsid w:val="00DA2C1A"/>
    <w:rsid w:val="00DA2E2F"/>
    <w:rsid w:val="00DA3422"/>
    <w:rsid w:val="00DA3587"/>
    <w:rsid w:val="00DA3FFD"/>
    <w:rsid w:val="00DA461F"/>
    <w:rsid w:val="00DA4B36"/>
    <w:rsid w:val="00DA5654"/>
    <w:rsid w:val="00DA594B"/>
    <w:rsid w:val="00DA5E8E"/>
    <w:rsid w:val="00DA631C"/>
    <w:rsid w:val="00DA673A"/>
    <w:rsid w:val="00DA7E7C"/>
    <w:rsid w:val="00DB0638"/>
    <w:rsid w:val="00DB1471"/>
    <w:rsid w:val="00DB243E"/>
    <w:rsid w:val="00DB2B39"/>
    <w:rsid w:val="00DB35D7"/>
    <w:rsid w:val="00DB4B44"/>
    <w:rsid w:val="00DB5237"/>
    <w:rsid w:val="00DB5A0D"/>
    <w:rsid w:val="00DB6068"/>
    <w:rsid w:val="00DB6F62"/>
    <w:rsid w:val="00DB7A17"/>
    <w:rsid w:val="00DB7CAA"/>
    <w:rsid w:val="00DC04A9"/>
    <w:rsid w:val="00DC0F8D"/>
    <w:rsid w:val="00DC1CEB"/>
    <w:rsid w:val="00DC217B"/>
    <w:rsid w:val="00DC21E9"/>
    <w:rsid w:val="00DC2826"/>
    <w:rsid w:val="00DC451D"/>
    <w:rsid w:val="00DC481C"/>
    <w:rsid w:val="00DC482A"/>
    <w:rsid w:val="00DC5FDB"/>
    <w:rsid w:val="00DC67D6"/>
    <w:rsid w:val="00DC7135"/>
    <w:rsid w:val="00DC7EEC"/>
    <w:rsid w:val="00DD0276"/>
    <w:rsid w:val="00DD1299"/>
    <w:rsid w:val="00DD2F1A"/>
    <w:rsid w:val="00DD431A"/>
    <w:rsid w:val="00DD57F1"/>
    <w:rsid w:val="00DD6466"/>
    <w:rsid w:val="00DD68D4"/>
    <w:rsid w:val="00DD769B"/>
    <w:rsid w:val="00DE0188"/>
    <w:rsid w:val="00DE04EB"/>
    <w:rsid w:val="00DE057A"/>
    <w:rsid w:val="00DE11A7"/>
    <w:rsid w:val="00DE145D"/>
    <w:rsid w:val="00DE188B"/>
    <w:rsid w:val="00DE232B"/>
    <w:rsid w:val="00DE340B"/>
    <w:rsid w:val="00DE3A01"/>
    <w:rsid w:val="00DE3CE3"/>
    <w:rsid w:val="00DE3EC5"/>
    <w:rsid w:val="00DE3F91"/>
    <w:rsid w:val="00DE422A"/>
    <w:rsid w:val="00DE48FF"/>
    <w:rsid w:val="00DE4D1F"/>
    <w:rsid w:val="00DE5142"/>
    <w:rsid w:val="00DE599A"/>
    <w:rsid w:val="00DE5ECA"/>
    <w:rsid w:val="00DE5F51"/>
    <w:rsid w:val="00DE5FE1"/>
    <w:rsid w:val="00DE6E26"/>
    <w:rsid w:val="00DE70E1"/>
    <w:rsid w:val="00DE73C5"/>
    <w:rsid w:val="00DE78B9"/>
    <w:rsid w:val="00DF0EBC"/>
    <w:rsid w:val="00DF1415"/>
    <w:rsid w:val="00DF1D87"/>
    <w:rsid w:val="00DF25C9"/>
    <w:rsid w:val="00DF2FC2"/>
    <w:rsid w:val="00DF35F8"/>
    <w:rsid w:val="00DF39D1"/>
    <w:rsid w:val="00DF43F7"/>
    <w:rsid w:val="00DF4A17"/>
    <w:rsid w:val="00DF4C61"/>
    <w:rsid w:val="00DF541D"/>
    <w:rsid w:val="00DF6361"/>
    <w:rsid w:val="00DF6D5F"/>
    <w:rsid w:val="00DF77BE"/>
    <w:rsid w:val="00E0081D"/>
    <w:rsid w:val="00E0171C"/>
    <w:rsid w:val="00E0179F"/>
    <w:rsid w:val="00E0187D"/>
    <w:rsid w:val="00E02ABB"/>
    <w:rsid w:val="00E02BE9"/>
    <w:rsid w:val="00E02EE1"/>
    <w:rsid w:val="00E03533"/>
    <w:rsid w:val="00E03DD8"/>
    <w:rsid w:val="00E0433D"/>
    <w:rsid w:val="00E04B08"/>
    <w:rsid w:val="00E04E88"/>
    <w:rsid w:val="00E050DD"/>
    <w:rsid w:val="00E053F9"/>
    <w:rsid w:val="00E059A5"/>
    <w:rsid w:val="00E0709B"/>
    <w:rsid w:val="00E07C72"/>
    <w:rsid w:val="00E101A8"/>
    <w:rsid w:val="00E11A53"/>
    <w:rsid w:val="00E1253A"/>
    <w:rsid w:val="00E125C4"/>
    <w:rsid w:val="00E13AFC"/>
    <w:rsid w:val="00E15446"/>
    <w:rsid w:val="00E205EC"/>
    <w:rsid w:val="00E2095E"/>
    <w:rsid w:val="00E20ABD"/>
    <w:rsid w:val="00E20BB6"/>
    <w:rsid w:val="00E21697"/>
    <w:rsid w:val="00E21F0C"/>
    <w:rsid w:val="00E23052"/>
    <w:rsid w:val="00E237BF"/>
    <w:rsid w:val="00E24F79"/>
    <w:rsid w:val="00E2552A"/>
    <w:rsid w:val="00E25587"/>
    <w:rsid w:val="00E2579B"/>
    <w:rsid w:val="00E257FF"/>
    <w:rsid w:val="00E25FFC"/>
    <w:rsid w:val="00E26475"/>
    <w:rsid w:val="00E26615"/>
    <w:rsid w:val="00E26688"/>
    <w:rsid w:val="00E26909"/>
    <w:rsid w:val="00E26CDD"/>
    <w:rsid w:val="00E30226"/>
    <w:rsid w:val="00E30EFE"/>
    <w:rsid w:val="00E31404"/>
    <w:rsid w:val="00E328DA"/>
    <w:rsid w:val="00E3301F"/>
    <w:rsid w:val="00E33139"/>
    <w:rsid w:val="00E33DF0"/>
    <w:rsid w:val="00E34CF0"/>
    <w:rsid w:val="00E35D4A"/>
    <w:rsid w:val="00E36D11"/>
    <w:rsid w:val="00E36D19"/>
    <w:rsid w:val="00E36EFF"/>
    <w:rsid w:val="00E36FF4"/>
    <w:rsid w:val="00E372E6"/>
    <w:rsid w:val="00E404E0"/>
    <w:rsid w:val="00E40F0D"/>
    <w:rsid w:val="00E42E81"/>
    <w:rsid w:val="00E43AB2"/>
    <w:rsid w:val="00E446EF"/>
    <w:rsid w:val="00E450F1"/>
    <w:rsid w:val="00E45403"/>
    <w:rsid w:val="00E454C5"/>
    <w:rsid w:val="00E46378"/>
    <w:rsid w:val="00E46C0F"/>
    <w:rsid w:val="00E46CE1"/>
    <w:rsid w:val="00E47157"/>
    <w:rsid w:val="00E47A9F"/>
    <w:rsid w:val="00E507E6"/>
    <w:rsid w:val="00E50CCD"/>
    <w:rsid w:val="00E51AC8"/>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6055B"/>
    <w:rsid w:val="00E60720"/>
    <w:rsid w:val="00E60B2C"/>
    <w:rsid w:val="00E60B3A"/>
    <w:rsid w:val="00E60CC4"/>
    <w:rsid w:val="00E627AF"/>
    <w:rsid w:val="00E62986"/>
    <w:rsid w:val="00E629D2"/>
    <w:rsid w:val="00E62D36"/>
    <w:rsid w:val="00E6369E"/>
    <w:rsid w:val="00E65CEE"/>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7125"/>
    <w:rsid w:val="00E775BE"/>
    <w:rsid w:val="00E7790C"/>
    <w:rsid w:val="00E77924"/>
    <w:rsid w:val="00E8002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92450"/>
    <w:rsid w:val="00E92AD5"/>
    <w:rsid w:val="00E92D7F"/>
    <w:rsid w:val="00E92E3B"/>
    <w:rsid w:val="00E93D4D"/>
    <w:rsid w:val="00E945BD"/>
    <w:rsid w:val="00E953A1"/>
    <w:rsid w:val="00E95DA9"/>
    <w:rsid w:val="00E95F08"/>
    <w:rsid w:val="00EA08A6"/>
    <w:rsid w:val="00EA0EC4"/>
    <w:rsid w:val="00EA1072"/>
    <w:rsid w:val="00EA10D9"/>
    <w:rsid w:val="00EA1F31"/>
    <w:rsid w:val="00EA2108"/>
    <w:rsid w:val="00EA22AF"/>
    <w:rsid w:val="00EA38A4"/>
    <w:rsid w:val="00EA3AAB"/>
    <w:rsid w:val="00EA3E07"/>
    <w:rsid w:val="00EA4733"/>
    <w:rsid w:val="00EA4F51"/>
    <w:rsid w:val="00EA5679"/>
    <w:rsid w:val="00EA5722"/>
    <w:rsid w:val="00EA7561"/>
    <w:rsid w:val="00EA7995"/>
    <w:rsid w:val="00EB04AB"/>
    <w:rsid w:val="00EB0D8D"/>
    <w:rsid w:val="00EB1F15"/>
    <w:rsid w:val="00EB23A4"/>
    <w:rsid w:val="00EB352A"/>
    <w:rsid w:val="00EB4B5A"/>
    <w:rsid w:val="00EB4C5E"/>
    <w:rsid w:val="00EB5480"/>
    <w:rsid w:val="00EB621F"/>
    <w:rsid w:val="00EB7547"/>
    <w:rsid w:val="00EB7E9A"/>
    <w:rsid w:val="00EC004F"/>
    <w:rsid w:val="00EC0328"/>
    <w:rsid w:val="00EC2539"/>
    <w:rsid w:val="00EC362A"/>
    <w:rsid w:val="00EC37C8"/>
    <w:rsid w:val="00EC3F73"/>
    <w:rsid w:val="00EC45EC"/>
    <w:rsid w:val="00EC4AE4"/>
    <w:rsid w:val="00EC56F9"/>
    <w:rsid w:val="00EC577A"/>
    <w:rsid w:val="00EC5CB5"/>
    <w:rsid w:val="00EC63D4"/>
    <w:rsid w:val="00EC7FCE"/>
    <w:rsid w:val="00ED0582"/>
    <w:rsid w:val="00ED0669"/>
    <w:rsid w:val="00ED06F7"/>
    <w:rsid w:val="00ED0844"/>
    <w:rsid w:val="00ED0AE0"/>
    <w:rsid w:val="00ED0AFE"/>
    <w:rsid w:val="00ED1112"/>
    <w:rsid w:val="00ED13D7"/>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171"/>
    <w:rsid w:val="00EE224C"/>
    <w:rsid w:val="00EE2698"/>
    <w:rsid w:val="00EE27C8"/>
    <w:rsid w:val="00EE3178"/>
    <w:rsid w:val="00EE3871"/>
    <w:rsid w:val="00EE6ABD"/>
    <w:rsid w:val="00EE6B41"/>
    <w:rsid w:val="00EE6E9A"/>
    <w:rsid w:val="00EE6EF8"/>
    <w:rsid w:val="00EE77E6"/>
    <w:rsid w:val="00EE7D4A"/>
    <w:rsid w:val="00EF0243"/>
    <w:rsid w:val="00EF044D"/>
    <w:rsid w:val="00EF04DE"/>
    <w:rsid w:val="00EF088A"/>
    <w:rsid w:val="00EF2758"/>
    <w:rsid w:val="00EF291D"/>
    <w:rsid w:val="00EF349B"/>
    <w:rsid w:val="00EF4EB5"/>
    <w:rsid w:val="00EF587E"/>
    <w:rsid w:val="00EF58AE"/>
    <w:rsid w:val="00EF58FF"/>
    <w:rsid w:val="00EF5C83"/>
    <w:rsid w:val="00EF6001"/>
    <w:rsid w:val="00EF608E"/>
    <w:rsid w:val="00EF63A4"/>
    <w:rsid w:val="00EF6D35"/>
    <w:rsid w:val="00EF770D"/>
    <w:rsid w:val="00F0160B"/>
    <w:rsid w:val="00F01897"/>
    <w:rsid w:val="00F01F56"/>
    <w:rsid w:val="00F03143"/>
    <w:rsid w:val="00F03410"/>
    <w:rsid w:val="00F034A7"/>
    <w:rsid w:val="00F03D0B"/>
    <w:rsid w:val="00F03E78"/>
    <w:rsid w:val="00F0400D"/>
    <w:rsid w:val="00F04073"/>
    <w:rsid w:val="00F0426C"/>
    <w:rsid w:val="00F042BF"/>
    <w:rsid w:val="00F04736"/>
    <w:rsid w:val="00F05BC9"/>
    <w:rsid w:val="00F05F53"/>
    <w:rsid w:val="00F07BE3"/>
    <w:rsid w:val="00F10AB9"/>
    <w:rsid w:val="00F10BB1"/>
    <w:rsid w:val="00F10D95"/>
    <w:rsid w:val="00F128CD"/>
    <w:rsid w:val="00F132B4"/>
    <w:rsid w:val="00F133C8"/>
    <w:rsid w:val="00F13F57"/>
    <w:rsid w:val="00F143BA"/>
    <w:rsid w:val="00F148A5"/>
    <w:rsid w:val="00F1532B"/>
    <w:rsid w:val="00F15345"/>
    <w:rsid w:val="00F16AC4"/>
    <w:rsid w:val="00F16BD6"/>
    <w:rsid w:val="00F16E64"/>
    <w:rsid w:val="00F17593"/>
    <w:rsid w:val="00F20F36"/>
    <w:rsid w:val="00F21080"/>
    <w:rsid w:val="00F21FC0"/>
    <w:rsid w:val="00F227BB"/>
    <w:rsid w:val="00F2325C"/>
    <w:rsid w:val="00F23F9C"/>
    <w:rsid w:val="00F24459"/>
    <w:rsid w:val="00F2474D"/>
    <w:rsid w:val="00F25248"/>
    <w:rsid w:val="00F25FAB"/>
    <w:rsid w:val="00F264B1"/>
    <w:rsid w:val="00F30000"/>
    <w:rsid w:val="00F304C8"/>
    <w:rsid w:val="00F32347"/>
    <w:rsid w:val="00F33BC9"/>
    <w:rsid w:val="00F33CFF"/>
    <w:rsid w:val="00F34C22"/>
    <w:rsid w:val="00F3555A"/>
    <w:rsid w:val="00F35AE5"/>
    <w:rsid w:val="00F35F8A"/>
    <w:rsid w:val="00F37E09"/>
    <w:rsid w:val="00F401FD"/>
    <w:rsid w:val="00F41DB8"/>
    <w:rsid w:val="00F41F83"/>
    <w:rsid w:val="00F41FA9"/>
    <w:rsid w:val="00F43FDA"/>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6090B"/>
    <w:rsid w:val="00F60DE1"/>
    <w:rsid w:val="00F613C7"/>
    <w:rsid w:val="00F6170F"/>
    <w:rsid w:val="00F618CC"/>
    <w:rsid w:val="00F61DC6"/>
    <w:rsid w:val="00F6216A"/>
    <w:rsid w:val="00F6221D"/>
    <w:rsid w:val="00F62A7B"/>
    <w:rsid w:val="00F63641"/>
    <w:rsid w:val="00F64B40"/>
    <w:rsid w:val="00F6513E"/>
    <w:rsid w:val="00F65C56"/>
    <w:rsid w:val="00F66891"/>
    <w:rsid w:val="00F66C44"/>
    <w:rsid w:val="00F6704E"/>
    <w:rsid w:val="00F67F8C"/>
    <w:rsid w:val="00F703F4"/>
    <w:rsid w:val="00F7135E"/>
    <w:rsid w:val="00F71CD1"/>
    <w:rsid w:val="00F72E2D"/>
    <w:rsid w:val="00F733A8"/>
    <w:rsid w:val="00F73487"/>
    <w:rsid w:val="00F743A7"/>
    <w:rsid w:val="00F74970"/>
    <w:rsid w:val="00F7587D"/>
    <w:rsid w:val="00F75C91"/>
    <w:rsid w:val="00F75D91"/>
    <w:rsid w:val="00F76EAC"/>
    <w:rsid w:val="00F7742C"/>
    <w:rsid w:val="00F776E1"/>
    <w:rsid w:val="00F77930"/>
    <w:rsid w:val="00F83BBD"/>
    <w:rsid w:val="00F8415C"/>
    <w:rsid w:val="00F84999"/>
    <w:rsid w:val="00F85205"/>
    <w:rsid w:val="00F85398"/>
    <w:rsid w:val="00F86BCB"/>
    <w:rsid w:val="00F87116"/>
    <w:rsid w:val="00F87226"/>
    <w:rsid w:val="00F87871"/>
    <w:rsid w:val="00F87EDE"/>
    <w:rsid w:val="00F90E8A"/>
    <w:rsid w:val="00F91B09"/>
    <w:rsid w:val="00F91F6B"/>
    <w:rsid w:val="00F9364A"/>
    <w:rsid w:val="00F93963"/>
    <w:rsid w:val="00F9406D"/>
    <w:rsid w:val="00F94A13"/>
    <w:rsid w:val="00F95A55"/>
    <w:rsid w:val="00F96029"/>
    <w:rsid w:val="00F964CE"/>
    <w:rsid w:val="00F96E6C"/>
    <w:rsid w:val="00F977D6"/>
    <w:rsid w:val="00F978F1"/>
    <w:rsid w:val="00F97BB7"/>
    <w:rsid w:val="00F97FFA"/>
    <w:rsid w:val="00FA0D3A"/>
    <w:rsid w:val="00FA109A"/>
    <w:rsid w:val="00FA1B78"/>
    <w:rsid w:val="00FA21E3"/>
    <w:rsid w:val="00FA21F3"/>
    <w:rsid w:val="00FA2F8F"/>
    <w:rsid w:val="00FA4098"/>
    <w:rsid w:val="00FA590B"/>
    <w:rsid w:val="00FA664A"/>
    <w:rsid w:val="00FB0350"/>
    <w:rsid w:val="00FB0C19"/>
    <w:rsid w:val="00FB0C5E"/>
    <w:rsid w:val="00FB0CF5"/>
    <w:rsid w:val="00FB16D5"/>
    <w:rsid w:val="00FB1FD5"/>
    <w:rsid w:val="00FB2165"/>
    <w:rsid w:val="00FB2352"/>
    <w:rsid w:val="00FB3061"/>
    <w:rsid w:val="00FB366F"/>
    <w:rsid w:val="00FB3ADB"/>
    <w:rsid w:val="00FB53F2"/>
    <w:rsid w:val="00FB567D"/>
    <w:rsid w:val="00FB619E"/>
    <w:rsid w:val="00FB6DB6"/>
    <w:rsid w:val="00FB6EB6"/>
    <w:rsid w:val="00FB73CF"/>
    <w:rsid w:val="00FB75A2"/>
    <w:rsid w:val="00FC1100"/>
    <w:rsid w:val="00FC1268"/>
    <w:rsid w:val="00FC1D95"/>
    <w:rsid w:val="00FC1F05"/>
    <w:rsid w:val="00FC2E2E"/>
    <w:rsid w:val="00FC3802"/>
    <w:rsid w:val="00FC3EAC"/>
    <w:rsid w:val="00FC50F5"/>
    <w:rsid w:val="00FC6513"/>
    <w:rsid w:val="00FC71B3"/>
    <w:rsid w:val="00FC75A5"/>
    <w:rsid w:val="00FC7B2A"/>
    <w:rsid w:val="00FD0DB5"/>
    <w:rsid w:val="00FD1069"/>
    <w:rsid w:val="00FD1F12"/>
    <w:rsid w:val="00FD1FEB"/>
    <w:rsid w:val="00FD3933"/>
    <w:rsid w:val="00FD3BA1"/>
    <w:rsid w:val="00FD47D5"/>
    <w:rsid w:val="00FD4F8C"/>
    <w:rsid w:val="00FD528F"/>
    <w:rsid w:val="00FD57E0"/>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52DC"/>
    <w:rsid w:val="00FE5384"/>
    <w:rsid w:val="00FE5D6D"/>
    <w:rsid w:val="00FE698E"/>
    <w:rsid w:val="00FE79CC"/>
    <w:rsid w:val="00FF04C6"/>
    <w:rsid w:val="00FF0D9A"/>
    <w:rsid w:val="00FF12D4"/>
    <w:rsid w:val="00FF142F"/>
    <w:rsid w:val="00FF1EE0"/>
    <w:rsid w:val="00FF2A36"/>
    <w:rsid w:val="00FF2E28"/>
    <w:rsid w:val="00FF3165"/>
    <w:rsid w:val="00FF3F5D"/>
    <w:rsid w:val="00FF565D"/>
    <w:rsid w:val="00FF5D62"/>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raigbrinkerhoff/geoBA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github.com/craigbrinkerhoff/2019_GeoClass" TargetMode="External"/><Relationship Id="rId28" Type="http://schemas.microsoft.com/office/2016/09/relationships/commentsIds" Target="commentsIds.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theme" Target="theme/theme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08A48-ECAB-4403-8A9A-E13C21CC7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6775</Words>
  <Characters>38623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7</cp:revision>
  <dcterms:created xsi:type="dcterms:W3CDTF">2020-03-10T17:05:00Z</dcterms:created>
  <dcterms:modified xsi:type="dcterms:W3CDTF">2020-03-10T17:08:00Z</dcterms:modified>
</cp:coreProperties>
</file>